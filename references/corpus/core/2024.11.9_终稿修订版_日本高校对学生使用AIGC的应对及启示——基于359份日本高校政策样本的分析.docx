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15D670" w14:textId="6E213037" w:rsidR="005B3F6A" w:rsidRPr="0051085B" w:rsidRDefault="00D44A1D" w:rsidP="0051085B">
      <w:pPr>
        <w:pStyle w:val="a8"/>
        <w:rPr>
          <w:sz w:val="32"/>
          <w:szCs w:val="21"/>
        </w:rPr>
      </w:pPr>
      <w:r w:rsidRPr="008578BE">
        <w:rPr>
          <w:rFonts w:hint="eastAsia"/>
          <w:sz w:val="36"/>
          <w:szCs w:val="28"/>
        </w:rPr>
        <w:t>日本</w:t>
      </w:r>
      <w:r w:rsidR="00AB142C" w:rsidRPr="008578BE">
        <w:rPr>
          <w:rFonts w:hint="eastAsia"/>
          <w:sz w:val="36"/>
          <w:szCs w:val="28"/>
        </w:rPr>
        <w:t>高</w:t>
      </w:r>
      <w:r w:rsidR="00A8622C">
        <w:rPr>
          <w:rFonts w:hint="eastAsia"/>
          <w:sz w:val="36"/>
          <w:szCs w:val="28"/>
        </w:rPr>
        <w:t>校</w:t>
      </w:r>
      <w:r w:rsidR="00BA10AC">
        <w:rPr>
          <w:rFonts w:hint="eastAsia"/>
          <w:sz w:val="36"/>
          <w:szCs w:val="28"/>
        </w:rPr>
        <w:t>对学生使用</w:t>
      </w:r>
      <w:r w:rsidR="004379D6">
        <w:rPr>
          <w:rFonts w:hint="eastAsia"/>
          <w:sz w:val="36"/>
          <w:szCs w:val="28"/>
        </w:rPr>
        <w:t>生成式</w:t>
      </w:r>
      <w:r w:rsidR="001C36A9">
        <w:rPr>
          <w:rFonts w:hint="eastAsia"/>
          <w:sz w:val="36"/>
          <w:szCs w:val="28"/>
        </w:rPr>
        <w:t>人工智能</w:t>
      </w:r>
      <w:r w:rsidR="004379D6">
        <w:rPr>
          <w:rFonts w:hint="eastAsia"/>
          <w:sz w:val="36"/>
          <w:szCs w:val="28"/>
        </w:rPr>
        <w:t>技术</w:t>
      </w:r>
      <w:r w:rsidR="00AB142C" w:rsidRPr="008578BE">
        <w:rPr>
          <w:rFonts w:hint="eastAsia"/>
          <w:sz w:val="36"/>
          <w:szCs w:val="28"/>
        </w:rPr>
        <w:t>的</w:t>
      </w:r>
      <w:r w:rsidR="00BA10AC">
        <w:rPr>
          <w:rFonts w:hint="eastAsia"/>
          <w:sz w:val="36"/>
          <w:szCs w:val="28"/>
        </w:rPr>
        <w:t>立场及</w:t>
      </w:r>
      <w:r w:rsidR="005908F4" w:rsidRPr="008578BE">
        <w:rPr>
          <w:rFonts w:hint="eastAsia"/>
          <w:sz w:val="36"/>
          <w:szCs w:val="28"/>
        </w:rPr>
        <w:t>启示</w:t>
      </w:r>
      <w:r w:rsidR="003C1EC8" w:rsidRPr="0051085B">
        <w:rPr>
          <w:rFonts w:hint="eastAsia"/>
          <w:sz w:val="28"/>
          <w:szCs w:val="21"/>
        </w:rPr>
        <w:t>——基于</w:t>
      </w:r>
      <w:r w:rsidR="00B10FD5" w:rsidRPr="0051085B">
        <w:rPr>
          <w:sz w:val="28"/>
          <w:szCs w:val="21"/>
        </w:rPr>
        <w:t>3</w:t>
      </w:r>
      <w:r w:rsidR="00FA7FBE" w:rsidRPr="0051085B">
        <w:rPr>
          <w:sz w:val="28"/>
          <w:szCs w:val="21"/>
        </w:rPr>
        <w:t>59</w:t>
      </w:r>
      <w:r w:rsidR="00134609" w:rsidRPr="0051085B">
        <w:rPr>
          <w:rFonts w:hint="eastAsia"/>
          <w:sz w:val="28"/>
          <w:szCs w:val="21"/>
        </w:rPr>
        <w:t>份</w:t>
      </w:r>
      <w:r w:rsidR="005908F4" w:rsidRPr="0051085B">
        <w:rPr>
          <w:rFonts w:hint="eastAsia"/>
          <w:sz w:val="28"/>
          <w:szCs w:val="21"/>
        </w:rPr>
        <w:t>日本高校</w:t>
      </w:r>
      <w:r w:rsidR="003C1EC8" w:rsidRPr="0051085B">
        <w:rPr>
          <w:rFonts w:hint="eastAsia"/>
          <w:sz w:val="28"/>
          <w:szCs w:val="21"/>
        </w:rPr>
        <w:t>政策</w:t>
      </w:r>
      <w:r w:rsidRPr="0051085B">
        <w:rPr>
          <w:rFonts w:hint="eastAsia"/>
          <w:sz w:val="28"/>
          <w:szCs w:val="21"/>
        </w:rPr>
        <w:t>样本的</w:t>
      </w:r>
      <w:r w:rsidR="008B2D9F" w:rsidRPr="0051085B">
        <w:rPr>
          <w:rFonts w:hint="eastAsia"/>
          <w:sz w:val="28"/>
          <w:szCs w:val="21"/>
        </w:rPr>
        <w:t>分析</w:t>
      </w:r>
    </w:p>
    <w:p w14:paraId="465CB33A" w14:textId="17BC0D45" w:rsidR="00953AEA" w:rsidRDefault="0011072E" w:rsidP="0011072E">
      <w:pPr>
        <w:ind w:firstLineChars="0" w:firstLine="0"/>
        <w:jc w:val="center"/>
      </w:pPr>
      <w:r>
        <w:rPr>
          <w:rFonts w:hint="eastAsia"/>
        </w:rPr>
        <w:t>张韬略</w:t>
      </w:r>
      <w:r w:rsidR="00B10FD5" w:rsidRPr="003030D2">
        <w:rPr>
          <w:rStyle w:val="ac"/>
        </w:rPr>
        <w:footnoteReference w:customMarkFollows="1" w:id="1"/>
        <w:sym w:font="Symbol" w:char="F020"/>
      </w:r>
      <w:r>
        <w:rPr>
          <w:rFonts w:hint="eastAsia"/>
        </w:rPr>
        <w:t>，陈沪楠</w:t>
      </w:r>
    </w:p>
    <w:p w14:paraId="28D593C4" w14:textId="6A55A1E7" w:rsidR="0011072E" w:rsidRDefault="0011072E" w:rsidP="0011072E">
      <w:pPr>
        <w:ind w:firstLineChars="0" w:firstLine="0"/>
        <w:jc w:val="center"/>
      </w:pPr>
      <w:r>
        <w:rPr>
          <w:rFonts w:hint="eastAsia"/>
        </w:rPr>
        <w:t>（</w:t>
      </w:r>
      <w:r>
        <w:rPr>
          <w:rFonts w:hint="eastAsia"/>
          <w:sz w:val="22"/>
          <w:szCs w:val="21"/>
        </w:rPr>
        <w:t>同济大学法学院，</w:t>
      </w:r>
      <w:bookmarkStart w:id="0" w:name="_Hlk179901208"/>
      <w:r>
        <w:rPr>
          <w:rFonts w:hint="eastAsia"/>
          <w:sz w:val="22"/>
          <w:szCs w:val="21"/>
        </w:rPr>
        <w:t>上海</w:t>
      </w:r>
      <w:r>
        <w:rPr>
          <w:rFonts w:hint="eastAsia"/>
          <w:sz w:val="22"/>
          <w:szCs w:val="21"/>
        </w:rPr>
        <w:t>200092</w:t>
      </w:r>
      <w:bookmarkEnd w:id="0"/>
      <w:r>
        <w:rPr>
          <w:rFonts w:hint="eastAsia"/>
        </w:rPr>
        <w:t>）</w:t>
      </w:r>
    </w:p>
    <w:p w14:paraId="5DA34B52" w14:textId="539B5A28" w:rsidR="00B263A5" w:rsidRDefault="009E61B1" w:rsidP="00311D8A">
      <w:pPr>
        <w:ind w:firstLine="422"/>
      </w:pPr>
      <w:r w:rsidRPr="00B92DE4">
        <w:rPr>
          <w:rFonts w:hint="eastAsia"/>
          <w:b/>
          <w:bCs/>
        </w:rPr>
        <w:t>[</w:t>
      </w:r>
      <w:r w:rsidRPr="00B92DE4">
        <w:rPr>
          <w:rFonts w:hint="eastAsia"/>
          <w:b/>
          <w:bCs/>
        </w:rPr>
        <w:t>摘</w:t>
      </w:r>
      <w:r>
        <w:rPr>
          <w:rFonts w:hint="eastAsia"/>
          <w:b/>
          <w:bCs/>
        </w:rPr>
        <w:t xml:space="preserve">  </w:t>
      </w:r>
      <w:r w:rsidRPr="00B92DE4">
        <w:rPr>
          <w:rFonts w:hint="eastAsia"/>
          <w:b/>
          <w:bCs/>
        </w:rPr>
        <w:t>要</w:t>
      </w:r>
      <w:r w:rsidRPr="00B92DE4">
        <w:rPr>
          <w:rFonts w:hint="eastAsia"/>
          <w:b/>
          <w:bCs/>
        </w:rPr>
        <w:t>]</w:t>
      </w:r>
      <w:r w:rsidR="00A838B7">
        <w:rPr>
          <w:rFonts w:hint="eastAsia"/>
        </w:rPr>
        <w:t>生成式人工智能的出现</w:t>
      </w:r>
      <w:r w:rsidR="009C01EF">
        <w:rPr>
          <w:rFonts w:hint="eastAsia"/>
        </w:rPr>
        <w:t>使得</w:t>
      </w:r>
      <w:r w:rsidR="00DD37B3">
        <w:rPr>
          <w:rFonts w:hint="eastAsia"/>
        </w:rPr>
        <w:t>高等教育中滥用人工智能生成内容的行为</w:t>
      </w:r>
      <w:r w:rsidR="009C01EF">
        <w:rPr>
          <w:rFonts w:hint="eastAsia"/>
        </w:rPr>
        <w:t>出现了升级和异化的趋势</w:t>
      </w:r>
      <w:r w:rsidR="00A838B7" w:rsidRPr="00BA230A">
        <w:rPr>
          <w:rFonts w:hint="eastAsia"/>
        </w:rPr>
        <w:t>。</w:t>
      </w:r>
      <w:del w:id="1" w:author="沪楠 陈" w:date="2024-11-09T09:44:00Z" w16du:dateUtc="2024-11-09T01:44:00Z">
        <w:r w:rsidR="009C01EF" w:rsidDel="00761B99">
          <w:rPr>
            <w:rFonts w:hint="eastAsia"/>
          </w:rPr>
          <w:delText>我国高校和教育部门</w:delText>
        </w:r>
        <w:r w:rsidR="001A1005" w:rsidDel="00761B99">
          <w:rPr>
            <w:rFonts w:hint="eastAsia"/>
          </w:rPr>
          <w:delText>当前</w:delText>
        </w:r>
        <w:r w:rsidR="009C01EF" w:rsidDel="00761B99">
          <w:rPr>
            <w:rFonts w:hint="eastAsia"/>
          </w:rPr>
          <w:delText>在这一问题上缺乏足够和有效的应对措施。</w:delText>
        </w:r>
      </w:del>
      <w:ins w:id="2" w:author="沪楠 陈" w:date="2024-11-09T09:45:00Z" w16du:dateUtc="2024-11-09T01:45:00Z">
        <w:r w:rsidR="00761B99">
          <w:rPr>
            <w:rFonts w:hint="eastAsia"/>
          </w:rPr>
          <w:t>基于</w:t>
        </w:r>
        <w:r w:rsidR="00761B99">
          <w:rPr>
            <w:rFonts w:hint="eastAsia"/>
          </w:rPr>
          <w:t>359</w:t>
        </w:r>
        <w:r w:rsidR="00761B99">
          <w:rPr>
            <w:rFonts w:hint="eastAsia"/>
          </w:rPr>
          <w:t>份</w:t>
        </w:r>
        <w:r w:rsidR="00761B99" w:rsidRPr="00761B99">
          <w:rPr>
            <w:rFonts w:hint="eastAsia"/>
          </w:rPr>
          <w:t>高校政策样本的分析</w:t>
        </w:r>
        <w:r w:rsidR="00761B99">
          <w:rPr>
            <w:rFonts w:hint="eastAsia"/>
          </w:rPr>
          <w:t>发现，</w:t>
        </w:r>
      </w:ins>
      <w:del w:id="3" w:author="沪楠 陈" w:date="2024-11-09T09:45:00Z" w16du:dateUtc="2024-11-09T01:45:00Z">
        <w:r w:rsidR="002457E1" w:rsidDel="00761B99">
          <w:rPr>
            <w:rFonts w:hint="eastAsia"/>
          </w:rPr>
          <w:delText>经调研，</w:delText>
        </w:r>
      </w:del>
      <w:r w:rsidR="002668D9" w:rsidRPr="00BA230A">
        <w:rPr>
          <w:rFonts w:hint="eastAsia"/>
        </w:rPr>
        <w:t>日本</w:t>
      </w:r>
      <w:del w:id="4" w:author="沪楠 陈" w:date="2024-11-09T14:17:00Z" w16du:dateUtc="2024-11-09T06:17:00Z">
        <w:r w:rsidR="002457E1" w:rsidDel="005873E7">
          <w:rPr>
            <w:rFonts w:hint="eastAsia"/>
          </w:rPr>
          <w:delText>有</w:delText>
        </w:r>
      </w:del>
      <w:del w:id="5" w:author="沪楠 陈" w:date="2024-11-09T09:46:00Z" w16du:dateUtc="2024-11-09T01:46:00Z">
        <w:r w:rsidR="002457E1" w:rsidDel="00761B99">
          <w:rPr>
            <w:rFonts w:hint="eastAsia"/>
          </w:rPr>
          <w:delText>近半</w:delText>
        </w:r>
        <w:r w:rsidR="009C01EF" w:rsidDel="00761B99">
          <w:rPr>
            <w:rFonts w:hint="eastAsia"/>
          </w:rPr>
          <w:delText>数</w:delText>
        </w:r>
      </w:del>
      <w:r w:rsidR="002668D9" w:rsidRPr="00BA230A">
        <w:rPr>
          <w:rFonts w:hint="eastAsia"/>
        </w:rPr>
        <w:t>高校</w:t>
      </w:r>
      <w:ins w:id="6" w:author="沪楠 陈" w:date="2024-11-09T14:29:00Z" w16du:dateUtc="2024-11-09T06:29:00Z">
        <w:r w:rsidR="005C432C">
          <w:rPr>
            <w:rFonts w:hint="eastAsia"/>
          </w:rPr>
          <w:t>正积极应对</w:t>
        </w:r>
        <w:r w:rsidR="005C432C" w:rsidRPr="005C432C">
          <w:rPr>
            <w:rFonts w:hint="eastAsia"/>
          </w:rPr>
          <w:t>生成式人工智能的使用问题</w:t>
        </w:r>
      </w:ins>
      <w:ins w:id="7" w:author="沪楠 陈" w:date="2024-11-09T14:36:00Z" w16du:dateUtc="2024-11-09T06:36:00Z">
        <w:r w:rsidR="005C432C">
          <w:rPr>
            <w:rFonts w:hint="eastAsia"/>
          </w:rPr>
          <w:t>，</w:t>
        </w:r>
      </w:ins>
      <w:ins w:id="8" w:author="沪楠 陈" w:date="2024-11-09T15:29:00Z" w16du:dateUtc="2024-11-09T07:29:00Z">
        <w:r w:rsidR="00A2626A">
          <w:rPr>
            <w:rFonts w:hint="eastAsia"/>
          </w:rPr>
          <w:t>并</w:t>
        </w:r>
      </w:ins>
      <w:ins w:id="9" w:author="沪楠 陈" w:date="2024-11-09T16:44:00Z" w16du:dateUtc="2024-11-09T08:44:00Z">
        <w:r w:rsidR="008467C6">
          <w:rPr>
            <w:rFonts w:hint="eastAsia"/>
          </w:rPr>
          <w:t>根据</w:t>
        </w:r>
      </w:ins>
      <w:ins w:id="10" w:author="沪楠 陈" w:date="2024-11-09T15:29:00Z" w16du:dateUtc="2024-11-09T07:29:00Z">
        <w:r w:rsidR="00A2626A" w:rsidRPr="00BA230A">
          <w:rPr>
            <w:rFonts w:hint="eastAsia"/>
          </w:rPr>
          <w:t>不同的教学理念与</w:t>
        </w:r>
        <w:r w:rsidR="00A2626A" w:rsidRPr="00DB015F">
          <w:rPr>
            <w:rFonts w:hint="eastAsia"/>
          </w:rPr>
          <w:t>立场</w:t>
        </w:r>
      </w:ins>
      <w:ins w:id="11" w:author="沪楠 陈" w:date="2024-11-09T15:44:00Z" w16du:dateUtc="2024-11-09T07:44:00Z">
        <w:r w:rsidR="00CF7ECE">
          <w:rPr>
            <w:rFonts w:hint="eastAsia"/>
          </w:rPr>
          <w:t>，</w:t>
        </w:r>
      </w:ins>
      <w:ins w:id="12" w:author="沪楠 陈" w:date="2024-11-09T15:45:00Z" w16du:dateUtc="2024-11-09T07:45:00Z">
        <w:r w:rsidR="00CF7ECE">
          <w:rPr>
            <w:rFonts w:hint="eastAsia"/>
          </w:rPr>
          <w:t>从行为规范和评估考核</w:t>
        </w:r>
      </w:ins>
      <w:ins w:id="13" w:author="沪楠 陈" w:date="2024-11-09T15:46:00Z" w16du:dateUtc="2024-11-09T07:46:00Z">
        <w:r w:rsidR="00CF7ECE">
          <w:rPr>
            <w:rFonts w:hint="eastAsia"/>
          </w:rPr>
          <w:t>两方面</w:t>
        </w:r>
        <w:r w:rsidR="00D62BEF">
          <w:rPr>
            <w:rFonts w:hint="eastAsia"/>
          </w:rPr>
          <w:t>入手做出</w:t>
        </w:r>
      </w:ins>
      <w:ins w:id="14" w:author="沪楠 陈" w:date="2024-11-09T15:45:00Z" w16du:dateUtc="2024-11-09T07:45:00Z">
        <w:r w:rsidR="00CF7ECE">
          <w:rPr>
            <w:rFonts w:hint="eastAsia"/>
          </w:rPr>
          <w:t>了探索和回应。</w:t>
        </w:r>
      </w:ins>
      <w:ins w:id="15" w:author="沪楠 陈" w:date="2024-11-09T15:08:00Z" w16du:dateUtc="2024-11-09T07:08:00Z">
        <w:r w:rsidR="00D70B8E">
          <w:rPr>
            <w:rFonts w:hint="eastAsia"/>
          </w:rPr>
          <w:t>在</w:t>
        </w:r>
      </w:ins>
      <w:ins w:id="16" w:author="沪楠 陈" w:date="2024-11-09T16:45:00Z" w16du:dateUtc="2024-11-09T08:45:00Z">
        <w:r w:rsidR="008467C6">
          <w:rPr>
            <w:rFonts w:hint="eastAsia"/>
          </w:rPr>
          <w:t>学生</w:t>
        </w:r>
      </w:ins>
      <w:ins w:id="17" w:author="沪楠 陈" w:date="2024-11-09T15:06:00Z" w16du:dateUtc="2024-11-09T07:06:00Z">
        <w:r w:rsidR="00D70B8E">
          <w:rPr>
            <w:rFonts w:hint="eastAsia"/>
          </w:rPr>
          <w:t>使用人工智能生成内容的行为规范</w:t>
        </w:r>
      </w:ins>
      <w:ins w:id="18" w:author="沪楠 陈" w:date="2024-11-09T15:08:00Z" w16du:dateUtc="2024-11-09T07:08:00Z">
        <w:r w:rsidR="00D70B8E">
          <w:rPr>
            <w:rFonts w:hint="eastAsia"/>
          </w:rPr>
          <w:t>上形成了</w:t>
        </w:r>
      </w:ins>
      <w:ins w:id="19" w:author="沪楠 陈" w:date="2024-11-09T15:24:00Z" w16du:dateUtc="2024-11-09T07:24:00Z">
        <w:r w:rsidR="00D35DCF">
          <w:rPr>
            <w:rFonts w:hint="eastAsia"/>
          </w:rPr>
          <w:t>包括</w:t>
        </w:r>
      </w:ins>
      <w:ins w:id="20" w:author="沪楠 陈" w:date="2024-11-09T15:00:00Z" w16du:dateUtc="2024-11-09T07:00:00Z">
        <w:r w:rsidR="009D640E">
          <w:rPr>
            <w:rFonts w:hint="eastAsia"/>
          </w:rPr>
          <w:t>“</w:t>
        </w:r>
      </w:ins>
      <w:ins w:id="21" w:author="沪楠 陈" w:date="2024-11-09T14:58:00Z" w16du:dateUtc="2024-11-09T06:58:00Z">
        <w:r w:rsidR="009D640E">
          <w:rPr>
            <w:rFonts w:hint="eastAsia"/>
          </w:rPr>
          <w:t>禁止直接使用</w:t>
        </w:r>
      </w:ins>
      <w:ins w:id="22" w:author="沪楠 陈" w:date="2024-11-09T15:00:00Z" w16du:dateUtc="2024-11-09T07:00:00Z">
        <w:r w:rsidR="009D640E">
          <w:rPr>
            <w:rFonts w:hint="eastAsia"/>
          </w:rPr>
          <w:t>”</w:t>
        </w:r>
      </w:ins>
      <w:ins w:id="23" w:author="沪楠 陈" w:date="2024-11-09T15:24:00Z" w16du:dateUtc="2024-11-09T07:24:00Z">
        <w:r w:rsidR="00D35DCF">
          <w:rPr>
            <w:rFonts w:hint="eastAsia"/>
          </w:rPr>
          <w:t>、</w:t>
        </w:r>
      </w:ins>
      <w:ins w:id="24" w:author="沪楠 陈" w:date="2024-11-09T15:00:00Z" w16du:dateUtc="2024-11-09T07:00:00Z">
        <w:r w:rsidR="009D640E">
          <w:rPr>
            <w:rFonts w:hint="eastAsia"/>
          </w:rPr>
          <w:t>“</w:t>
        </w:r>
      </w:ins>
      <w:ins w:id="25" w:author="沪楠 陈" w:date="2024-11-09T14:59:00Z" w16du:dateUtc="2024-11-09T06:59:00Z">
        <w:r w:rsidR="009D640E">
          <w:rPr>
            <w:rFonts w:hint="eastAsia"/>
          </w:rPr>
          <w:t>一般禁止</w:t>
        </w:r>
      </w:ins>
      <w:ins w:id="26" w:author="沪楠 陈" w:date="2024-11-09T15:25:00Z" w16du:dateUtc="2024-11-09T07:25:00Z">
        <w:r w:rsidR="00D35DCF">
          <w:rPr>
            <w:rFonts w:hint="eastAsia"/>
          </w:rPr>
          <w:t>，例外</w:t>
        </w:r>
      </w:ins>
      <w:ins w:id="27" w:author="沪楠 陈" w:date="2024-11-09T15:26:00Z" w16du:dateUtc="2024-11-09T07:26:00Z">
        <w:r w:rsidR="00A2626A">
          <w:rPr>
            <w:rFonts w:hint="eastAsia"/>
          </w:rPr>
          <w:t>允许</w:t>
        </w:r>
      </w:ins>
      <w:ins w:id="28" w:author="沪楠 陈" w:date="2024-11-09T15:00:00Z" w16du:dateUtc="2024-11-09T07:00:00Z">
        <w:r w:rsidR="009D640E">
          <w:rPr>
            <w:rFonts w:hint="eastAsia"/>
          </w:rPr>
          <w:t>”、“</w:t>
        </w:r>
      </w:ins>
      <w:ins w:id="29" w:author="沪楠 陈" w:date="2024-11-09T14:59:00Z" w16du:dateUtc="2024-11-09T06:59:00Z">
        <w:r w:rsidR="009D640E">
          <w:rPr>
            <w:rFonts w:hint="eastAsia"/>
          </w:rPr>
          <w:t>教师自由裁量</w:t>
        </w:r>
      </w:ins>
      <w:ins w:id="30" w:author="沪楠 陈" w:date="2024-11-09T15:00:00Z" w16du:dateUtc="2024-11-09T07:00:00Z">
        <w:r w:rsidR="009D640E">
          <w:rPr>
            <w:rFonts w:hint="eastAsia"/>
          </w:rPr>
          <w:t>”</w:t>
        </w:r>
      </w:ins>
      <w:ins w:id="31" w:author="沪楠 陈" w:date="2024-11-09T15:25:00Z" w16du:dateUtc="2024-11-09T07:25:00Z">
        <w:r w:rsidR="00D35DCF">
          <w:rPr>
            <w:rFonts w:hint="eastAsia"/>
          </w:rPr>
          <w:t>和</w:t>
        </w:r>
      </w:ins>
      <w:ins w:id="32" w:author="沪楠 陈" w:date="2024-11-09T15:00:00Z" w16du:dateUtc="2024-11-09T07:00:00Z">
        <w:r w:rsidR="009D640E">
          <w:rPr>
            <w:rFonts w:hint="eastAsia"/>
          </w:rPr>
          <w:t>“</w:t>
        </w:r>
      </w:ins>
      <w:ins w:id="33" w:author="沪楠 陈" w:date="2024-11-09T14:58:00Z" w16du:dateUtc="2024-11-09T06:58:00Z">
        <w:r w:rsidR="009D640E">
          <w:rPr>
            <w:rFonts w:hint="eastAsia"/>
          </w:rPr>
          <w:t>鼓励使用</w:t>
        </w:r>
      </w:ins>
      <w:ins w:id="34" w:author="沪楠 陈" w:date="2024-11-09T15:00:00Z" w16du:dateUtc="2024-11-09T07:00:00Z">
        <w:r w:rsidR="009D640E">
          <w:rPr>
            <w:rFonts w:hint="eastAsia"/>
          </w:rPr>
          <w:t>”</w:t>
        </w:r>
      </w:ins>
      <w:ins w:id="35" w:author="沪楠 陈" w:date="2024-11-09T15:10:00Z" w16du:dateUtc="2024-11-09T07:10:00Z">
        <w:r w:rsidR="00D70B8E">
          <w:rPr>
            <w:rFonts w:hint="eastAsia"/>
          </w:rPr>
          <w:t>的严宽行为规范</w:t>
        </w:r>
      </w:ins>
      <w:ins w:id="36" w:author="沪楠 陈" w:date="2024-11-09T15:44:00Z" w16du:dateUtc="2024-11-09T07:44:00Z">
        <w:r w:rsidR="00CF7ECE">
          <w:rPr>
            <w:rFonts w:hint="eastAsia"/>
          </w:rPr>
          <w:t>，</w:t>
        </w:r>
      </w:ins>
      <w:ins w:id="37" w:author="沪楠 陈" w:date="2024-11-09T15:43:00Z" w16du:dateUtc="2024-11-09T07:43:00Z">
        <w:r w:rsidR="00CF7ECE">
          <w:rPr>
            <w:rFonts w:hint="eastAsia"/>
          </w:rPr>
          <w:t>其中</w:t>
        </w:r>
      </w:ins>
      <w:ins w:id="38" w:author="沪楠 陈" w:date="2024-11-09T15:44:00Z" w16du:dateUtc="2024-11-09T07:44:00Z">
        <w:r w:rsidR="00CF7ECE">
          <w:rPr>
            <w:rFonts w:hint="eastAsia"/>
          </w:rPr>
          <w:t>的</w:t>
        </w:r>
        <w:r w:rsidR="00CF7ECE">
          <w:rPr>
            <w:rFonts w:hint="eastAsia"/>
          </w:rPr>
          <w:t xml:space="preserve"> </w:t>
        </w:r>
      </w:ins>
      <w:ins w:id="39" w:author="沪楠 陈" w:date="2024-11-09T15:26:00Z" w16du:dateUtc="2024-11-09T07:26:00Z">
        <w:r w:rsidR="00A2626A">
          <w:rPr>
            <w:rFonts w:hint="eastAsia"/>
          </w:rPr>
          <w:t>“一般禁止，</w:t>
        </w:r>
      </w:ins>
      <w:ins w:id="40" w:author="沪楠 陈" w:date="2024-11-09T16:46:00Z" w16du:dateUtc="2024-11-09T08:46:00Z">
        <w:r w:rsidR="008467C6">
          <w:rPr>
            <w:rFonts w:hint="eastAsia"/>
          </w:rPr>
          <w:t>例外允许</w:t>
        </w:r>
      </w:ins>
      <w:ins w:id="41" w:author="沪楠 陈" w:date="2024-11-09T15:26:00Z" w16du:dateUtc="2024-11-09T07:26:00Z">
        <w:r w:rsidR="00A2626A">
          <w:rPr>
            <w:rFonts w:hint="eastAsia"/>
          </w:rPr>
          <w:t>”</w:t>
        </w:r>
        <w:r w:rsidR="00A2626A">
          <w:rPr>
            <w:rFonts w:hint="eastAsia"/>
          </w:rPr>
          <w:t>模式</w:t>
        </w:r>
      </w:ins>
      <w:ins w:id="42" w:author="沪楠 陈" w:date="2024-11-09T15:27:00Z" w16du:dateUtc="2024-11-09T07:27:00Z">
        <w:r w:rsidR="00A2626A">
          <w:rPr>
            <w:rFonts w:hint="eastAsia"/>
          </w:rPr>
          <w:t>正</w:t>
        </w:r>
      </w:ins>
      <w:ins w:id="43" w:author="沪楠 陈" w:date="2024-11-09T15:26:00Z" w16du:dateUtc="2024-11-09T07:26:00Z">
        <w:r w:rsidR="00A2626A">
          <w:rPr>
            <w:rFonts w:hint="eastAsia"/>
          </w:rPr>
          <w:t>日渐</w:t>
        </w:r>
      </w:ins>
      <w:ins w:id="44" w:author="沪楠 陈" w:date="2024-11-09T15:27:00Z" w16du:dateUtc="2024-11-09T07:27:00Z">
        <w:r w:rsidR="00A2626A">
          <w:rPr>
            <w:rFonts w:hint="eastAsia"/>
          </w:rPr>
          <w:t>成为主流模式。</w:t>
        </w:r>
      </w:ins>
      <w:ins w:id="45" w:author="沪楠 陈" w:date="2024-11-09T15:53:00Z" w16du:dateUtc="2024-11-09T07:53:00Z">
        <w:r w:rsidR="00D62BEF">
          <w:rPr>
            <w:rFonts w:hint="eastAsia"/>
          </w:rPr>
          <w:t>同时，</w:t>
        </w:r>
      </w:ins>
      <w:ins w:id="46" w:author="沪楠 陈" w:date="2024-11-09T16:00:00Z" w16du:dateUtc="2024-11-09T08:00:00Z">
        <w:r w:rsidR="00311D8A">
          <w:rPr>
            <w:rFonts w:hint="eastAsia"/>
          </w:rPr>
          <w:t>日本高校</w:t>
        </w:r>
      </w:ins>
      <w:ins w:id="47" w:author="沪楠 陈" w:date="2024-11-09T16:02:00Z" w16du:dateUtc="2024-11-09T08:02:00Z">
        <w:r w:rsidR="00311D8A">
          <w:rPr>
            <w:rFonts w:hint="eastAsia"/>
          </w:rPr>
          <w:t>从</w:t>
        </w:r>
      </w:ins>
      <w:ins w:id="48" w:author="沪楠 陈" w:date="2024-11-09T16:04:00Z" w16du:dateUtc="2024-11-09T08:04:00Z">
        <w:r w:rsidR="00311D8A">
          <w:rPr>
            <w:rFonts w:hint="eastAsia"/>
          </w:rPr>
          <w:t>事前准备</w:t>
        </w:r>
      </w:ins>
      <w:ins w:id="49" w:author="沪楠 陈" w:date="2024-11-09T15:59:00Z" w16du:dateUtc="2024-11-09T07:59:00Z">
        <w:r w:rsidR="00311D8A">
          <w:rPr>
            <w:rFonts w:hint="eastAsia"/>
          </w:rPr>
          <w:t>试用</w:t>
        </w:r>
      </w:ins>
      <w:ins w:id="50" w:author="沪楠 陈" w:date="2024-11-09T16:01:00Z" w16du:dateUtc="2024-11-09T08:01:00Z">
        <w:r w:rsidR="00311D8A">
          <w:rPr>
            <w:rFonts w:hint="eastAsia"/>
          </w:rPr>
          <w:t>与</w:t>
        </w:r>
      </w:ins>
      <w:ins w:id="51" w:author="沪楠 陈" w:date="2024-11-09T16:06:00Z" w16du:dateUtc="2024-11-09T08:06:00Z">
        <w:r w:rsidR="00646B28">
          <w:rPr>
            <w:rFonts w:hint="eastAsia"/>
          </w:rPr>
          <w:t>提供</w:t>
        </w:r>
      </w:ins>
      <w:ins w:id="52" w:author="沪楠 陈" w:date="2024-11-09T16:05:00Z" w16du:dateUtc="2024-11-09T08:05:00Z">
        <w:r w:rsidR="00311D8A">
          <w:rPr>
            <w:rFonts w:hint="eastAsia"/>
          </w:rPr>
          <w:t>设备</w:t>
        </w:r>
      </w:ins>
      <w:ins w:id="53" w:author="沪楠 陈" w:date="2024-11-09T16:01:00Z" w16du:dateUtc="2024-11-09T08:01:00Z">
        <w:r w:rsidR="00311D8A">
          <w:rPr>
            <w:rFonts w:hint="eastAsia"/>
          </w:rPr>
          <w:t>、</w:t>
        </w:r>
      </w:ins>
      <w:ins w:id="54" w:author="沪楠 陈" w:date="2024-11-09T16:05:00Z" w16du:dateUtc="2024-11-09T08:05:00Z">
        <w:r w:rsidR="00311D8A">
          <w:rPr>
            <w:rFonts w:hint="eastAsia"/>
          </w:rPr>
          <w:t>事中</w:t>
        </w:r>
      </w:ins>
      <w:ins w:id="55" w:author="沪楠 陈" w:date="2024-11-09T16:03:00Z" w16du:dateUtc="2024-11-09T08:03:00Z">
        <w:r w:rsidR="00311D8A">
          <w:rPr>
            <w:rFonts w:hint="eastAsia"/>
          </w:rPr>
          <w:t>隔绝人工智能</w:t>
        </w:r>
      </w:ins>
      <w:ins w:id="56" w:author="沪楠 陈" w:date="2024-11-09T16:01:00Z" w16du:dateUtc="2024-11-09T08:01:00Z">
        <w:r w:rsidR="00311D8A">
          <w:rPr>
            <w:rFonts w:hint="eastAsia"/>
          </w:rPr>
          <w:t>以及</w:t>
        </w:r>
      </w:ins>
      <w:ins w:id="57" w:author="沪楠 陈" w:date="2024-11-09T16:05:00Z" w16du:dateUtc="2024-11-09T08:05:00Z">
        <w:r w:rsidR="00311D8A">
          <w:rPr>
            <w:rFonts w:hint="eastAsia"/>
          </w:rPr>
          <w:t>事后</w:t>
        </w:r>
      </w:ins>
      <w:ins w:id="58" w:author="沪楠 陈" w:date="2024-11-09T16:03:00Z" w16du:dateUtc="2024-11-09T08:03:00Z">
        <w:r w:rsidR="00311D8A">
          <w:rPr>
            <w:rFonts w:hint="eastAsia"/>
          </w:rPr>
          <w:t>多方</w:t>
        </w:r>
      </w:ins>
      <w:ins w:id="59" w:author="沪楠 陈" w:date="2024-11-09T16:05:00Z" w16du:dateUtc="2024-11-09T08:05:00Z">
        <w:r w:rsidR="00311D8A">
          <w:rPr>
            <w:rFonts w:hint="eastAsia"/>
          </w:rPr>
          <w:t>认定</w:t>
        </w:r>
      </w:ins>
      <w:ins w:id="60" w:author="沪楠 陈" w:date="2024-11-09T16:03:00Z" w16du:dateUtc="2024-11-09T08:03:00Z">
        <w:r w:rsidR="00311D8A">
          <w:rPr>
            <w:rFonts w:hint="eastAsia"/>
          </w:rPr>
          <w:t>的</w:t>
        </w:r>
      </w:ins>
      <w:ins w:id="61" w:author="沪楠 陈" w:date="2024-11-09T15:54:00Z" w16du:dateUtc="2024-11-09T07:54:00Z">
        <w:r w:rsidR="00D62BEF">
          <w:rPr>
            <w:rFonts w:hint="eastAsia"/>
          </w:rPr>
          <w:t>三个维度</w:t>
        </w:r>
      </w:ins>
      <w:ins w:id="62" w:author="沪楠 陈" w:date="2024-11-09T16:02:00Z" w16du:dateUtc="2024-11-09T08:02:00Z">
        <w:r w:rsidR="00311D8A">
          <w:rPr>
            <w:rFonts w:hint="eastAsia"/>
          </w:rPr>
          <w:t>提出</w:t>
        </w:r>
      </w:ins>
      <w:ins w:id="63" w:author="沪楠 陈" w:date="2024-11-09T15:54:00Z" w16du:dateUtc="2024-11-09T07:54:00Z">
        <w:r w:rsidR="00D62BEF">
          <w:rPr>
            <w:rFonts w:hint="eastAsia"/>
          </w:rPr>
          <w:t>了</w:t>
        </w:r>
      </w:ins>
      <w:ins w:id="64" w:author="沪楠 陈" w:date="2024-11-09T15:25:00Z" w16du:dateUtc="2024-11-09T07:25:00Z">
        <w:r w:rsidR="00D35DCF">
          <w:rPr>
            <w:rFonts w:hint="eastAsia"/>
          </w:rPr>
          <w:t>相应的评估考核</w:t>
        </w:r>
      </w:ins>
      <w:ins w:id="65" w:author="沪楠 陈" w:date="2024-11-09T15:47:00Z" w16du:dateUtc="2024-11-09T07:47:00Z">
        <w:r w:rsidR="00D62BEF">
          <w:rPr>
            <w:rFonts w:hint="eastAsia"/>
          </w:rPr>
          <w:t>改革</w:t>
        </w:r>
      </w:ins>
      <w:ins w:id="66" w:author="沪楠 陈" w:date="2024-11-09T16:02:00Z" w16du:dateUtc="2024-11-09T08:02:00Z">
        <w:r w:rsidR="00311D8A">
          <w:rPr>
            <w:rFonts w:hint="eastAsia"/>
          </w:rPr>
          <w:t>方案</w:t>
        </w:r>
      </w:ins>
      <w:ins w:id="67" w:author="沪楠 陈" w:date="2024-11-09T15:54:00Z" w16du:dateUtc="2024-11-09T07:54:00Z">
        <w:r w:rsidR="00D62BEF">
          <w:rPr>
            <w:rFonts w:hint="eastAsia"/>
          </w:rPr>
          <w:t>。</w:t>
        </w:r>
      </w:ins>
      <w:del w:id="68" w:author="沪楠 陈" w:date="2024-11-09T15:18:00Z" w16du:dateUtc="2024-11-09T07:18:00Z">
        <w:r w:rsidR="00C4276E" w:rsidRPr="00BA230A" w:rsidDel="00D35DCF">
          <w:rPr>
            <w:rFonts w:hint="eastAsia"/>
          </w:rPr>
          <w:delText>已出台了</w:delText>
        </w:r>
        <w:r w:rsidR="000417EB" w:rsidRPr="00BA230A" w:rsidDel="00D35DCF">
          <w:rPr>
            <w:rFonts w:hint="eastAsia"/>
          </w:rPr>
          <w:delText>正面引导</w:delText>
        </w:r>
        <w:r w:rsidR="00C4276E" w:rsidRPr="00BA230A" w:rsidDel="00D35DCF">
          <w:rPr>
            <w:rFonts w:hint="eastAsia"/>
          </w:rPr>
          <w:delText>学生使用</w:delText>
        </w:r>
        <w:r w:rsidR="00C65DED" w:rsidDel="00D35DCF">
          <w:rPr>
            <w:rFonts w:hint="eastAsia"/>
          </w:rPr>
          <w:delText>人工智能生成内容</w:delText>
        </w:r>
        <w:r w:rsidR="000417EB" w:rsidRPr="00BA230A" w:rsidDel="00D35DCF">
          <w:rPr>
            <w:rFonts w:hint="eastAsia"/>
          </w:rPr>
          <w:delText>的</w:delText>
        </w:r>
        <w:r w:rsidR="00C4276E" w:rsidRPr="00BA230A" w:rsidDel="00D35DCF">
          <w:rPr>
            <w:rFonts w:hint="eastAsia"/>
          </w:rPr>
          <w:delText>行为</w:delText>
        </w:r>
        <w:r w:rsidR="009C01EF" w:rsidDel="00D35DCF">
          <w:rPr>
            <w:rFonts w:hint="eastAsia"/>
          </w:rPr>
          <w:delText>规范</w:delText>
        </w:r>
        <w:r w:rsidR="00C4276E" w:rsidRPr="00BA230A" w:rsidDel="00D35DCF">
          <w:rPr>
            <w:rFonts w:hint="eastAsia"/>
          </w:rPr>
          <w:delText>，</w:delText>
        </w:r>
      </w:del>
      <w:del w:id="69" w:author="沪楠 陈" w:date="2024-11-09T14:36:00Z" w16du:dateUtc="2024-11-09T06:36:00Z">
        <w:r w:rsidR="00233B9A" w:rsidDel="005C432C">
          <w:rPr>
            <w:rFonts w:hint="eastAsia"/>
          </w:rPr>
          <w:delText>并</w:delText>
        </w:r>
        <w:r w:rsidR="00A838B7" w:rsidRPr="00BA230A" w:rsidDel="005C432C">
          <w:rPr>
            <w:rFonts w:hint="eastAsia"/>
          </w:rPr>
          <w:delText>基于不同的教学理念与</w:delText>
        </w:r>
        <w:r w:rsidR="00DB015F" w:rsidRPr="00DB015F" w:rsidDel="005C432C">
          <w:rPr>
            <w:rFonts w:hint="eastAsia"/>
          </w:rPr>
          <w:delText>立场</w:delText>
        </w:r>
        <w:r w:rsidR="00A838B7" w:rsidRPr="00BA230A" w:rsidDel="005C432C">
          <w:rPr>
            <w:rFonts w:hint="eastAsia"/>
          </w:rPr>
          <w:delText>，</w:delText>
        </w:r>
        <w:r w:rsidR="00C4276E" w:rsidRPr="00BA230A" w:rsidDel="005C432C">
          <w:rPr>
            <w:rFonts w:hint="eastAsia"/>
          </w:rPr>
          <w:delText>形成了</w:delText>
        </w:r>
        <w:r w:rsidR="00D565C4" w:rsidRPr="00BA230A" w:rsidDel="005C432C">
          <w:rPr>
            <w:rFonts w:hint="eastAsia"/>
          </w:rPr>
          <w:delText>宽</w:delText>
        </w:r>
        <w:r w:rsidR="008601E3" w:rsidRPr="00BA230A" w:rsidDel="005C432C">
          <w:rPr>
            <w:rFonts w:hint="eastAsia"/>
          </w:rPr>
          <w:delText>严</w:delText>
        </w:r>
        <w:r w:rsidR="00FB7CC9" w:rsidDel="005C432C">
          <w:rPr>
            <w:rFonts w:hint="eastAsia"/>
          </w:rPr>
          <w:delText>有别</w:delText>
        </w:r>
        <w:r w:rsidR="00D565C4" w:rsidRPr="00BA230A" w:rsidDel="005C432C">
          <w:rPr>
            <w:rFonts w:hint="eastAsia"/>
          </w:rPr>
          <w:delText>的</w:delText>
        </w:r>
        <w:r w:rsidR="00A838B7" w:rsidRPr="00BA230A" w:rsidDel="005C432C">
          <w:rPr>
            <w:rFonts w:hint="eastAsia"/>
          </w:rPr>
          <w:delText>多样化应对策略。</w:delText>
        </w:r>
      </w:del>
      <w:r w:rsidR="009C01EF">
        <w:rPr>
          <w:rFonts w:hint="eastAsia"/>
        </w:rPr>
        <w:t>在比较两国</w:t>
      </w:r>
      <w:r w:rsidR="00233B9A">
        <w:rPr>
          <w:rFonts w:hint="eastAsia"/>
        </w:rPr>
        <w:t>就</w:t>
      </w:r>
      <w:del w:id="70" w:author="沪楠 陈" w:date="2024-11-09T15:47:00Z" w16du:dateUtc="2024-11-09T07:47:00Z">
        <w:r w:rsidR="00233B9A" w:rsidDel="00D62BEF">
          <w:rPr>
            <w:rFonts w:hint="eastAsia"/>
          </w:rPr>
          <w:delText>该</w:delText>
        </w:r>
      </w:del>
      <w:ins w:id="71" w:author="沪楠 陈" w:date="2024-11-09T15:47:00Z" w16du:dateUtc="2024-11-09T07:47:00Z">
        <w:r w:rsidR="00D62BEF">
          <w:rPr>
            <w:rFonts w:hint="eastAsia"/>
          </w:rPr>
          <w:t>使用生成式人工智能技术</w:t>
        </w:r>
      </w:ins>
      <w:del w:id="72" w:author="沪楠 陈" w:date="2024-11-09T15:47:00Z" w16du:dateUtc="2024-11-09T07:47:00Z">
        <w:r w:rsidR="00233B9A" w:rsidDel="00D62BEF">
          <w:rPr>
            <w:rFonts w:hint="eastAsia"/>
          </w:rPr>
          <w:delText>问题</w:delText>
        </w:r>
      </w:del>
      <w:r w:rsidR="00233B9A">
        <w:rPr>
          <w:rFonts w:hint="eastAsia"/>
        </w:rPr>
        <w:t>更加广泛</w:t>
      </w:r>
      <w:r w:rsidR="009C01EF">
        <w:rPr>
          <w:rFonts w:hint="eastAsia"/>
        </w:rPr>
        <w:t>的</w:t>
      </w:r>
      <w:r w:rsidR="00E806AE">
        <w:rPr>
          <w:rFonts w:hint="eastAsia"/>
        </w:rPr>
        <w:t>共性基础</w:t>
      </w:r>
      <w:r w:rsidR="009C01EF">
        <w:rPr>
          <w:rFonts w:hint="eastAsia"/>
        </w:rPr>
        <w:t>与</w:t>
      </w:r>
      <w:r w:rsidR="00E806AE">
        <w:rPr>
          <w:rFonts w:hint="eastAsia"/>
        </w:rPr>
        <w:t>差异特点的前提下</w:t>
      </w:r>
      <w:r w:rsidR="009C01EF">
        <w:rPr>
          <w:rFonts w:hint="eastAsia"/>
        </w:rPr>
        <w:t>，</w:t>
      </w:r>
      <w:ins w:id="73" w:author="沪楠 陈" w:date="2024-11-09T15:17:00Z" w16du:dateUtc="2024-11-09T07:17:00Z">
        <w:r w:rsidR="00D35DCF">
          <w:rPr>
            <w:rFonts w:hint="eastAsia"/>
          </w:rPr>
          <w:t>日本高校的</w:t>
        </w:r>
      </w:ins>
      <w:ins w:id="74" w:author="沪楠 陈" w:date="2024-11-09T15:45:00Z" w16du:dateUtc="2024-11-09T07:45:00Z">
        <w:r w:rsidR="00CF7ECE">
          <w:rPr>
            <w:rFonts w:hint="eastAsia"/>
          </w:rPr>
          <w:t>经验</w:t>
        </w:r>
      </w:ins>
      <w:ins w:id="75" w:author="沪楠 陈" w:date="2024-11-09T15:17:00Z" w16du:dateUtc="2024-11-09T07:17:00Z">
        <w:r w:rsidR="00D35DCF">
          <w:rPr>
            <w:rFonts w:hint="eastAsia"/>
          </w:rPr>
          <w:t>可以</w:t>
        </w:r>
      </w:ins>
      <w:ins w:id="76" w:author="沪楠 陈" w:date="2024-11-09T15:18:00Z" w16du:dateUtc="2024-11-09T07:18:00Z">
        <w:r w:rsidR="00D35DCF">
          <w:rPr>
            <w:rFonts w:hint="eastAsia"/>
          </w:rPr>
          <w:t>为我国高校应对生成式人工智能技术提供镜鉴。</w:t>
        </w:r>
      </w:ins>
      <w:del w:id="77" w:author="沪楠 陈" w:date="2024-11-09T15:18:00Z" w16du:dateUtc="2024-11-09T07:18:00Z">
        <w:r w:rsidR="00B263A5" w:rsidRPr="00BA230A" w:rsidDel="00D35DCF">
          <w:rPr>
            <w:rFonts w:hint="eastAsia"/>
          </w:rPr>
          <w:delText>我国高</w:delText>
        </w:r>
        <w:r w:rsidR="00FB7CC9" w:rsidDel="00D35DCF">
          <w:rPr>
            <w:rFonts w:hint="eastAsia"/>
          </w:rPr>
          <w:delText>校</w:delText>
        </w:r>
        <w:r w:rsidR="00AE1BCD" w:rsidRPr="00BA230A" w:rsidDel="00D35DCF">
          <w:rPr>
            <w:rFonts w:hint="eastAsia"/>
          </w:rPr>
          <w:delText>可以</w:delText>
        </w:r>
        <w:r w:rsidR="001A1005" w:rsidDel="00D35DCF">
          <w:rPr>
            <w:rFonts w:hint="eastAsia"/>
          </w:rPr>
          <w:delText>结合实际情况</w:delText>
        </w:r>
        <w:r w:rsidR="00AE1BCD" w:rsidRPr="00BA230A" w:rsidDel="00D35DCF">
          <w:rPr>
            <w:rFonts w:hint="eastAsia"/>
          </w:rPr>
          <w:delText>借鉴</w:delText>
        </w:r>
        <w:r w:rsidR="00ED037F" w:rsidDel="00D35DCF">
          <w:rPr>
            <w:rFonts w:hint="eastAsia"/>
          </w:rPr>
          <w:delText>部分</w:delText>
        </w:r>
        <w:r w:rsidR="00AE1BCD" w:rsidRPr="00BA230A" w:rsidDel="00D35DCF">
          <w:rPr>
            <w:rFonts w:hint="eastAsia"/>
          </w:rPr>
          <w:delText>日本高校的</w:delText>
        </w:r>
        <w:r w:rsidR="00ED037F" w:rsidDel="00D35DCF">
          <w:rPr>
            <w:rFonts w:hint="eastAsia"/>
          </w:rPr>
          <w:delText>优秀做法与经验</w:delText>
        </w:r>
        <w:r w:rsidR="00AE1BCD" w:rsidRPr="00BA230A" w:rsidDel="00D35DCF">
          <w:rPr>
            <w:rFonts w:hint="eastAsia"/>
          </w:rPr>
          <w:delText>，</w:delText>
        </w:r>
        <w:r w:rsidR="001A1005" w:rsidDel="00D35DCF">
          <w:rPr>
            <w:rFonts w:hint="eastAsia"/>
          </w:rPr>
          <w:delText>秉持</w:delText>
        </w:r>
        <w:r w:rsidR="00B263A5" w:rsidRPr="00BA230A" w:rsidDel="00D35DCF">
          <w:rPr>
            <w:rFonts w:hint="eastAsia"/>
          </w:rPr>
          <w:delText>开放包容的立场，</w:delText>
        </w:r>
        <w:r w:rsidR="00ED037F" w:rsidDel="00D35DCF">
          <w:rPr>
            <w:rFonts w:hint="eastAsia"/>
          </w:rPr>
          <w:delText>尽快</w:delText>
        </w:r>
        <w:r w:rsidR="00B263A5" w:rsidRPr="00BA230A" w:rsidDel="00D35DCF">
          <w:rPr>
            <w:rFonts w:hint="eastAsia"/>
          </w:rPr>
          <w:delText>出台宽严相济的规范指引，</w:delText>
        </w:r>
        <w:r w:rsidR="00ED037F" w:rsidDel="00D35DCF">
          <w:rPr>
            <w:rFonts w:hint="eastAsia"/>
          </w:rPr>
          <w:delText>并</w:delText>
        </w:r>
        <w:r w:rsidR="005C7EBA" w:rsidDel="00D35DCF">
          <w:rPr>
            <w:rFonts w:hint="eastAsia"/>
          </w:rPr>
          <w:delText>相应</w:delText>
        </w:r>
        <w:r w:rsidR="00ED037F" w:rsidDel="00D35DCF">
          <w:rPr>
            <w:rFonts w:hint="eastAsia"/>
          </w:rPr>
          <w:delText>地</w:delText>
        </w:r>
        <w:r w:rsidR="00AE1BCD" w:rsidRPr="00BA230A" w:rsidDel="00D35DCF">
          <w:rPr>
            <w:rFonts w:hint="eastAsia"/>
          </w:rPr>
          <w:delText>调整</w:delText>
        </w:r>
        <w:r w:rsidR="00B263A5" w:rsidRPr="00BA230A" w:rsidDel="00D35DCF">
          <w:rPr>
            <w:rFonts w:hint="eastAsia"/>
          </w:rPr>
          <w:delText>教育理念</w:delText>
        </w:r>
        <w:r w:rsidR="00A019DC" w:rsidDel="00D35DCF">
          <w:rPr>
            <w:rFonts w:hint="eastAsia"/>
          </w:rPr>
          <w:delText>、</w:delText>
        </w:r>
        <w:r w:rsidR="00B263A5" w:rsidRPr="00BA230A" w:rsidDel="00D35DCF">
          <w:rPr>
            <w:rFonts w:hint="eastAsia"/>
          </w:rPr>
          <w:delText>模式</w:delText>
        </w:r>
        <w:r w:rsidR="00A019DC" w:rsidDel="00D35DCF">
          <w:rPr>
            <w:rFonts w:hint="eastAsia"/>
          </w:rPr>
          <w:delText>及</w:delText>
        </w:r>
        <w:r w:rsidR="00A838B7" w:rsidRPr="00BA230A" w:rsidDel="00D35DCF">
          <w:rPr>
            <w:rFonts w:hint="eastAsia"/>
          </w:rPr>
          <w:delText>评价体系</w:delText>
        </w:r>
        <w:r w:rsidR="00153326" w:rsidRPr="00BA230A" w:rsidDel="00D35DCF">
          <w:rPr>
            <w:rFonts w:hint="eastAsia"/>
          </w:rPr>
          <w:delText>。</w:delText>
        </w:r>
        <w:r w:rsidR="00FF3B1D" w:rsidDel="00D35DCF">
          <w:rPr>
            <w:rFonts w:hint="eastAsia"/>
          </w:rPr>
          <w:delText>教育部门</w:delText>
        </w:r>
        <w:r w:rsidR="008D25DC" w:rsidRPr="00BA230A" w:rsidDel="00D35DCF">
          <w:rPr>
            <w:rFonts w:hint="eastAsia"/>
          </w:rPr>
          <w:delText>还</w:delText>
        </w:r>
        <w:r w:rsidR="00153326" w:rsidRPr="00BA230A" w:rsidDel="00D35DCF">
          <w:rPr>
            <w:rFonts w:hint="eastAsia"/>
          </w:rPr>
          <w:delText>应</w:delText>
        </w:r>
        <w:r w:rsidR="00FF3B1D" w:rsidDel="00D35DCF">
          <w:rPr>
            <w:rFonts w:hint="eastAsia"/>
          </w:rPr>
          <w:delText>出台</w:delText>
        </w:r>
        <w:r w:rsidR="00A838B7" w:rsidRPr="00BA230A" w:rsidDel="00D35DCF">
          <w:rPr>
            <w:rFonts w:hint="eastAsia"/>
          </w:rPr>
          <w:delText>避免数字鸿沟扩大</w:delText>
        </w:r>
        <w:r w:rsidR="00FF3B1D" w:rsidDel="00D35DCF">
          <w:rPr>
            <w:rFonts w:hint="eastAsia"/>
          </w:rPr>
          <w:delText>的措施</w:delText>
        </w:r>
        <w:r w:rsidR="00AE1BCD" w:rsidRPr="00BA230A" w:rsidDel="00D35DCF">
          <w:rPr>
            <w:rFonts w:hint="eastAsia"/>
          </w:rPr>
          <w:delText>，</w:delText>
        </w:r>
        <w:r w:rsidR="00A838B7" w:rsidRPr="00BA230A" w:rsidDel="00D35DCF">
          <w:rPr>
            <w:rFonts w:hint="eastAsia"/>
          </w:rPr>
          <w:delText>及时修订法律</w:delText>
        </w:r>
        <w:r w:rsidR="00FF3B1D" w:rsidDel="00D35DCF">
          <w:rPr>
            <w:rFonts w:hint="eastAsia"/>
          </w:rPr>
          <w:delText>及配套规范</w:delText>
        </w:r>
        <w:r w:rsidR="00EA0701" w:rsidDel="00D35DCF">
          <w:rPr>
            <w:rFonts w:hint="eastAsia"/>
          </w:rPr>
          <w:delText>以</w:delText>
        </w:r>
        <w:r w:rsidR="00A838B7" w:rsidRPr="00BA230A" w:rsidDel="00D35DCF">
          <w:rPr>
            <w:rFonts w:hint="eastAsia"/>
          </w:rPr>
          <w:delText>填补规制</w:delText>
        </w:r>
        <w:r w:rsidR="00DD37B3" w:rsidDel="00D35DCF">
          <w:rPr>
            <w:rFonts w:hint="eastAsia"/>
          </w:rPr>
          <w:delText>相关滥用</w:delText>
        </w:r>
        <w:r w:rsidR="00A838B7" w:rsidRPr="00BA230A" w:rsidDel="00D35DCF">
          <w:rPr>
            <w:rFonts w:hint="eastAsia"/>
          </w:rPr>
          <w:delText>行为的漏洞。</w:delText>
        </w:r>
      </w:del>
    </w:p>
    <w:p w14:paraId="0B40B7D2" w14:textId="5A4BFF7C" w:rsidR="005B3F6A" w:rsidRPr="005B3F6A" w:rsidRDefault="009E61B1" w:rsidP="00C6179D">
      <w:pPr>
        <w:ind w:firstLine="422"/>
      </w:pPr>
      <w:r w:rsidRPr="00B92DE4">
        <w:rPr>
          <w:rFonts w:hint="eastAsia"/>
          <w:b/>
          <w:bCs/>
        </w:rPr>
        <w:t>[</w:t>
      </w:r>
      <w:r w:rsidRPr="00B92DE4">
        <w:rPr>
          <w:rFonts w:hint="eastAsia"/>
          <w:b/>
          <w:bCs/>
        </w:rPr>
        <w:t>关键词</w:t>
      </w:r>
      <w:r w:rsidRPr="00B92DE4">
        <w:rPr>
          <w:rFonts w:hint="eastAsia"/>
          <w:b/>
          <w:bCs/>
        </w:rPr>
        <w:t>]</w:t>
      </w:r>
      <w:r>
        <w:rPr>
          <w:rFonts w:hint="eastAsia"/>
          <w:b/>
          <w:bCs/>
        </w:rPr>
        <w:t xml:space="preserve">  </w:t>
      </w:r>
      <w:ins w:id="78" w:author="沪楠 陈" w:date="2024-11-09T08:50:00Z" w16du:dateUtc="2024-11-09T00:50:00Z">
        <w:r w:rsidR="00840328" w:rsidRPr="005873E7">
          <w:rPr>
            <w:rFonts w:hint="eastAsia"/>
            <w:rPrChange w:id="79" w:author="沪楠 陈" w:date="2024-11-09T14:15:00Z" w16du:dateUtc="2024-11-09T06:15:00Z">
              <w:rPr>
                <w:rFonts w:hint="eastAsia"/>
                <w:b/>
                <w:bCs/>
              </w:rPr>
            </w:rPrChange>
          </w:rPr>
          <w:t>日本</w:t>
        </w:r>
      </w:ins>
      <w:ins w:id="80" w:author="沪楠 陈" w:date="2024-11-09T08:51:00Z" w16du:dateUtc="2024-11-09T00:51:00Z">
        <w:r w:rsidR="00840328" w:rsidRPr="005873E7">
          <w:rPr>
            <w:rFonts w:hint="eastAsia"/>
            <w:rPrChange w:id="81" w:author="沪楠 陈" w:date="2024-11-09T14:15:00Z" w16du:dateUtc="2024-11-09T06:15:00Z">
              <w:rPr>
                <w:rFonts w:hint="eastAsia"/>
                <w:b/>
                <w:bCs/>
              </w:rPr>
            </w:rPrChange>
          </w:rPr>
          <w:t>；</w:t>
        </w:r>
      </w:ins>
      <w:ins w:id="82" w:author="沪楠 陈" w:date="2024-11-09T08:50:00Z" w16du:dateUtc="2024-11-09T00:50:00Z">
        <w:r w:rsidR="00840328" w:rsidRPr="005873E7">
          <w:rPr>
            <w:rFonts w:hint="eastAsia"/>
            <w:rPrChange w:id="83" w:author="沪楠 陈" w:date="2024-11-09T14:15:00Z" w16du:dateUtc="2024-11-09T06:15:00Z">
              <w:rPr>
                <w:rFonts w:hint="eastAsia"/>
                <w:b/>
                <w:bCs/>
              </w:rPr>
            </w:rPrChange>
          </w:rPr>
          <w:t>高校</w:t>
        </w:r>
      </w:ins>
      <w:ins w:id="84" w:author="沪楠 陈" w:date="2024-11-09T08:51:00Z" w16du:dateUtc="2024-11-09T00:51:00Z">
        <w:r w:rsidR="00840328" w:rsidRPr="005873E7">
          <w:rPr>
            <w:rFonts w:hint="eastAsia"/>
            <w:rPrChange w:id="85" w:author="沪楠 陈" w:date="2024-11-09T14:15:00Z" w16du:dateUtc="2024-11-09T06:15:00Z">
              <w:rPr>
                <w:rFonts w:hint="eastAsia"/>
                <w:b/>
                <w:bCs/>
              </w:rPr>
            </w:rPrChange>
          </w:rPr>
          <w:t>；</w:t>
        </w:r>
      </w:ins>
      <w:r w:rsidR="00004330">
        <w:rPr>
          <w:rFonts w:hint="eastAsia"/>
        </w:rPr>
        <w:t>生成式人工智能</w:t>
      </w:r>
      <w:ins w:id="86" w:author="沪楠 陈" w:date="2024-11-09T08:51:00Z" w16du:dateUtc="2024-11-09T00:51:00Z">
        <w:r w:rsidR="00840328">
          <w:rPr>
            <w:rFonts w:hint="eastAsia"/>
          </w:rPr>
          <w:t>；</w:t>
        </w:r>
      </w:ins>
      <w:del w:id="87" w:author="沪楠 陈" w:date="2024-11-09T08:51:00Z" w16du:dateUtc="2024-11-09T00:51:00Z">
        <w:r w:rsidR="00004330" w:rsidDel="00840328">
          <w:rPr>
            <w:rFonts w:hint="eastAsia"/>
          </w:rPr>
          <w:delText xml:space="preserve"> </w:delText>
        </w:r>
      </w:del>
      <w:r w:rsidR="00004330">
        <w:rPr>
          <w:rFonts w:hint="eastAsia"/>
        </w:rPr>
        <w:t>人工智能生成</w:t>
      </w:r>
      <w:r w:rsidR="00F62295">
        <w:rPr>
          <w:rFonts w:hint="eastAsia"/>
        </w:rPr>
        <w:t>内容</w:t>
      </w:r>
      <w:del w:id="88" w:author="沪楠 陈" w:date="2024-11-09T08:51:00Z" w16du:dateUtc="2024-11-09T00:51:00Z">
        <w:r w:rsidR="00004330" w:rsidDel="00840328">
          <w:rPr>
            <w:rFonts w:hint="eastAsia"/>
          </w:rPr>
          <w:delText xml:space="preserve"> </w:delText>
        </w:r>
      </w:del>
      <w:ins w:id="89" w:author="沪楠 陈" w:date="2024-11-09T08:51:00Z" w16du:dateUtc="2024-11-09T00:51:00Z">
        <w:r w:rsidR="00840328">
          <w:rPr>
            <w:rFonts w:hint="eastAsia"/>
          </w:rPr>
          <w:t>；</w:t>
        </w:r>
      </w:ins>
      <w:del w:id="90" w:author="沪楠 陈" w:date="2024-11-09T08:51:00Z" w16du:dateUtc="2024-11-09T00:51:00Z">
        <w:r w:rsidR="00004330" w:rsidDel="00840328">
          <w:rPr>
            <w:rFonts w:hint="eastAsia"/>
          </w:rPr>
          <w:delText>高等教育</w:delText>
        </w:r>
        <w:r w:rsidR="00004330" w:rsidDel="00840328">
          <w:rPr>
            <w:rFonts w:hint="eastAsia"/>
          </w:rPr>
          <w:delText xml:space="preserve"> </w:delText>
        </w:r>
      </w:del>
      <w:r w:rsidR="00004330">
        <w:rPr>
          <w:rFonts w:hint="eastAsia"/>
        </w:rPr>
        <w:t>学术不端</w:t>
      </w:r>
    </w:p>
    <w:p w14:paraId="0433FA11" w14:textId="77777777" w:rsidR="009E61B1" w:rsidRDefault="009E61B1" w:rsidP="009E61B1">
      <w:pPr>
        <w:ind w:firstLine="422"/>
        <w:rPr>
          <w:b/>
          <w:bCs/>
        </w:rPr>
      </w:pPr>
      <w:r w:rsidRPr="00B92DE4">
        <w:rPr>
          <w:rFonts w:hint="eastAsia"/>
          <w:b/>
          <w:bCs/>
        </w:rPr>
        <w:t>[</w:t>
      </w:r>
      <w:r w:rsidRPr="00B92DE4">
        <w:rPr>
          <w:b/>
          <w:bCs/>
        </w:rPr>
        <w:t>中图分类号</w:t>
      </w:r>
      <w:r w:rsidRPr="00B92DE4">
        <w:rPr>
          <w:rFonts w:hint="eastAsia"/>
          <w:b/>
          <w:bCs/>
        </w:rPr>
        <w:t xml:space="preserve">]   </w:t>
      </w:r>
      <w:r w:rsidRPr="00B92DE4">
        <w:rPr>
          <w:b/>
          <w:bCs/>
        </w:rPr>
        <w:t xml:space="preserve">   </w:t>
      </w:r>
      <w:r w:rsidRPr="00B92DE4">
        <w:rPr>
          <w:rFonts w:hint="eastAsia"/>
          <w:b/>
          <w:bCs/>
        </w:rPr>
        <w:t xml:space="preserve">       </w:t>
      </w:r>
      <w:r w:rsidRPr="00B92DE4">
        <w:rPr>
          <w:b/>
          <w:bCs/>
        </w:rPr>
        <w:t xml:space="preserve"> </w:t>
      </w:r>
      <w:r w:rsidRPr="00B92DE4">
        <w:rPr>
          <w:rFonts w:hint="eastAsia"/>
          <w:b/>
          <w:bCs/>
        </w:rPr>
        <w:t>[</w:t>
      </w:r>
      <w:r w:rsidRPr="00B92DE4">
        <w:rPr>
          <w:b/>
          <w:bCs/>
        </w:rPr>
        <w:t>文献标识码</w:t>
      </w:r>
      <w:r w:rsidRPr="00B92DE4">
        <w:rPr>
          <w:rFonts w:hint="eastAsia"/>
          <w:b/>
          <w:bCs/>
        </w:rPr>
        <w:t>]</w:t>
      </w:r>
      <w:r w:rsidRPr="00B92DE4">
        <w:rPr>
          <w:b/>
          <w:bCs/>
        </w:rPr>
        <w:t xml:space="preserve">   </w:t>
      </w:r>
      <w:r>
        <w:rPr>
          <w:rFonts w:hint="eastAsia"/>
          <w:b/>
          <w:bCs/>
        </w:rPr>
        <w:t xml:space="preserve">   </w:t>
      </w:r>
      <w:r w:rsidRPr="00B92DE4">
        <w:rPr>
          <w:rFonts w:hint="eastAsia"/>
          <w:b/>
          <w:bCs/>
        </w:rPr>
        <w:t xml:space="preserve">    </w:t>
      </w:r>
      <w:r w:rsidRPr="00B92DE4">
        <w:rPr>
          <w:b/>
          <w:bCs/>
        </w:rPr>
        <w:t xml:space="preserve"> </w:t>
      </w:r>
      <w:r w:rsidRPr="00B92DE4">
        <w:rPr>
          <w:rFonts w:hint="eastAsia"/>
          <w:b/>
          <w:bCs/>
        </w:rPr>
        <w:t>[</w:t>
      </w:r>
      <w:r w:rsidRPr="00B92DE4">
        <w:rPr>
          <w:rFonts w:hint="eastAsia"/>
          <w:b/>
          <w:bCs/>
        </w:rPr>
        <w:t>文章编号</w:t>
      </w:r>
      <w:r w:rsidRPr="00B92DE4">
        <w:rPr>
          <w:rFonts w:hint="eastAsia"/>
          <w:b/>
          <w:bCs/>
        </w:rPr>
        <w:t>]</w:t>
      </w:r>
    </w:p>
    <w:p w14:paraId="4317C1ED" w14:textId="77777777" w:rsidR="009E61B1" w:rsidRPr="00B92DE4" w:rsidRDefault="009E61B1" w:rsidP="009E61B1">
      <w:pPr>
        <w:ind w:firstLine="422"/>
        <w:rPr>
          <w:b/>
          <w:bCs/>
        </w:rPr>
      </w:pPr>
    </w:p>
    <w:p w14:paraId="2BE2B604" w14:textId="4A619119" w:rsidR="00FA589E" w:rsidRDefault="00FA589E" w:rsidP="009E61B1">
      <w:pPr>
        <w:pStyle w:val="a5"/>
        <w:ind w:firstLineChars="200" w:firstLine="602"/>
      </w:pPr>
      <w:r>
        <w:rPr>
          <w:rFonts w:hint="eastAsia"/>
        </w:rPr>
        <w:t>一、</w:t>
      </w:r>
      <w:r w:rsidR="009C01EF">
        <w:rPr>
          <w:rFonts w:hint="eastAsia"/>
        </w:rPr>
        <w:t>问题的提出</w:t>
      </w:r>
    </w:p>
    <w:p w14:paraId="421B0C8E" w14:textId="6BEB32E8" w:rsidR="00247C49" w:rsidRPr="00EE12E6" w:rsidRDefault="00F30D60" w:rsidP="003B6E33">
      <w:pPr>
        <w:ind w:firstLine="420"/>
      </w:pPr>
      <w:r w:rsidRPr="00EE12E6">
        <w:rPr>
          <w:rFonts w:hint="eastAsia"/>
        </w:rPr>
        <w:t>以</w:t>
      </w:r>
      <w:r w:rsidRPr="00EE12E6">
        <w:rPr>
          <w:rFonts w:hint="eastAsia"/>
        </w:rPr>
        <w:t>ChatGPT</w:t>
      </w:r>
      <w:r w:rsidRPr="00EE12E6">
        <w:rPr>
          <w:rFonts w:hint="eastAsia"/>
        </w:rPr>
        <w:t>为首的</w:t>
      </w:r>
      <w:r w:rsidR="000A1584" w:rsidRPr="00EE12E6">
        <w:rPr>
          <w:rFonts w:hint="eastAsia"/>
        </w:rPr>
        <w:t>生成式人工智能是一种</w:t>
      </w:r>
      <w:r w:rsidR="000D61FE" w:rsidRPr="00EE12E6">
        <w:rPr>
          <w:rFonts w:hint="eastAsia"/>
        </w:rPr>
        <w:t>基于</w:t>
      </w:r>
      <w:r w:rsidR="00F62295" w:rsidRPr="00EE12E6">
        <w:rPr>
          <w:rFonts w:hint="eastAsia"/>
        </w:rPr>
        <w:t>机器</w:t>
      </w:r>
      <w:r w:rsidR="000D61FE" w:rsidRPr="00EE12E6">
        <w:rPr>
          <w:rFonts w:hint="eastAsia"/>
        </w:rPr>
        <w:t>学习和自然语言处理的</w:t>
      </w:r>
      <w:r w:rsidR="002C2B12" w:rsidRPr="00EE12E6">
        <w:rPr>
          <w:rFonts w:hint="eastAsia"/>
        </w:rPr>
        <w:t>人工智能技术</w:t>
      </w:r>
      <w:r w:rsidR="000A1584" w:rsidRPr="00EE12E6">
        <w:rPr>
          <w:rFonts w:hint="eastAsia"/>
        </w:rPr>
        <w:t>，</w:t>
      </w:r>
      <w:r w:rsidR="004F268E" w:rsidRPr="00EE12E6">
        <w:rPr>
          <w:rFonts w:hint="eastAsia"/>
        </w:rPr>
        <w:t>具有</w:t>
      </w:r>
      <w:r w:rsidR="00E71A43" w:rsidRPr="00EE12E6">
        <w:rPr>
          <w:rFonts w:hint="eastAsia"/>
        </w:rPr>
        <w:t>以假乱真</w:t>
      </w:r>
      <w:r w:rsidR="002C2B12" w:rsidRPr="00EE12E6">
        <w:rPr>
          <w:rFonts w:hint="eastAsia"/>
        </w:rPr>
        <w:t>的</w:t>
      </w:r>
      <w:r w:rsidR="00E71A43" w:rsidRPr="00EE12E6">
        <w:rPr>
          <w:rFonts w:hint="eastAsia"/>
        </w:rPr>
        <w:t>强大</w:t>
      </w:r>
      <w:r w:rsidR="008554E8" w:rsidRPr="00EE12E6">
        <w:rPr>
          <w:rFonts w:hint="eastAsia"/>
        </w:rPr>
        <w:t>生成</w:t>
      </w:r>
      <w:r w:rsidR="002C2B12" w:rsidRPr="00EE12E6">
        <w:rPr>
          <w:rFonts w:hint="eastAsia"/>
        </w:rPr>
        <w:t>能力</w:t>
      </w:r>
      <w:r w:rsidR="000A1584" w:rsidRPr="00EE12E6">
        <w:rPr>
          <w:rFonts w:hint="eastAsia"/>
        </w:rPr>
        <w:t>。</w:t>
      </w:r>
      <w:r w:rsidR="005B3624" w:rsidRPr="00EE12E6">
        <w:rPr>
          <w:vertAlign w:val="superscript"/>
        </w:rPr>
        <w:fldChar w:fldCharType="begin"/>
      </w:r>
      <w:r w:rsidR="005B3624" w:rsidRPr="00EE12E6">
        <w:rPr>
          <w:vertAlign w:val="superscript"/>
        </w:rPr>
        <w:instrText xml:space="preserve"> </w:instrText>
      </w:r>
      <w:r w:rsidR="005B3624" w:rsidRPr="00EE12E6">
        <w:rPr>
          <w:rFonts w:hint="eastAsia"/>
          <w:vertAlign w:val="superscript"/>
        </w:rPr>
        <w:instrText>REF _Ref151916384 \r \h</w:instrText>
      </w:r>
      <w:r w:rsidR="005B3624" w:rsidRPr="00EE12E6">
        <w:rPr>
          <w:vertAlign w:val="superscript"/>
        </w:rPr>
        <w:instrText xml:space="preserve"> </w:instrText>
      </w:r>
      <w:r w:rsidR="00EE12E6" w:rsidRPr="0051085B">
        <w:rPr>
          <w:sz w:val="24"/>
          <w:vertAlign w:val="superscript"/>
        </w:rPr>
        <w:instrText xml:space="preserve"> \* MERGEFORMAT </w:instrText>
      </w:r>
      <w:r w:rsidR="005B3624" w:rsidRPr="00EE12E6">
        <w:rPr>
          <w:vertAlign w:val="superscript"/>
        </w:rPr>
      </w:r>
      <w:r w:rsidR="005B3624" w:rsidRPr="00EE12E6">
        <w:rPr>
          <w:vertAlign w:val="superscript"/>
        </w:rPr>
        <w:fldChar w:fldCharType="separate"/>
      </w:r>
      <w:r w:rsidR="004C0C7C">
        <w:rPr>
          <w:vertAlign w:val="superscript"/>
        </w:rPr>
        <w:t>[1]</w:t>
      </w:r>
      <w:r w:rsidR="005B3624" w:rsidRPr="00EE12E6">
        <w:rPr>
          <w:vertAlign w:val="superscript"/>
        </w:rPr>
        <w:fldChar w:fldCharType="end"/>
      </w:r>
      <w:r w:rsidRPr="00EE12E6">
        <w:rPr>
          <w:rFonts w:hint="eastAsia"/>
          <w:vertAlign w:val="superscript"/>
        </w:rPr>
        <w:t xml:space="preserve"> </w:t>
      </w:r>
      <w:r w:rsidRPr="00EE12E6">
        <w:rPr>
          <w:rFonts w:hint="eastAsia"/>
        </w:rPr>
        <w:t>2022</w:t>
      </w:r>
      <w:r w:rsidRPr="00EE12E6">
        <w:rPr>
          <w:rFonts w:hint="eastAsia"/>
        </w:rPr>
        <w:t>年</w:t>
      </w:r>
      <w:r w:rsidRPr="00EE12E6">
        <w:rPr>
          <w:rFonts w:hint="eastAsia"/>
        </w:rPr>
        <w:t>11</w:t>
      </w:r>
      <w:r w:rsidRPr="00EE12E6">
        <w:rPr>
          <w:rFonts w:hint="eastAsia"/>
        </w:rPr>
        <w:t>月</w:t>
      </w:r>
      <w:r w:rsidR="00696EDC" w:rsidRPr="00EE12E6">
        <w:rPr>
          <w:rFonts w:hint="eastAsia"/>
          <w:vertAlign w:val="superscript"/>
        </w:rPr>
        <w:t xml:space="preserve"> </w:t>
      </w:r>
      <w:r w:rsidRPr="00EE12E6">
        <w:rPr>
          <w:rFonts w:hint="eastAsia"/>
        </w:rPr>
        <w:t>，</w:t>
      </w:r>
      <w:r w:rsidRPr="00EE12E6">
        <w:rPr>
          <w:rFonts w:hint="eastAsia"/>
        </w:rPr>
        <w:t>ChatGPT</w:t>
      </w:r>
      <w:r w:rsidR="00F43D09" w:rsidRPr="00EE12E6">
        <w:rPr>
          <w:rFonts w:hint="eastAsia"/>
        </w:rPr>
        <w:t>的突然发布使</w:t>
      </w:r>
      <w:r w:rsidR="00C65DED">
        <w:rPr>
          <w:rFonts w:hint="eastAsia"/>
        </w:rPr>
        <w:t>众</w:t>
      </w:r>
      <w:r w:rsidRPr="00EE12E6">
        <w:rPr>
          <w:rFonts w:hint="eastAsia"/>
        </w:rPr>
        <w:t>多</w:t>
      </w:r>
      <w:r w:rsidR="00F62295" w:rsidRPr="00EE12E6">
        <w:rPr>
          <w:rFonts w:hint="eastAsia"/>
        </w:rPr>
        <w:t>国外</w:t>
      </w:r>
      <w:r w:rsidRPr="00EE12E6">
        <w:rPr>
          <w:rFonts w:hint="eastAsia"/>
        </w:rPr>
        <w:t>高校</w:t>
      </w:r>
      <w:r w:rsidR="00183CE3" w:rsidRPr="00EE12E6">
        <w:rPr>
          <w:rFonts w:hint="eastAsia"/>
        </w:rPr>
        <w:t>感到</w:t>
      </w:r>
      <w:r w:rsidR="003B6E33" w:rsidRPr="00EE12E6">
        <w:rPr>
          <w:rFonts w:hint="eastAsia"/>
        </w:rPr>
        <w:t>茫然</w:t>
      </w:r>
      <w:r w:rsidRPr="00EE12E6">
        <w:rPr>
          <w:rFonts w:hint="eastAsia"/>
        </w:rPr>
        <w:t>无措</w:t>
      </w:r>
      <w:r w:rsidR="00051AD5">
        <w:rPr>
          <w:rFonts w:hint="eastAsia"/>
        </w:rPr>
        <w:t>，</w:t>
      </w:r>
      <w:r w:rsidR="00F62295" w:rsidRPr="00EE12E6">
        <w:rPr>
          <w:rFonts w:hint="eastAsia"/>
        </w:rPr>
        <w:t>铺天盖地的宣传与卓越的</w:t>
      </w:r>
      <w:r w:rsidR="00F43D09" w:rsidRPr="00EE12E6">
        <w:rPr>
          <w:rFonts w:hint="eastAsia"/>
        </w:rPr>
        <w:t>生成</w:t>
      </w:r>
      <w:r w:rsidR="00F62295" w:rsidRPr="00EE12E6">
        <w:rPr>
          <w:rFonts w:hint="eastAsia"/>
        </w:rPr>
        <w:t>能力</w:t>
      </w:r>
      <w:r w:rsidR="001A1005">
        <w:rPr>
          <w:rFonts w:hint="eastAsia"/>
        </w:rPr>
        <w:t>更是</w:t>
      </w:r>
      <w:r w:rsidR="00F43D09" w:rsidRPr="00EE12E6">
        <w:rPr>
          <w:rFonts w:hint="eastAsia"/>
        </w:rPr>
        <w:t>让</w:t>
      </w:r>
      <w:r w:rsidR="00F62295" w:rsidRPr="00EE12E6">
        <w:rPr>
          <w:rFonts w:hint="eastAsia"/>
        </w:rPr>
        <w:t>这项技术飞快</w:t>
      </w:r>
      <w:r w:rsidR="00F85E9F">
        <w:rPr>
          <w:rFonts w:hint="eastAsia"/>
        </w:rPr>
        <w:t>渗透</w:t>
      </w:r>
      <w:r w:rsidR="00F62295" w:rsidRPr="00EE12E6">
        <w:rPr>
          <w:rFonts w:hint="eastAsia"/>
        </w:rPr>
        <w:t>到高等教育中，</w:t>
      </w:r>
      <w:r w:rsidR="004E5F0A">
        <w:rPr>
          <w:rFonts w:hint="eastAsia"/>
        </w:rPr>
        <w:t>许多高校</w:t>
      </w:r>
      <w:r w:rsidR="00000425" w:rsidRPr="00EE12E6">
        <w:rPr>
          <w:rFonts w:hint="eastAsia"/>
        </w:rPr>
        <w:t>不得不</w:t>
      </w:r>
      <w:r w:rsidR="00102137">
        <w:rPr>
          <w:rFonts w:hint="eastAsia"/>
        </w:rPr>
        <w:t>匆促</w:t>
      </w:r>
      <w:r w:rsidR="00356EF5">
        <w:rPr>
          <w:rFonts w:hint="eastAsia"/>
        </w:rPr>
        <w:t>直面</w:t>
      </w:r>
      <w:r w:rsidR="00000425" w:rsidRPr="00EE12E6">
        <w:rPr>
          <w:rFonts w:hint="eastAsia"/>
        </w:rPr>
        <w:t>这项</w:t>
      </w:r>
      <w:r w:rsidR="00094154" w:rsidRPr="00EE12E6">
        <w:rPr>
          <w:rFonts w:hint="eastAsia"/>
        </w:rPr>
        <w:t>颠覆性技术</w:t>
      </w:r>
      <w:r w:rsidR="00F43D09" w:rsidRPr="00EE12E6">
        <w:rPr>
          <w:rFonts w:hint="eastAsia"/>
        </w:rPr>
        <w:t>所</w:t>
      </w:r>
      <w:r w:rsidR="00F62295" w:rsidRPr="00EE12E6">
        <w:rPr>
          <w:rFonts w:hint="eastAsia"/>
        </w:rPr>
        <w:t>带来的机遇与挑战</w:t>
      </w:r>
      <w:r w:rsidR="00094154" w:rsidRPr="00EE12E6">
        <w:rPr>
          <w:rFonts w:hint="eastAsia"/>
        </w:rPr>
        <w:t>。</w:t>
      </w:r>
      <w:r w:rsidR="008449F8" w:rsidRPr="008449F8">
        <w:rPr>
          <w:vertAlign w:val="superscript"/>
        </w:rPr>
        <w:fldChar w:fldCharType="begin"/>
      </w:r>
      <w:r w:rsidR="008449F8" w:rsidRPr="008449F8">
        <w:rPr>
          <w:vertAlign w:val="superscript"/>
        </w:rPr>
        <w:instrText xml:space="preserve"> </w:instrText>
      </w:r>
      <w:r w:rsidR="008449F8" w:rsidRPr="008449F8">
        <w:rPr>
          <w:rFonts w:hint="eastAsia"/>
          <w:vertAlign w:val="superscript"/>
        </w:rPr>
        <w:instrText>REF _Ref177738602 \r \h</w:instrText>
      </w:r>
      <w:r w:rsidR="008449F8" w:rsidRPr="008449F8">
        <w:rPr>
          <w:vertAlign w:val="superscript"/>
        </w:rPr>
        <w:instrText xml:space="preserve"> </w:instrText>
      </w:r>
      <w:r w:rsidR="008449F8" w:rsidRPr="008449F8">
        <w:rPr>
          <w:vertAlign w:val="superscript"/>
        </w:rPr>
      </w:r>
      <w:r w:rsidR="008449F8" w:rsidRPr="008449F8">
        <w:rPr>
          <w:vertAlign w:val="superscript"/>
        </w:rPr>
        <w:fldChar w:fldCharType="separate"/>
      </w:r>
      <w:r w:rsidR="004C0C7C">
        <w:rPr>
          <w:vertAlign w:val="superscript"/>
        </w:rPr>
        <w:t>[2]</w:t>
      </w:r>
      <w:r w:rsidR="008449F8" w:rsidRPr="008449F8">
        <w:rPr>
          <w:vertAlign w:val="superscript"/>
        </w:rPr>
        <w:fldChar w:fldCharType="end"/>
      </w:r>
      <w:r w:rsidR="008449F8">
        <w:rPr>
          <w:rFonts w:hint="eastAsia"/>
        </w:rPr>
        <w:t xml:space="preserve"> </w:t>
      </w:r>
      <w:r w:rsidR="00F43D09" w:rsidRPr="00EE12E6">
        <w:rPr>
          <w:rFonts w:hint="eastAsia"/>
        </w:rPr>
        <w:t>在生成式人工智能</w:t>
      </w:r>
      <w:r w:rsidR="00232AB1" w:rsidRPr="00EE12E6">
        <w:rPr>
          <w:rFonts w:hint="eastAsia"/>
        </w:rPr>
        <w:t>引发</w:t>
      </w:r>
      <w:r w:rsidR="00F43D09" w:rsidRPr="00EE12E6">
        <w:rPr>
          <w:rFonts w:hint="eastAsia"/>
        </w:rPr>
        <w:t>的</w:t>
      </w:r>
      <w:r w:rsidR="00232AB1" w:rsidRPr="00EE12E6">
        <w:rPr>
          <w:rFonts w:hint="eastAsia"/>
        </w:rPr>
        <w:t>诸多</w:t>
      </w:r>
      <w:r w:rsidR="00F43D09" w:rsidRPr="00EE12E6">
        <w:rPr>
          <w:rFonts w:hint="eastAsia"/>
        </w:rPr>
        <w:t>挑战中，</w:t>
      </w:r>
      <w:r w:rsidR="00F62295" w:rsidRPr="00EE12E6">
        <w:rPr>
          <w:rFonts w:hint="eastAsia"/>
        </w:rPr>
        <w:t>人工智能生成内容</w:t>
      </w:r>
      <w:r w:rsidR="005D5EA4" w:rsidRPr="00EE12E6">
        <w:rPr>
          <w:rFonts w:hint="eastAsia"/>
        </w:rPr>
        <w:t>（</w:t>
      </w:r>
      <w:r w:rsidR="005D5EA4" w:rsidRPr="00EE12E6">
        <w:t>Artificial Intelligence Generated Content</w:t>
      </w:r>
      <w:r w:rsidR="005D5EA4" w:rsidRPr="00EE12E6">
        <w:rPr>
          <w:rFonts w:hint="eastAsia"/>
        </w:rPr>
        <w:t>，</w:t>
      </w:r>
      <w:r w:rsidR="005D5EA4" w:rsidRPr="00EE12E6">
        <w:rPr>
          <w:rFonts w:hint="eastAsia"/>
        </w:rPr>
        <w:t>A</w:t>
      </w:r>
      <w:r w:rsidR="005D5EA4" w:rsidRPr="00EE12E6">
        <w:t>IGC</w:t>
      </w:r>
      <w:r w:rsidR="005D5EA4" w:rsidRPr="00EE12E6">
        <w:rPr>
          <w:rFonts w:hint="eastAsia"/>
        </w:rPr>
        <w:t>）</w:t>
      </w:r>
      <w:r w:rsidR="00F43D09" w:rsidRPr="00EE12E6">
        <w:rPr>
          <w:rFonts w:hint="eastAsia"/>
        </w:rPr>
        <w:t>被滥用的风险</w:t>
      </w:r>
      <w:r w:rsidR="003B6E33" w:rsidRPr="00EE12E6">
        <w:rPr>
          <w:rFonts w:hint="eastAsia"/>
        </w:rPr>
        <w:t>尤其</w:t>
      </w:r>
      <w:r w:rsidR="00F43D09" w:rsidRPr="00EE12E6">
        <w:rPr>
          <w:rFonts w:hint="eastAsia"/>
        </w:rPr>
        <w:t>得到了</w:t>
      </w:r>
      <w:r w:rsidR="007A6A26" w:rsidRPr="00EE12E6">
        <w:rPr>
          <w:rFonts w:hint="eastAsia"/>
        </w:rPr>
        <w:t>海外</w:t>
      </w:r>
      <w:r w:rsidR="00F43D09" w:rsidRPr="00EE12E6">
        <w:rPr>
          <w:rFonts w:hint="eastAsia"/>
        </w:rPr>
        <w:t>高等教育工作者的广泛关注与担忧。</w:t>
      </w:r>
      <w:r w:rsidR="00E70B2E" w:rsidRPr="00E70B2E">
        <w:rPr>
          <w:vertAlign w:val="superscript"/>
        </w:rPr>
        <w:fldChar w:fldCharType="begin"/>
      </w:r>
      <w:r w:rsidR="00E70B2E" w:rsidRPr="00E70B2E">
        <w:rPr>
          <w:vertAlign w:val="superscript"/>
        </w:rPr>
        <w:instrText xml:space="preserve"> </w:instrText>
      </w:r>
      <w:r w:rsidR="00E70B2E" w:rsidRPr="00E70B2E">
        <w:rPr>
          <w:rFonts w:hint="eastAsia"/>
          <w:vertAlign w:val="superscript"/>
        </w:rPr>
        <w:instrText>REF _Ref178082214 \r \h</w:instrText>
      </w:r>
      <w:r w:rsidR="00E70B2E" w:rsidRPr="00E70B2E">
        <w:rPr>
          <w:vertAlign w:val="superscript"/>
        </w:rPr>
        <w:instrText xml:space="preserve"> </w:instrText>
      </w:r>
      <w:r w:rsidR="00E70B2E" w:rsidRPr="00E70B2E">
        <w:rPr>
          <w:vertAlign w:val="superscript"/>
        </w:rPr>
      </w:r>
      <w:r w:rsidR="00E70B2E" w:rsidRPr="00E70B2E">
        <w:rPr>
          <w:vertAlign w:val="superscript"/>
        </w:rPr>
        <w:fldChar w:fldCharType="separate"/>
      </w:r>
      <w:r w:rsidR="004C0C7C">
        <w:rPr>
          <w:vertAlign w:val="superscript"/>
        </w:rPr>
        <w:t>[3]</w:t>
      </w:r>
      <w:r w:rsidR="00E70B2E" w:rsidRPr="00E70B2E">
        <w:rPr>
          <w:vertAlign w:val="superscript"/>
        </w:rPr>
        <w:fldChar w:fldCharType="end"/>
      </w:r>
      <w:r w:rsidR="003B6E33" w:rsidRPr="00EE12E6">
        <w:rPr>
          <w:rFonts w:hint="eastAsia"/>
        </w:rPr>
        <w:t xml:space="preserve"> </w:t>
      </w:r>
      <w:r w:rsidR="00FF13A5" w:rsidRPr="00EE12E6">
        <w:rPr>
          <w:rFonts w:hint="eastAsia"/>
        </w:rPr>
        <w:t>这</w:t>
      </w:r>
      <w:r w:rsidR="00EE12E6">
        <w:rPr>
          <w:rFonts w:hint="eastAsia"/>
        </w:rPr>
        <w:t>一</w:t>
      </w:r>
      <w:r w:rsidR="00FF13A5" w:rsidRPr="00EE12E6">
        <w:rPr>
          <w:rFonts w:hint="eastAsia"/>
        </w:rPr>
        <w:t>担忧集中体现为，</w:t>
      </w:r>
      <w:r w:rsidR="00232AB1" w:rsidRPr="00EE12E6">
        <w:rPr>
          <w:rFonts w:hint="eastAsia"/>
        </w:rPr>
        <w:t>学生可以轻易地借助人工智能</w:t>
      </w:r>
      <w:r w:rsidR="00B24214">
        <w:rPr>
          <w:rFonts w:hint="eastAsia"/>
        </w:rPr>
        <w:t>生成内容</w:t>
      </w:r>
      <w:r w:rsidR="00232AB1" w:rsidRPr="00EE12E6">
        <w:rPr>
          <w:rFonts w:hint="eastAsia"/>
        </w:rPr>
        <w:t>完成教学任务或评估考核，而不经过深入</w:t>
      </w:r>
      <w:r w:rsidR="00B24214">
        <w:rPr>
          <w:rFonts w:hint="eastAsia"/>
        </w:rPr>
        <w:t>独立地</w:t>
      </w:r>
      <w:r w:rsidR="00232AB1" w:rsidRPr="00EE12E6">
        <w:rPr>
          <w:rFonts w:hint="eastAsia"/>
        </w:rPr>
        <w:t>思考</w:t>
      </w:r>
      <w:r w:rsidR="00232AB1" w:rsidRPr="00EE12E6">
        <w:rPr>
          <w:rFonts w:hint="eastAsia"/>
        </w:rPr>
        <w:lastRenderedPageBreak/>
        <w:t>或分析</w:t>
      </w:r>
      <w:r w:rsidR="00FF13A5" w:rsidRPr="00EE12E6">
        <w:rPr>
          <w:rFonts w:hint="eastAsia"/>
        </w:rPr>
        <w:t>，甚至直接原封不动</w:t>
      </w:r>
      <w:r w:rsidR="00247C49" w:rsidRPr="00EE12E6">
        <w:rPr>
          <w:rFonts w:hint="eastAsia"/>
        </w:rPr>
        <w:t>地</w:t>
      </w:r>
      <w:r w:rsidR="00FF13A5" w:rsidRPr="00EE12E6">
        <w:rPr>
          <w:rFonts w:hint="eastAsia"/>
        </w:rPr>
        <w:t>上交</w:t>
      </w:r>
      <w:r w:rsidR="001A1005">
        <w:rPr>
          <w:rFonts w:hint="eastAsia"/>
        </w:rPr>
        <w:t>生成内容</w:t>
      </w:r>
      <w:r w:rsidR="00FF13A5" w:rsidRPr="00EE12E6">
        <w:rPr>
          <w:rFonts w:hint="eastAsia"/>
        </w:rPr>
        <w:t>作为其本人的</w:t>
      </w:r>
      <w:r w:rsidR="006C2AD9">
        <w:rPr>
          <w:rFonts w:hint="eastAsia"/>
        </w:rPr>
        <w:t>成果</w:t>
      </w:r>
      <w:r w:rsidR="00FF13A5" w:rsidRPr="00EE12E6">
        <w:rPr>
          <w:rFonts w:hint="eastAsia"/>
        </w:rPr>
        <w:t>。</w:t>
      </w:r>
      <w:r w:rsidR="0092300A" w:rsidRPr="00EE12E6">
        <w:rPr>
          <w:rFonts w:hint="eastAsia"/>
        </w:rPr>
        <w:t>这显然完全违背了教学任务与评估考核的初衷。</w:t>
      </w:r>
      <w:r w:rsidR="007A6A26" w:rsidRPr="00EE12E6">
        <w:rPr>
          <w:rFonts w:hint="eastAsia"/>
        </w:rPr>
        <w:t>事实上，在过去</w:t>
      </w:r>
      <w:r w:rsidR="006E2443" w:rsidRPr="00EE12E6">
        <w:rPr>
          <w:rFonts w:hint="eastAsia"/>
        </w:rPr>
        <w:t>的</w:t>
      </w:r>
      <w:r w:rsidR="007A6A26" w:rsidRPr="00EE12E6">
        <w:rPr>
          <w:rFonts w:hint="eastAsia"/>
        </w:rPr>
        <w:t>时间里</w:t>
      </w:r>
      <w:r w:rsidR="00183CE3" w:rsidRPr="00EE12E6">
        <w:rPr>
          <w:rFonts w:hint="eastAsia"/>
        </w:rPr>
        <w:t>，海外高校的</w:t>
      </w:r>
      <w:r w:rsidR="007A6A26" w:rsidRPr="00EE12E6">
        <w:rPr>
          <w:rFonts w:hint="eastAsia"/>
        </w:rPr>
        <w:t>这类负面事件屡见报道，前述的担忧已变为现实。</w:t>
      </w:r>
      <w:r w:rsidR="00E70B2E" w:rsidRPr="00E70B2E">
        <w:rPr>
          <w:vertAlign w:val="superscript"/>
        </w:rPr>
        <w:fldChar w:fldCharType="begin"/>
      </w:r>
      <w:r w:rsidR="00E70B2E" w:rsidRPr="00E70B2E">
        <w:rPr>
          <w:vertAlign w:val="superscript"/>
        </w:rPr>
        <w:instrText xml:space="preserve"> </w:instrText>
      </w:r>
      <w:r w:rsidR="00E70B2E" w:rsidRPr="00E70B2E">
        <w:rPr>
          <w:rFonts w:hint="eastAsia"/>
          <w:vertAlign w:val="superscript"/>
        </w:rPr>
        <w:instrText>REF _Ref160614450 \r \h</w:instrText>
      </w:r>
      <w:r w:rsidR="00E70B2E" w:rsidRPr="00E70B2E">
        <w:rPr>
          <w:vertAlign w:val="superscript"/>
        </w:rPr>
        <w:instrText xml:space="preserve"> </w:instrText>
      </w:r>
      <w:r w:rsidR="00E70B2E">
        <w:rPr>
          <w:vertAlign w:val="superscript"/>
        </w:rPr>
        <w:instrText xml:space="preserve"> \* MERGEFORMAT </w:instrText>
      </w:r>
      <w:r w:rsidR="00E70B2E" w:rsidRPr="00E70B2E">
        <w:rPr>
          <w:vertAlign w:val="superscript"/>
        </w:rPr>
      </w:r>
      <w:r w:rsidR="00E70B2E" w:rsidRPr="00E70B2E">
        <w:rPr>
          <w:vertAlign w:val="superscript"/>
        </w:rPr>
        <w:fldChar w:fldCharType="separate"/>
      </w:r>
      <w:r w:rsidR="004C0C7C">
        <w:rPr>
          <w:vertAlign w:val="superscript"/>
        </w:rPr>
        <w:t>[4]</w:t>
      </w:r>
      <w:r w:rsidR="00E70B2E" w:rsidRPr="00E70B2E">
        <w:rPr>
          <w:vertAlign w:val="superscript"/>
        </w:rPr>
        <w:fldChar w:fldCharType="end"/>
      </w:r>
      <w:r w:rsidR="00E70B2E" w:rsidRPr="00EE12E6">
        <w:t xml:space="preserve"> </w:t>
      </w:r>
    </w:p>
    <w:p w14:paraId="593BB49B" w14:textId="358FDA74" w:rsidR="00247C49" w:rsidRPr="00EE12E6" w:rsidRDefault="001535F0" w:rsidP="00C16285">
      <w:pPr>
        <w:ind w:firstLine="420"/>
      </w:pPr>
      <w:r w:rsidRPr="00EE12E6">
        <w:rPr>
          <w:rFonts w:hint="eastAsia"/>
        </w:rPr>
        <w:t>于我国而言，既有</w:t>
      </w:r>
      <w:r w:rsidR="00660C0C" w:rsidRPr="00EE12E6">
        <w:rPr>
          <w:rFonts w:hint="eastAsia"/>
        </w:rPr>
        <w:t>的应对框架</w:t>
      </w:r>
      <w:r w:rsidR="006C2AD9">
        <w:rPr>
          <w:rFonts w:hint="eastAsia"/>
        </w:rPr>
        <w:t>在面对</w:t>
      </w:r>
      <w:proofErr w:type="gramStart"/>
      <w:r w:rsidR="008F02E7">
        <w:rPr>
          <w:rFonts w:hint="eastAsia"/>
        </w:rPr>
        <w:t>该</w:t>
      </w:r>
      <w:r w:rsidR="006C2AD9">
        <w:rPr>
          <w:rFonts w:hint="eastAsia"/>
        </w:rPr>
        <w:t>挑战</w:t>
      </w:r>
      <w:proofErr w:type="gramEnd"/>
      <w:r w:rsidR="006C2AD9">
        <w:rPr>
          <w:rFonts w:hint="eastAsia"/>
        </w:rPr>
        <w:t>时</w:t>
      </w:r>
      <w:r w:rsidR="005E7A37" w:rsidRPr="00EE12E6">
        <w:rPr>
          <w:rFonts w:hint="eastAsia"/>
        </w:rPr>
        <w:t>显得</w:t>
      </w:r>
      <w:r w:rsidR="009A04F7">
        <w:rPr>
          <w:rFonts w:hint="eastAsia"/>
        </w:rPr>
        <w:t>捉襟见肘</w:t>
      </w:r>
      <w:r w:rsidR="000B7FD9" w:rsidRPr="00EE12E6">
        <w:rPr>
          <w:rFonts w:hint="eastAsia"/>
        </w:rPr>
        <w:t>，</w:t>
      </w:r>
      <w:r w:rsidR="0011576B" w:rsidRPr="009A37D6">
        <w:rPr>
          <w:rFonts w:hint="eastAsia"/>
          <w:szCs w:val="20"/>
        </w:rPr>
        <w:t>究竟</w:t>
      </w:r>
      <w:r w:rsidR="000B7FD9" w:rsidRPr="0051085B">
        <w:rPr>
          <w:rFonts w:hint="eastAsia"/>
          <w:szCs w:val="20"/>
        </w:rPr>
        <w:t>高校学生何种使用</w:t>
      </w:r>
      <w:r w:rsidR="000B7FD9" w:rsidRPr="0051085B">
        <w:rPr>
          <w:szCs w:val="20"/>
        </w:rPr>
        <w:t>AIGC</w:t>
      </w:r>
      <w:r w:rsidR="000B7FD9" w:rsidRPr="0051085B">
        <w:rPr>
          <w:rFonts w:hint="eastAsia"/>
          <w:szCs w:val="20"/>
        </w:rPr>
        <w:t>的行为应当被允许</w:t>
      </w:r>
      <w:r w:rsidR="0011576B">
        <w:rPr>
          <w:rFonts w:hint="eastAsia"/>
          <w:szCs w:val="20"/>
        </w:rPr>
        <w:t>或</w:t>
      </w:r>
      <w:r w:rsidR="000B7FD9" w:rsidRPr="0051085B">
        <w:rPr>
          <w:rFonts w:hint="eastAsia"/>
          <w:szCs w:val="20"/>
        </w:rPr>
        <w:t>被禁止尚不明确</w:t>
      </w:r>
      <w:r w:rsidR="00247C49" w:rsidRPr="00EE12E6">
        <w:rPr>
          <w:rFonts w:hint="eastAsia"/>
        </w:rPr>
        <w:t>。</w:t>
      </w:r>
      <w:r w:rsidR="00144BEC" w:rsidRPr="00EE12E6">
        <w:rPr>
          <w:rFonts w:hint="eastAsia"/>
        </w:rPr>
        <w:t>面对</w:t>
      </w:r>
      <w:r w:rsidR="005C7DF5" w:rsidRPr="009A37D6">
        <w:rPr>
          <w:szCs w:val="20"/>
        </w:rPr>
        <w:t>AIGC</w:t>
      </w:r>
      <w:r w:rsidR="005C7DF5">
        <w:rPr>
          <w:rFonts w:hint="eastAsia"/>
          <w:szCs w:val="20"/>
        </w:rPr>
        <w:t>使用</w:t>
      </w:r>
      <w:r w:rsidR="00144BEC" w:rsidRPr="00EE12E6">
        <w:rPr>
          <w:rFonts w:hint="eastAsia"/>
        </w:rPr>
        <w:t>行为的认定和规制，有学者认为应当界定为</w:t>
      </w:r>
      <w:r w:rsidR="00692FB1" w:rsidRPr="00EE12E6">
        <w:rPr>
          <w:rFonts w:hint="eastAsia"/>
        </w:rPr>
        <w:t>学术</w:t>
      </w:r>
      <w:r w:rsidR="00144BEC" w:rsidRPr="00EE12E6">
        <w:rPr>
          <w:rFonts w:hint="eastAsia"/>
        </w:rPr>
        <w:t>剽窃，</w:t>
      </w:r>
      <w:r w:rsidR="008449F8" w:rsidRPr="008449F8">
        <w:rPr>
          <w:vertAlign w:val="superscript"/>
        </w:rPr>
        <w:fldChar w:fldCharType="begin"/>
      </w:r>
      <w:r w:rsidR="008449F8" w:rsidRPr="008449F8">
        <w:rPr>
          <w:vertAlign w:val="superscript"/>
        </w:rPr>
        <w:instrText xml:space="preserve"> </w:instrText>
      </w:r>
      <w:r w:rsidR="008449F8" w:rsidRPr="008449F8">
        <w:rPr>
          <w:rFonts w:hint="eastAsia"/>
          <w:vertAlign w:val="superscript"/>
        </w:rPr>
        <w:instrText>REF _Ref177738739 \r \h</w:instrText>
      </w:r>
      <w:r w:rsidR="008449F8" w:rsidRPr="008449F8">
        <w:rPr>
          <w:vertAlign w:val="superscript"/>
        </w:rPr>
        <w:instrText xml:space="preserve"> </w:instrText>
      </w:r>
      <w:r w:rsidR="008449F8">
        <w:rPr>
          <w:vertAlign w:val="superscript"/>
        </w:rPr>
        <w:instrText xml:space="preserve"> \* MERGEFORMAT </w:instrText>
      </w:r>
      <w:r w:rsidR="008449F8" w:rsidRPr="008449F8">
        <w:rPr>
          <w:vertAlign w:val="superscript"/>
        </w:rPr>
      </w:r>
      <w:r w:rsidR="008449F8" w:rsidRPr="008449F8">
        <w:rPr>
          <w:vertAlign w:val="superscript"/>
        </w:rPr>
        <w:fldChar w:fldCharType="separate"/>
      </w:r>
      <w:r w:rsidR="004C0C7C">
        <w:rPr>
          <w:vertAlign w:val="superscript"/>
        </w:rPr>
        <w:t>[5]</w:t>
      </w:r>
      <w:r w:rsidR="008449F8" w:rsidRPr="008449F8">
        <w:rPr>
          <w:vertAlign w:val="superscript"/>
        </w:rPr>
        <w:fldChar w:fldCharType="end"/>
      </w:r>
      <w:r w:rsidR="003F5513">
        <w:rPr>
          <w:rFonts w:hint="eastAsia"/>
          <w:vertAlign w:val="superscript"/>
        </w:rPr>
        <w:t xml:space="preserve"> </w:t>
      </w:r>
      <w:r w:rsidR="001A30AE" w:rsidRPr="00EE12E6">
        <w:rPr>
          <w:rFonts w:hint="eastAsia"/>
        </w:rPr>
        <w:t>应</w:t>
      </w:r>
      <w:r w:rsidR="00E5190D" w:rsidRPr="00EE12E6">
        <w:rPr>
          <w:rFonts w:hint="eastAsia"/>
        </w:rPr>
        <w:t>适用和</w:t>
      </w:r>
      <w:r w:rsidR="001A30AE" w:rsidRPr="00EE12E6">
        <w:rPr>
          <w:rFonts w:hint="eastAsia"/>
        </w:rPr>
        <w:t>升级</w:t>
      </w:r>
      <w:r w:rsidR="001B40A0">
        <w:rPr>
          <w:rFonts w:hint="eastAsia"/>
        </w:rPr>
        <w:t>该传统</w:t>
      </w:r>
      <w:r w:rsidR="001A30AE" w:rsidRPr="00EE12E6">
        <w:rPr>
          <w:rFonts w:hint="eastAsia"/>
        </w:rPr>
        <w:t>规制框架下的查重技术以</w:t>
      </w:r>
      <w:r w:rsidR="00E5190D" w:rsidRPr="00EE12E6">
        <w:rPr>
          <w:rFonts w:hint="eastAsia"/>
        </w:rPr>
        <w:t>化解</w:t>
      </w:r>
      <w:r w:rsidR="001A30AE" w:rsidRPr="00EE12E6">
        <w:rPr>
          <w:rFonts w:hint="eastAsia"/>
        </w:rPr>
        <w:t>危机</w:t>
      </w:r>
      <w:r w:rsidR="00144BEC" w:rsidRPr="00EE12E6">
        <w:rPr>
          <w:rFonts w:hint="eastAsia"/>
        </w:rPr>
        <w:t>。</w:t>
      </w:r>
      <w:r w:rsidR="008449F8" w:rsidRPr="008449F8">
        <w:rPr>
          <w:vertAlign w:val="superscript"/>
        </w:rPr>
        <w:fldChar w:fldCharType="begin"/>
      </w:r>
      <w:r w:rsidR="008449F8" w:rsidRPr="008449F8">
        <w:rPr>
          <w:vertAlign w:val="superscript"/>
        </w:rPr>
        <w:instrText xml:space="preserve"> </w:instrText>
      </w:r>
      <w:r w:rsidR="008449F8" w:rsidRPr="008449F8">
        <w:rPr>
          <w:rFonts w:hint="eastAsia"/>
          <w:vertAlign w:val="superscript"/>
        </w:rPr>
        <w:instrText>REF _Ref177738863 \r \h</w:instrText>
      </w:r>
      <w:r w:rsidR="008449F8" w:rsidRPr="008449F8">
        <w:rPr>
          <w:vertAlign w:val="superscript"/>
        </w:rPr>
        <w:instrText xml:space="preserve"> </w:instrText>
      </w:r>
      <w:r w:rsidR="008449F8">
        <w:rPr>
          <w:vertAlign w:val="superscript"/>
        </w:rPr>
        <w:instrText xml:space="preserve"> \* MERGEFORMAT </w:instrText>
      </w:r>
      <w:r w:rsidR="008449F8" w:rsidRPr="008449F8">
        <w:rPr>
          <w:vertAlign w:val="superscript"/>
        </w:rPr>
      </w:r>
      <w:r w:rsidR="008449F8" w:rsidRPr="008449F8">
        <w:rPr>
          <w:vertAlign w:val="superscript"/>
        </w:rPr>
        <w:fldChar w:fldCharType="separate"/>
      </w:r>
      <w:r w:rsidR="004C0C7C">
        <w:rPr>
          <w:vertAlign w:val="superscript"/>
        </w:rPr>
        <w:t>[6]</w:t>
      </w:r>
      <w:r w:rsidR="008449F8" w:rsidRPr="008449F8">
        <w:rPr>
          <w:vertAlign w:val="superscript"/>
        </w:rPr>
        <w:fldChar w:fldCharType="end"/>
      </w:r>
      <w:r w:rsidR="008449F8">
        <w:rPr>
          <w:rFonts w:hint="eastAsia"/>
          <w:vertAlign w:val="superscript"/>
        </w:rPr>
        <w:t xml:space="preserve"> </w:t>
      </w:r>
      <w:r w:rsidR="00144BEC" w:rsidRPr="00EE12E6">
        <w:rPr>
          <w:rFonts w:hint="eastAsia"/>
        </w:rPr>
        <w:t>然而</w:t>
      </w:r>
      <w:r w:rsidR="001A30AE" w:rsidRPr="00EE12E6">
        <w:rPr>
          <w:rFonts w:hint="eastAsia"/>
        </w:rPr>
        <w:t>，由于</w:t>
      </w:r>
      <w:r w:rsidR="001A30AE" w:rsidRPr="00EE12E6">
        <w:rPr>
          <w:rFonts w:hint="eastAsia"/>
        </w:rPr>
        <w:t>AIGC</w:t>
      </w:r>
      <w:r w:rsidR="001A30AE" w:rsidRPr="00EE12E6">
        <w:rPr>
          <w:rFonts w:hint="eastAsia"/>
        </w:rPr>
        <w:t>的混合性特征，</w:t>
      </w:r>
      <w:r w:rsidR="008449F8" w:rsidRPr="008449F8">
        <w:rPr>
          <w:vertAlign w:val="superscript"/>
        </w:rPr>
        <w:fldChar w:fldCharType="begin"/>
      </w:r>
      <w:r w:rsidR="008449F8" w:rsidRPr="008449F8">
        <w:rPr>
          <w:vertAlign w:val="superscript"/>
        </w:rPr>
        <w:instrText xml:space="preserve"> </w:instrText>
      </w:r>
      <w:r w:rsidR="008449F8" w:rsidRPr="008449F8">
        <w:rPr>
          <w:rFonts w:hint="eastAsia"/>
          <w:vertAlign w:val="superscript"/>
        </w:rPr>
        <w:instrText>REF _Ref177738902 \r \h</w:instrText>
      </w:r>
      <w:r w:rsidR="008449F8" w:rsidRPr="008449F8">
        <w:rPr>
          <w:vertAlign w:val="superscript"/>
        </w:rPr>
        <w:instrText xml:space="preserve"> </w:instrText>
      </w:r>
      <w:r w:rsidR="008449F8" w:rsidRPr="008449F8">
        <w:rPr>
          <w:vertAlign w:val="superscript"/>
        </w:rPr>
      </w:r>
      <w:r w:rsidR="008449F8" w:rsidRPr="008449F8">
        <w:rPr>
          <w:vertAlign w:val="superscript"/>
        </w:rPr>
        <w:fldChar w:fldCharType="separate"/>
      </w:r>
      <w:r w:rsidR="004C0C7C">
        <w:rPr>
          <w:vertAlign w:val="superscript"/>
        </w:rPr>
        <w:t>[7]</w:t>
      </w:r>
      <w:r w:rsidR="008449F8" w:rsidRPr="008449F8">
        <w:rPr>
          <w:vertAlign w:val="superscript"/>
        </w:rPr>
        <w:fldChar w:fldCharType="end"/>
      </w:r>
      <w:r w:rsidR="008449F8">
        <w:rPr>
          <w:rFonts w:hint="eastAsia"/>
          <w:vertAlign w:val="superscript"/>
        </w:rPr>
        <w:t xml:space="preserve"> </w:t>
      </w:r>
      <w:r w:rsidR="001A30AE" w:rsidRPr="00EE12E6">
        <w:rPr>
          <w:rFonts w:hint="eastAsia"/>
        </w:rPr>
        <w:t>其外观一般情况下并</w:t>
      </w:r>
      <w:r w:rsidR="00133F58" w:rsidRPr="00EE12E6">
        <w:rPr>
          <w:rFonts w:hint="eastAsia"/>
        </w:rPr>
        <w:t>非对</w:t>
      </w:r>
      <w:r w:rsidR="001A30AE" w:rsidRPr="00EE12E6">
        <w:rPr>
          <w:rFonts w:hint="eastAsia"/>
        </w:rPr>
        <w:t>他人原创性</w:t>
      </w:r>
      <w:r w:rsidR="00692FB1" w:rsidRPr="00EE12E6">
        <w:rPr>
          <w:rFonts w:hint="eastAsia"/>
        </w:rPr>
        <w:t>内容</w:t>
      </w:r>
      <w:r w:rsidR="00133F58" w:rsidRPr="00EE12E6">
        <w:rPr>
          <w:rFonts w:hint="eastAsia"/>
        </w:rPr>
        <w:t>的简单复制，</w:t>
      </w:r>
      <w:r w:rsidR="007A6A26" w:rsidRPr="00EE12E6">
        <w:rPr>
          <w:rFonts w:hint="eastAsia"/>
        </w:rPr>
        <w:t>致使其</w:t>
      </w:r>
      <w:r w:rsidR="00660C0C" w:rsidRPr="00EE12E6">
        <w:rPr>
          <w:rFonts w:hint="eastAsia"/>
        </w:rPr>
        <w:t>不仅难以</w:t>
      </w:r>
      <w:r w:rsidR="007A6A26" w:rsidRPr="00EE12E6">
        <w:rPr>
          <w:rFonts w:hint="eastAsia"/>
        </w:rPr>
        <w:t>被技术</w:t>
      </w:r>
      <w:r w:rsidR="00660C0C" w:rsidRPr="00EE12E6">
        <w:rPr>
          <w:rFonts w:hint="eastAsia"/>
        </w:rPr>
        <w:t>检测，</w:t>
      </w:r>
      <w:r w:rsidR="008449F8" w:rsidRPr="008449F8">
        <w:rPr>
          <w:rStyle w:val="ac"/>
        </w:rPr>
        <w:fldChar w:fldCharType="begin"/>
      </w:r>
      <w:r w:rsidR="008449F8" w:rsidRPr="008449F8">
        <w:rPr>
          <w:vertAlign w:val="superscript"/>
        </w:rPr>
        <w:instrText xml:space="preserve"> </w:instrText>
      </w:r>
      <w:r w:rsidR="008449F8" w:rsidRPr="008449F8">
        <w:rPr>
          <w:rFonts w:hint="eastAsia"/>
          <w:vertAlign w:val="superscript"/>
        </w:rPr>
        <w:instrText>REF _Ref177738909 \r \h</w:instrText>
      </w:r>
      <w:r w:rsidR="008449F8" w:rsidRPr="008449F8">
        <w:rPr>
          <w:vertAlign w:val="superscript"/>
        </w:rPr>
        <w:instrText xml:space="preserve"> </w:instrText>
      </w:r>
      <w:r w:rsidR="008449F8" w:rsidRPr="008449F8">
        <w:rPr>
          <w:rStyle w:val="ac"/>
        </w:rPr>
      </w:r>
      <w:r w:rsidR="008449F8" w:rsidRPr="008449F8">
        <w:rPr>
          <w:rStyle w:val="ac"/>
        </w:rPr>
        <w:fldChar w:fldCharType="separate"/>
      </w:r>
      <w:r w:rsidR="004C0C7C">
        <w:rPr>
          <w:vertAlign w:val="superscript"/>
        </w:rPr>
        <w:t>[8]</w:t>
      </w:r>
      <w:r w:rsidR="008449F8" w:rsidRPr="008449F8">
        <w:rPr>
          <w:rStyle w:val="ac"/>
        </w:rPr>
        <w:fldChar w:fldCharType="end"/>
      </w:r>
      <w:r w:rsidR="00E5190D" w:rsidRPr="00EE12E6">
        <w:rPr>
          <w:rFonts w:hint="eastAsia"/>
        </w:rPr>
        <w:t xml:space="preserve"> </w:t>
      </w:r>
      <w:r w:rsidR="00144BEC" w:rsidRPr="00EE12E6">
        <w:rPr>
          <w:rFonts w:hint="eastAsia"/>
        </w:rPr>
        <w:t>学生也完全可以主张</w:t>
      </w:r>
      <w:r w:rsidRPr="00EE12E6">
        <w:rPr>
          <w:rFonts w:hint="eastAsia"/>
        </w:rPr>
        <w:t>拥有</w:t>
      </w:r>
      <w:r w:rsidR="00144BEC" w:rsidRPr="00EE12E6">
        <w:rPr>
          <w:rFonts w:hint="eastAsia"/>
        </w:rPr>
        <w:t>该</w:t>
      </w:r>
      <w:r w:rsidR="00144BEC" w:rsidRPr="00EE12E6">
        <w:rPr>
          <w:rFonts w:hint="eastAsia"/>
        </w:rPr>
        <w:t>AIGC</w:t>
      </w:r>
      <w:r w:rsidRPr="00EE12E6">
        <w:rPr>
          <w:rFonts w:hint="eastAsia"/>
        </w:rPr>
        <w:t>完整权属</w:t>
      </w:r>
      <w:r w:rsidR="00144BEC" w:rsidRPr="00EE12E6">
        <w:rPr>
          <w:rFonts w:hint="eastAsia"/>
        </w:rPr>
        <w:t>，不存在</w:t>
      </w:r>
      <w:r w:rsidR="00144BEC" w:rsidRPr="00EE12E6">
        <w:rPr>
          <w:rFonts w:hint="eastAsia"/>
          <w:szCs w:val="20"/>
        </w:rPr>
        <w:t>剽窃“他人”或不“归认来源”的情况</w:t>
      </w:r>
      <w:r w:rsidR="00692FB1" w:rsidRPr="00EE12E6">
        <w:rPr>
          <w:rFonts w:hint="eastAsia"/>
        </w:rPr>
        <w:t>。</w:t>
      </w:r>
      <w:r w:rsidR="00660C0C" w:rsidRPr="00EE12E6">
        <w:rPr>
          <w:rFonts w:hint="eastAsia"/>
          <w:szCs w:val="20"/>
        </w:rPr>
        <w:t>2024</w:t>
      </w:r>
      <w:r w:rsidR="00660C0C" w:rsidRPr="00EE12E6">
        <w:rPr>
          <w:rFonts w:hint="eastAsia"/>
          <w:szCs w:val="20"/>
        </w:rPr>
        <w:t>年正式通过的《中华人民共和国学位法》</w:t>
      </w:r>
      <w:r w:rsidR="009440BD" w:rsidRPr="00EE12E6">
        <w:rPr>
          <w:rFonts w:hint="eastAsia"/>
          <w:szCs w:val="20"/>
        </w:rPr>
        <w:t>（以下简称“学位法”）</w:t>
      </w:r>
      <w:r w:rsidR="00660C0C" w:rsidRPr="00EE12E6">
        <w:rPr>
          <w:rFonts w:hint="eastAsia"/>
          <w:szCs w:val="20"/>
        </w:rPr>
        <w:t>在起草的过程中曾</w:t>
      </w:r>
      <w:r w:rsidR="00D226C6">
        <w:rPr>
          <w:rFonts w:hint="eastAsia"/>
          <w:szCs w:val="20"/>
        </w:rPr>
        <w:t>创设</w:t>
      </w:r>
      <w:r w:rsidR="00B24214" w:rsidRPr="00EE12E6">
        <w:rPr>
          <w:rFonts w:hint="eastAsia"/>
          <w:szCs w:val="20"/>
        </w:rPr>
        <w:t xml:space="preserve"> </w:t>
      </w:r>
      <w:r w:rsidR="00692FB1" w:rsidRPr="00EE12E6">
        <w:rPr>
          <w:rFonts w:hint="eastAsia"/>
          <w:szCs w:val="20"/>
        </w:rPr>
        <w:t>“人工智能代写”</w:t>
      </w:r>
      <w:r w:rsidR="00B24214">
        <w:rPr>
          <w:rFonts w:hint="eastAsia"/>
          <w:szCs w:val="20"/>
        </w:rPr>
        <w:t>的</w:t>
      </w:r>
      <w:r w:rsidR="00D226C6">
        <w:rPr>
          <w:rFonts w:hint="eastAsia"/>
          <w:szCs w:val="20"/>
        </w:rPr>
        <w:t>新</w:t>
      </w:r>
      <w:r w:rsidR="00B24214">
        <w:rPr>
          <w:rFonts w:hint="eastAsia"/>
          <w:szCs w:val="20"/>
        </w:rPr>
        <w:t>概念</w:t>
      </w:r>
      <w:r w:rsidR="00692FB1" w:rsidRPr="00EE12E6">
        <w:rPr>
          <w:rFonts w:hint="eastAsia"/>
          <w:szCs w:val="20"/>
        </w:rPr>
        <w:t>以应对学位论文中的</w:t>
      </w:r>
      <w:r w:rsidR="006E2443" w:rsidRPr="00EE12E6">
        <w:rPr>
          <w:rFonts w:hint="eastAsia"/>
          <w:szCs w:val="20"/>
        </w:rPr>
        <w:t>AIGC</w:t>
      </w:r>
      <w:r w:rsidR="00B24214">
        <w:rPr>
          <w:rFonts w:hint="eastAsia"/>
          <w:szCs w:val="20"/>
        </w:rPr>
        <w:t>危机</w:t>
      </w:r>
      <w:r w:rsidR="00D226C6">
        <w:rPr>
          <w:rFonts w:hint="eastAsia"/>
          <w:szCs w:val="20"/>
        </w:rPr>
        <w:t>，但</w:t>
      </w:r>
      <w:r w:rsidR="00692FB1" w:rsidRPr="00EE12E6">
        <w:rPr>
          <w:rFonts w:hint="eastAsia"/>
          <w:szCs w:val="20"/>
        </w:rPr>
        <w:t>正式法案并未采纳这一设想</w:t>
      </w:r>
      <w:r w:rsidR="00D226C6">
        <w:rPr>
          <w:rFonts w:hint="eastAsia"/>
          <w:szCs w:val="20"/>
        </w:rPr>
        <w:t>，</w:t>
      </w:r>
      <w:proofErr w:type="gramStart"/>
      <w:r w:rsidR="00D226C6">
        <w:rPr>
          <w:rFonts w:hint="eastAsia"/>
          <w:szCs w:val="20"/>
        </w:rPr>
        <w:t>且</w:t>
      </w:r>
      <w:r w:rsidR="00336BF3">
        <w:rPr>
          <w:rFonts w:hint="eastAsia"/>
          <w:szCs w:val="20"/>
        </w:rPr>
        <w:t>立法</w:t>
      </w:r>
      <w:proofErr w:type="gramEnd"/>
      <w:r w:rsidR="00336BF3">
        <w:rPr>
          <w:rFonts w:hint="eastAsia"/>
          <w:szCs w:val="20"/>
        </w:rPr>
        <w:t>者</w:t>
      </w:r>
      <w:r w:rsidR="00D226C6">
        <w:rPr>
          <w:rFonts w:hint="eastAsia"/>
          <w:szCs w:val="20"/>
        </w:rPr>
        <w:t>自始至终没有阐明</w:t>
      </w:r>
      <w:r w:rsidR="009A04F7">
        <w:rPr>
          <w:rFonts w:hint="eastAsia"/>
          <w:szCs w:val="20"/>
        </w:rPr>
        <w:t>何种</w:t>
      </w:r>
      <w:r w:rsidR="009A04F7">
        <w:rPr>
          <w:rFonts w:hint="eastAsia"/>
          <w:szCs w:val="20"/>
        </w:rPr>
        <w:t>AIGC</w:t>
      </w:r>
      <w:r w:rsidR="003840E0">
        <w:rPr>
          <w:rFonts w:hint="eastAsia"/>
          <w:szCs w:val="20"/>
        </w:rPr>
        <w:t>使用</w:t>
      </w:r>
      <w:r w:rsidR="009A04F7">
        <w:rPr>
          <w:rFonts w:hint="eastAsia"/>
          <w:szCs w:val="20"/>
        </w:rPr>
        <w:t>行为可被认定</w:t>
      </w:r>
      <w:r w:rsidR="007A4263">
        <w:rPr>
          <w:rFonts w:hint="eastAsia"/>
          <w:szCs w:val="20"/>
        </w:rPr>
        <w:t>为</w:t>
      </w:r>
      <w:r w:rsidR="003265C2" w:rsidRPr="00EE12E6">
        <w:rPr>
          <w:rFonts w:hint="eastAsia"/>
          <w:szCs w:val="20"/>
        </w:rPr>
        <w:t>“人工智能代写”</w:t>
      </w:r>
      <w:r w:rsidR="00692FB1" w:rsidRPr="00EE12E6">
        <w:rPr>
          <w:rFonts w:hint="eastAsia"/>
          <w:szCs w:val="20"/>
        </w:rPr>
        <w:t>。</w:t>
      </w:r>
      <w:r w:rsidR="009440BD" w:rsidRPr="00EE12E6">
        <w:rPr>
          <w:rFonts w:hint="eastAsia"/>
          <w:szCs w:val="20"/>
        </w:rPr>
        <w:t>我国</w:t>
      </w:r>
      <w:r w:rsidR="000029BB">
        <w:rPr>
          <w:rFonts w:hint="eastAsia"/>
          <w:szCs w:val="20"/>
        </w:rPr>
        <w:t>当前</w:t>
      </w:r>
      <w:r w:rsidR="003C0A3C">
        <w:rPr>
          <w:rFonts w:hint="eastAsia"/>
          <w:szCs w:val="20"/>
        </w:rPr>
        <w:t>已</w:t>
      </w:r>
      <w:r w:rsidR="009440BD" w:rsidRPr="00EE12E6">
        <w:rPr>
          <w:rFonts w:hint="eastAsia"/>
          <w:szCs w:val="20"/>
        </w:rPr>
        <w:t>有个</w:t>
      </w:r>
      <w:r w:rsidR="009A04F7">
        <w:rPr>
          <w:rFonts w:hint="eastAsia"/>
          <w:szCs w:val="20"/>
        </w:rPr>
        <w:t>别</w:t>
      </w:r>
      <w:r w:rsidR="009440BD" w:rsidRPr="00EE12E6">
        <w:rPr>
          <w:rFonts w:hint="eastAsia"/>
          <w:szCs w:val="20"/>
        </w:rPr>
        <w:t>高校</w:t>
      </w:r>
      <w:r w:rsidR="00C16285" w:rsidRPr="00EE12E6">
        <w:rPr>
          <w:rFonts w:hint="eastAsia"/>
          <w:szCs w:val="20"/>
        </w:rPr>
        <w:t>依据</w:t>
      </w:r>
      <w:r w:rsidR="009440BD" w:rsidRPr="00EE12E6">
        <w:rPr>
          <w:rFonts w:hint="eastAsia"/>
          <w:szCs w:val="20"/>
        </w:rPr>
        <w:t>学位法</w:t>
      </w:r>
      <w:r w:rsidR="00E7294D">
        <w:rPr>
          <w:rFonts w:hint="eastAsia"/>
          <w:szCs w:val="20"/>
        </w:rPr>
        <w:t>规定</w:t>
      </w:r>
      <w:r w:rsidR="003C0A3C">
        <w:rPr>
          <w:rFonts w:hint="eastAsia"/>
          <w:szCs w:val="20"/>
        </w:rPr>
        <w:t>的</w:t>
      </w:r>
      <w:r w:rsidR="009440BD" w:rsidRPr="00EE12E6">
        <w:rPr>
          <w:rFonts w:hint="eastAsia"/>
          <w:szCs w:val="20"/>
        </w:rPr>
        <w:t>“代写”</w:t>
      </w:r>
      <w:r w:rsidR="009A04F7">
        <w:rPr>
          <w:rFonts w:hint="eastAsia"/>
          <w:szCs w:val="20"/>
        </w:rPr>
        <w:t>概念</w:t>
      </w:r>
      <w:r w:rsidR="00047888">
        <w:rPr>
          <w:rFonts w:hint="eastAsia"/>
          <w:szCs w:val="20"/>
        </w:rPr>
        <w:t>，</w:t>
      </w:r>
      <w:r w:rsidR="009440BD" w:rsidRPr="00EE12E6">
        <w:rPr>
          <w:rFonts w:hint="eastAsia"/>
          <w:szCs w:val="20"/>
        </w:rPr>
        <w:t>仿照过去的重复率要求</w:t>
      </w:r>
      <w:r w:rsidR="001F0673" w:rsidRPr="00EE12E6">
        <w:rPr>
          <w:rFonts w:hint="eastAsia"/>
          <w:szCs w:val="20"/>
        </w:rPr>
        <w:t>思路</w:t>
      </w:r>
      <w:r w:rsidR="009440BD" w:rsidRPr="00EE12E6">
        <w:rPr>
          <w:rFonts w:hint="eastAsia"/>
          <w:szCs w:val="20"/>
        </w:rPr>
        <w:t>，针对学位论文</w:t>
      </w:r>
      <w:r w:rsidR="00EA3328">
        <w:rPr>
          <w:rFonts w:hint="eastAsia"/>
          <w:szCs w:val="20"/>
        </w:rPr>
        <w:t>提出</w:t>
      </w:r>
      <w:r w:rsidR="009440BD" w:rsidRPr="00EE12E6">
        <w:rPr>
          <w:rFonts w:hint="eastAsia"/>
          <w:szCs w:val="20"/>
        </w:rPr>
        <w:t>了</w:t>
      </w:r>
      <w:r w:rsidR="00EA3328" w:rsidRPr="00EE12E6" w:rsidDel="00EA3328">
        <w:rPr>
          <w:rFonts w:hint="eastAsia"/>
          <w:szCs w:val="20"/>
        </w:rPr>
        <w:t xml:space="preserve"> </w:t>
      </w:r>
      <w:r w:rsidR="009440BD" w:rsidRPr="00EE12E6">
        <w:rPr>
          <w:rFonts w:hint="eastAsia"/>
          <w:szCs w:val="20"/>
        </w:rPr>
        <w:t>“</w:t>
      </w:r>
      <w:r w:rsidR="009440BD" w:rsidRPr="00EE12E6">
        <w:rPr>
          <w:rFonts w:hint="eastAsia"/>
          <w:szCs w:val="20"/>
        </w:rPr>
        <w:t>AIGC</w:t>
      </w:r>
      <w:r w:rsidR="009440BD" w:rsidRPr="00EE12E6">
        <w:rPr>
          <w:rFonts w:hint="eastAsia"/>
          <w:szCs w:val="20"/>
        </w:rPr>
        <w:t>相似度”要求。</w:t>
      </w:r>
      <w:r w:rsidR="00EE541B" w:rsidRPr="00EE541B">
        <w:rPr>
          <w:szCs w:val="20"/>
          <w:vertAlign w:val="superscript"/>
        </w:rPr>
        <w:fldChar w:fldCharType="begin"/>
      </w:r>
      <w:r w:rsidR="00EE541B" w:rsidRPr="00EE541B">
        <w:rPr>
          <w:szCs w:val="20"/>
          <w:vertAlign w:val="superscript"/>
        </w:rPr>
        <w:instrText xml:space="preserve"> </w:instrText>
      </w:r>
      <w:r w:rsidR="00EE541B" w:rsidRPr="00EE541B">
        <w:rPr>
          <w:rFonts w:hint="eastAsia"/>
          <w:szCs w:val="20"/>
          <w:vertAlign w:val="superscript"/>
        </w:rPr>
        <w:instrText>REF _Ref178084388 \r \h</w:instrText>
      </w:r>
      <w:r w:rsidR="00EE541B" w:rsidRPr="00EE541B">
        <w:rPr>
          <w:szCs w:val="20"/>
          <w:vertAlign w:val="superscript"/>
        </w:rPr>
        <w:instrText xml:space="preserve">  \* MERGEFORMAT </w:instrText>
      </w:r>
      <w:r w:rsidR="00EE541B" w:rsidRPr="00EE541B">
        <w:rPr>
          <w:szCs w:val="20"/>
          <w:vertAlign w:val="superscript"/>
        </w:rPr>
      </w:r>
      <w:r w:rsidR="00EE541B" w:rsidRPr="00EE541B">
        <w:rPr>
          <w:szCs w:val="20"/>
          <w:vertAlign w:val="superscript"/>
        </w:rPr>
        <w:fldChar w:fldCharType="separate"/>
      </w:r>
      <w:r w:rsidR="004C0C7C">
        <w:rPr>
          <w:rFonts w:hint="eastAsia"/>
          <w:szCs w:val="20"/>
          <w:vertAlign w:val="superscript"/>
        </w:rPr>
        <w:t>①</w:t>
      </w:r>
      <w:r w:rsidR="00EE541B" w:rsidRPr="00EE541B">
        <w:rPr>
          <w:szCs w:val="20"/>
          <w:vertAlign w:val="superscript"/>
        </w:rPr>
        <w:fldChar w:fldCharType="end"/>
      </w:r>
      <w:r w:rsidR="00EE541B">
        <w:rPr>
          <w:rFonts w:hint="eastAsia"/>
          <w:szCs w:val="20"/>
          <w:vertAlign w:val="superscript"/>
        </w:rPr>
        <w:t xml:space="preserve"> </w:t>
      </w:r>
      <w:r w:rsidR="00EA3328">
        <w:rPr>
          <w:rFonts w:hint="eastAsia"/>
          <w:szCs w:val="20"/>
        </w:rPr>
        <w:t>但</w:t>
      </w:r>
      <w:r w:rsidR="009A04F7">
        <w:rPr>
          <w:rFonts w:hint="eastAsia"/>
          <w:szCs w:val="20"/>
        </w:rPr>
        <w:t>上述规定</w:t>
      </w:r>
      <w:r w:rsidR="00E66790">
        <w:rPr>
          <w:rFonts w:hint="eastAsia"/>
          <w:szCs w:val="20"/>
        </w:rPr>
        <w:t>或政策</w:t>
      </w:r>
      <w:r w:rsidR="009A04F7">
        <w:rPr>
          <w:rFonts w:hint="eastAsia"/>
          <w:szCs w:val="20"/>
        </w:rPr>
        <w:t>均只</w:t>
      </w:r>
      <w:r w:rsidR="006F3D64">
        <w:rPr>
          <w:rFonts w:hint="eastAsia"/>
          <w:szCs w:val="20"/>
        </w:rPr>
        <w:t>针对</w:t>
      </w:r>
      <w:r w:rsidR="009A04F7">
        <w:rPr>
          <w:rFonts w:hint="eastAsia"/>
          <w:szCs w:val="20"/>
        </w:rPr>
        <w:t>学位论文</w:t>
      </w:r>
      <w:r w:rsidR="00573BA0">
        <w:rPr>
          <w:rFonts w:hint="eastAsia"/>
          <w:szCs w:val="20"/>
        </w:rPr>
        <w:t>而忽略了</w:t>
      </w:r>
      <w:r w:rsidR="009A04F7">
        <w:rPr>
          <w:rFonts w:hint="eastAsia"/>
          <w:szCs w:val="20"/>
        </w:rPr>
        <w:t>日常教学。</w:t>
      </w:r>
      <w:r w:rsidR="00967A56">
        <w:rPr>
          <w:rFonts w:hint="eastAsia"/>
          <w:szCs w:val="20"/>
        </w:rPr>
        <w:t>可见</w:t>
      </w:r>
      <w:r w:rsidR="009A04F7">
        <w:rPr>
          <w:rFonts w:hint="eastAsia"/>
          <w:szCs w:val="20"/>
        </w:rPr>
        <w:t>，</w:t>
      </w:r>
      <w:r w:rsidR="009440BD" w:rsidRPr="00EE12E6">
        <w:rPr>
          <w:rFonts w:hint="eastAsia"/>
          <w:szCs w:val="20"/>
        </w:rPr>
        <w:t>无论是日常教学还是学位</w:t>
      </w:r>
      <w:r w:rsidR="009A04F7">
        <w:rPr>
          <w:rFonts w:hint="eastAsia"/>
          <w:szCs w:val="20"/>
        </w:rPr>
        <w:t>论文</w:t>
      </w:r>
      <w:r w:rsidR="009440BD" w:rsidRPr="00EE12E6">
        <w:rPr>
          <w:rFonts w:hint="eastAsia"/>
          <w:szCs w:val="20"/>
        </w:rPr>
        <w:t>，</w:t>
      </w:r>
      <w:r w:rsidR="00E5190D" w:rsidRPr="00EE12E6">
        <w:rPr>
          <w:rFonts w:hint="eastAsia"/>
          <w:szCs w:val="20"/>
        </w:rPr>
        <w:t>国内</w:t>
      </w:r>
      <w:r w:rsidR="009440BD" w:rsidRPr="00EE12E6">
        <w:rPr>
          <w:rFonts w:hint="eastAsia"/>
          <w:szCs w:val="20"/>
        </w:rPr>
        <w:t>绝大部分高校对这一问题都尚未做出明确回应</w:t>
      </w:r>
      <w:r w:rsidR="000B7FD9" w:rsidRPr="00EE12E6">
        <w:rPr>
          <w:rFonts w:hint="eastAsia"/>
          <w:szCs w:val="20"/>
        </w:rPr>
        <w:t>。</w:t>
      </w:r>
      <w:r w:rsidR="009A04F7">
        <w:rPr>
          <w:rFonts w:hint="eastAsia"/>
          <w:szCs w:val="20"/>
        </w:rPr>
        <w:t>可以说，</w:t>
      </w:r>
      <w:r w:rsidR="00000CF0" w:rsidRPr="00EE12E6">
        <w:rPr>
          <w:rFonts w:hint="eastAsia"/>
        </w:rPr>
        <w:t>我国高等教育</w:t>
      </w:r>
      <w:r w:rsidR="00247C49" w:rsidRPr="00EE12E6">
        <w:rPr>
          <w:rFonts w:hint="eastAsia"/>
        </w:rPr>
        <w:t>在这一问题上存在一定程度的</w:t>
      </w:r>
      <w:r w:rsidR="00000CF0" w:rsidRPr="00EE12E6">
        <w:rPr>
          <w:rFonts w:hint="eastAsia"/>
        </w:rPr>
        <w:t>制度</w:t>
      </w:r>
      <w:r w:rsidR="00144BEC" w:rsidRPr="00EE12E6">
        <w:rPr>
          <w:rFonts w:hint="eastAsia"/>
        </w:rPr>
        <w:t>缺位</w:t>
      </w:r>
      <w:r w:rsidR="00247C49" w:rsidRPr="00EE12E6">
        <w:rPr>
          <w:rFonts w:hint="eastAsia"/>
        </w:rPr>
        <w:t>。</w:t>
      </w:r>
    </w:p>
    <w:p w14:paraId="2EBE45DF" w14:textId="5818DB7F" w:rsidR="00090942" w:rsidRDefault="00C16285" w:rsidP="00AE3B8F">
      <w:pPr>
        <w:ind w:firstLine="420"/>
      </w:pPr>
      <w:r w:rsidRPr="00EE12E6">
        <w:rPr>
          <w:rFonts w:hint="eastAsia"/>
        </w:rPr>
        <w:t>海外高校由于不存在</w:t>
      </w:r>
      <w:r w:rsidR="00DB27EE" w:rsidRPr="00EE12E6">
        <w:rPr>
          <w:rFonts w:hint="eastAsia"/>
        </w:rPr>
        <w:t>接触和</w:t>
      </w:r>
      <w:r w:rsidR="001F0673" w:rsidRPr="00EE12E6">
        <w:rPr>
          <w:rFonts w:hint="eastAsia"/>
        </w:rPr>
        <w:t>使用生成式人工智能的障碍，从一开始就不得不</w:t>
      </w:r>
      <w:r w:rsidR="006066EB" w:rsidRPr="00EE12E6">
        <w:rPr>
          <w:rFonts w:hint="eastAsia"/>
        </w:rPr>
        <w:t>积极应对这一问题，因而考察海外高校</w:t>
      </w:r>
      <w:r w:rsidR="008A6BA1">
        <w:rPr>
          <w:rFonts w:hint="eastAsia"/>
        </w:rPr>
        <w:t>几年来</w:t>
      </w:r>
      <w:r w:rsidR="006066EB" w:rsidRPr="00EE12E6">
        <w:rPr>
          <w:rFonts w:hint="eastAsia"/>
        </w:rPr>
        <w:t>的</w:t>
      </w:r>
      <w:r w:rsidR="00327145">
        <w:rPr>
          <w:rFonts w:hint="eastAsia"/>
        </w:rPr>
        <w:t>应对</w:t>
      </w:r>
      <w:r w:rsidR="006066EB" w:rsidRPr="00EE12E6">
        <w:rPr>
          <w:rFonts w:hint="eastAsia"/>
        </w:rPr>
        <w:t>做法</w:t>
      </w:r>
      <w:r w:rsidR="00DB27EE" w:rsidRPr="00EE12E6">
        <w:rPr>
          <w:rFonts w:hint="eastAsia"/>
        </w:rPr>
        <w:t>与</w:t>
      </w:r>
      <w:r w:rsidR="006066EB" w:rsidRPr="00EE12E6">
        <w:rPr>
          <w:rFonts w:hint="eastAsia"/>
        </w:rPr>
        <w:t>经验教训有</w:t>
      </w:r>
      <w:r w:rsidR="000B7FD9" w:rsidRPr="00EE12E6">
        <w:rPr>
          <w:rFonts w:hint="eastAsia"/>
        </w:rPr>
        <w:t>着</w:t>
      </w:r>
      <w:r w:rsidR="006066EB" w:rsidRPr="00EE12E6">
        <w:rPr>
          <w:rFonts w:hint="eastAsia"/>
        </w:rPr>
        <w:t>较大的</w:t>
      </w:r>
      <w:r w:rsidR="00DB27EE" w:rsidRPr="00EE12E6">
        <w:rPr>
          <w:rFonts w:hint="eastAsia"/>
        </w:rPr>
        <w:t>借鉴</w:t>
      </w:r>
      <w:r w:rsidR="006066EB" w:rsidRPr="00EE12E6">
        <w:rPr>
          <w:rFonts w:hint="eastAsia"/>
        </w:rPr>
        <w:t>价值。</w:t>
      </w:r>
      <w:r w:rsidR="003265C2" w:rsidRPr="00EE12E6">
        <w:rPr>
          <w:rFonts w:hint="eastAsia"/>
        </w:rPr>
        <w:t>自</w:t>
      </w:r>
      <w:r w:rsidR="003265C2" w:rsidRPr="00EE12E6">
        <w:rPr>
          <w:rFonts w:hint="eastAsia"/>
        </w:rPr>
        <w:t>ChatGPT</w:t>
      </w:r>
      <w:r w:rsidR="003265C2" w:rsidRPr="00EE12E6">
        <w:rPr>
          <w:rFonts w:hint="eastAsia"/>
        </w:rPr>
        <w:t>跃入公众视野以来</w:t>
      </w:r>
      <w:r w:rsidR="000B7FD9" w:rsidRPr="00EE12E6">
        <w:rPr>
          <w:rFonts w:hint="eastAsia"/>
        </w:rPr>
        <w:t>，</w:t>
      </w:r>
      <w:r w:rsidR="003265C2" w:rsidRPr="00EE12E6">
        <w:rPr>
          <w:rFonts w:hint="eastAsia"/>
        </w:rPr>
        <w:t>已有</w:t>
      </w:r>
      <w:r w:rsidR="000B7FD9" w:rsidRPr="00EE12E6">
        <w:rPr>
          <w:rFonts w:hint="eastAsia"/>
        </w:rPr>
        <w:t>不少学者围绕高等教育的生成式人工智能应对策略</w:t>
      </w:r>
      <w:r w:rsidR="001F4B10">
        <w:rPr>
          <w:rFonts w:hint="eastAsia"/>
        </w:rPr>
        <w:t>在</w:t>
      </w:r>
      <w:r w:rsidR="001F4B10" w:rsidRPr="00EE12E6">
        <w:rPr>
          <w:rFonts w:hint="eastAsia"/>
        </w:rPr>
        <w:t>国际视野下</w:t>
      </w:r>
      <w:r w:rsidR="000B7FD9" w:rsidRPr="00EE12E6">
        <w:rPr>
          <w:rFonts w:hint="eastAsia"/>
        </w:rPr>
        <w:t>展开比较研究</w:t>
      </w:r>
      <w:r w:rsidR="00863602">
        <w:rPr>
          <w:rFonts w:hint="eastAsia"/>
        </w:rPr>
        <w:t>并</w:t>
      </w:r>
      <w:r w:rsidR="000B7FD9" w:rsidRPr="00EE12E6">
        <w:rPr>
          <w:rFonts w:hint="eastAsia"/>
        </w:rPr>
        <w:t>取得一定进展。</w:t>
      </w:r>
      <w:r w:rsidR="00C22325">
        <w:rPr>
          <w:rFonts w:hint="eastAsia"/>
        </w:rPr>
        <w:t>例如，</w:t>
      </w:r>
      <w:r w:rsidR="006066EB" w:rsidRPr="00EE12E6">
        <w:rPr>
          <w:rFonts w:hint="eastAsia"/>
        </w:rPr>
        <w:t>有学者</w:t>
      </w:r>
      <w:r w:rsidR="001F4B10">
        <w:rPr>
          <w:rFonts w:hint="eastAsia"/>
        </w:rPr>
        <w:t>研究了</w:t>
      </w:r>
      <w:r w:rsidR="00C22325">
        <w:rPr>
          <w:rFonts w:hint="eastAsia"/>
        </w:rPr>
        <w:t>大量</w:t>
      </w:r>
      <w:r w:rsidR="004D1979" w:rsidRPr="00EE12E6">
        <w:rPr>
          <w:rFonts w:hint="eastAsia"/>
        </w:rPr>
        <w:t>国家</w:t>
      </w:r>
      <w:r w:rsidR="00C22325">
        <w:rPr>
          <w:rFonts w:hint="eastAsia"/>
        </w:rPr>
        <w:t>乃至</w:t>
      </w:r>
      <w:r w:rsidR="004D1979" w:rsidRPr="00EE12E6">
        <w:rPr>
          <w:rFonts w:hint="eastAsia"/>
        </w:rPr>
        <w:t>国际组织</w:t>
      </w:r>
      <w:r w:rsidR="00327145">
        <w:rPr>
          <w:rFonts w:hint="eastAsia"/>
        </w:rPr>
        <w:t>应对</w:t>
      </w:r>
      <w:proofErr w:type="gramStart"/>
      <w:r w:rsidR="00327145">
        <w:rPr>
          <w:rFonts w:hint="eastAsia"/>
        </w:rPr>
        <w:t>该挑战</w:t>
      </w:r>
      <w:proofErr w:type="gramEnd"/>
      <w:r w:rsidR="004D1979" w:rsidRPr="00EE12E6">
        <w:rPr>
          <w:rFonts w:hint="eastAsia"/>
        </w:rPr>
        <w:t>的纲领性文件。</w:t>
      </w:r>
      <w:r w:rsidR="008449F8" w:rsidRPr="008449F8">
        <w:rPr>
          <w:rStyle w:val="ac"/>
        </w:rPr>
        <w:fldChar w:fldCharType="begin"/>
      </w:r>
      <w:r w:rsidR="008449F8" w:rsidRPr="008449F8">
        <w:rPr>
          <w:vertAlign w:val="superscript"/>
        </w:rPr>
        <w:instrText xml:space="preserve"> </w:instrText>
      </w:r>
      <w:r w:rsidR="008449F8" w:rsidRPr="008449F8">
        <w:rPr>
          <w:rFonts w:hint="eastAsia"/>
          <w:vertAlign w:val="superscript"/>
        </w:rPr>
        <w:instrText>REF _Ref177738980 \r \h</w:instrText>
      </w:r>
      <w:r w:rsidR="008449F8" w:rsidRPr="008449F8">
        <w:rPr>
          <w:vertAlign w:val="superscript"/>
        </w:rPr>
        <w:instrText xml:space="preserve"> </w:instrText>
      </w:r>
      <w:r w:rsidR="008449F8" w:rsidRPr="008449F8">
        <w:rPr>
          <w:rStyle w:val="ac"/>
        </w:rPr>
      </w:r>
      <w:r w:rsidR="008449F8" w:rsidRPr="008449F8">
        <w:rPr>
          <w:rStyle w:val="ac"/>
        </w:rPr>
        <w:fldChar w:fldCharType="separate"/>
      </w:r>
      <w:r w:rsidR="004C0C7C">
        <w:rPr>
          <w:vertAlign w:val="superscript"/>
        </w:rPr>
        <w:t>[9]</w:t>
      </w:r>
      <w:r w:rsidR="008449F8" w:rsidRPr="008449F8">
        <w:rPr>
          <w:rStyle w:val="ac"/>
        </w:rPr>
        <w:fldChar w:fldCharType="end"/>
      </w:r>
      <w:r w:rsidR="003F5513">
        <w:rPr>
          <w:rFonts w:hint="eastAsia"/>
        </w:rPr>
        <w:t xml:space="preserve"> </w:t>
      </w:r>
      <w:r w:rsidR="006618D0">
        <w:rPr>
          <w:rFonts w:hint="eastAsia"/>
        </w:rPr>
        <w:t>而</w:t>
      </w:r>
      <w:r w:rsidR="00C22325">
        <w:rPr>
          <w:rFonts w:hint="eastAsia"/>
        </w:rPr>
        <w:t>由于</w:t>
      </w:r>
      <w:r w:rsidR="004D1979" w:rsidRPr="00EE12E6">
        <w:rPr>
          <w:rFonts w:hint="eastAsia"/>
        </w:rPr>
        <w:t>纲领性文件较为宏观</w:t>
      </w:r>
      <w:r w:rsidR="0028270D">
        <w:rPr>
          <w:rFonts w:hint="eastAsia"/>
        </w:rPr>
        <w:t>，对高校往往</w:t>
      </w:r>
      <w:r w:rsidR="004D1979" w:rsidRPr="00EE12E6">
        <w:rPr>
          <w:rFonts w:hint="eastAsia"/>
        </w:rPr>
        <w:t>缺乏具体指导</w:t>
      </w:r>
      <w:r w:rsidR="0028270D">
        <w:rPr>
          <w:rFonts w:hint="eastAsia"/>
        </w:rPr>
        <w:t>价值</w:t>
      </w:r>
      <w:r w:rsidR="00C22325">
        <w:rPr>
          <w:rFonts w:hint="eastAsia"/>
        </w:rPr>
        <w:t>，</w:t>
      </w:r>
      <w:r w:rsidR="006B0263">
        <w:rPr>
          <w:rFonts w:hint="eastAsia"/>
        </w:rPr>
        <w:t>有的</w:t>
      </w:r>
      <w:r w:rsidR="00EE12E6">
        <w:rPr>
          <w:rFonts w:hint="eastAsia"/>
        </w:rPr>
        <w:t>学者</w:t>
      </w:r>
      <w:r w:rsidR="00C22325">
        <w:rPr>
          <w:rFonts w:hint="eastAsia"/>
        </w:rPr>
        <w:t>遂</w:t>
      </w:r>
      <w:r w:rsidR="00931A43">
        <w:rPr>
          <w:rFonts w:hint="eastAsia"/>
        </w:rPr>
        <w:t>将研究视角转向</w:t>
      </w:r>
      <w:r w:rsidR="006322B4">
        <w:rPr>
          <w:rFonts w:hint="eastAsia"/>
        </w:rPr>
        <w:t>具体国家高校的</w:t>
      </w:r>
      <w:r w:rsidR="00931A43">
        <w:rPr>
          <w:rFonts w:hint="eastAsia"/>
        </w:rPr>
        <w:t>应对策略</w:t>
      </w:r>
      <w:r w:rsidR="006322B4">
        <w:rPr>
          <w:rFonts w:hint="eastAsia"/>
        </w:rPr>
        <w:t>。然而，这些研究主要</w:t>
      </w:r>
      <w:r w:rsidR="006B0263">
        <w:rPr>
          <w:rFonts w:hint="eastAsia"/>
        </w:rPr>
        <w:t>针对</w:t>
      </w:r>
      <w:r w:rsidR="006322B4">
        <w:rPr>
          <w:rFonts w:hint="eastAsia"/>
        </w:rPr>
        <w:t>英美</w:t>
      </w:r>
      <w:r w:rsidR="00942E31" w:rsidRPr="00942E31">
        <w:rPr>
          <w:rStyle w:val="ac"/>
        </w:rPr>
        <w:fldChar w:fldCharType="begin"/>
      </w:r>
      <w:r w:rsidR="00942E31" w:rsidRPr="00942E31">
        <w:rPr>
          <w:vertAlign w:val="superscript"/>
        </w:rPr>
        <w:instrText xml:space="preserve"> </w:instrText>
      </w:r>
      <w:r w:rsidR="00942E31" w:rsidRPr="00942E31">
        <w:rPr>
          <w:rFonts w:hint="eastAsia"/>
          <w:vertAlign w:val="superscript"/>
        </w:rPr>
        <w:instrText>REF _Ref177739079 \r \h</w:instrText>
      </w:r>
      <w:r w:rsidR="00942E31" w:rsidRPr="00942E31">
        <w:rPr>
          <w:vertAlign w:val="superscript"/>
        </w:rPr>
        <w:instrText xml:space="preserve"> </w:instrText>
      </w:r>
      <w:r w:rsidR="00942E31" w:rsidRPr="00942E31">
        <w:rPr>
          <w:rStyle w:val="ac"/>
        </w:rPr>
      </w:r>
      <w:r w:rsidR="00942E31" w:rsidRPr="00942E31">
        <w:rPr>
          <w:rStyle w:val="ac"/>
        </w:rPr>
        <w:fldChar w:fldCharType="separate"/>
      </w:r>
      <w:r w:rsidR="004C0C7C">
        <w:rPr>
          <w:vertAlign w:val="superscript"/>
        </w:rPr>
        <w:t>[10]</w:t>
      </w:r>
      <w:r w:rsidR="00942E31" w:rsidRPr="00942E31">
        <w:rPr>
          <w:rStyle w:val="ac"/>
        </w:rPr>
        <w:fldChar w:fldCharType="end"/>
      </w:r>
      <w:r w:rsidR="006322B4">
        <w:rPr>
          <w:rFonts w:hint="eastAsia"/>
        </w:rPr>
        <w:t>或</w:t>
      </w:r>
      <w:r w:rsidR="00DF3F53">
        <w:rPr>
          <w:rFonts w:hint="eastAsia"/>
        </w:rPr>
        <w:t>单单</w:t>
      </w:r>
      <w:r w:rsidR="006322B4">
        <w:rPr>
          <w:rFonts w:hint="eastAsia"/>
        </w:rPr>
        <w:t>美国的</w:t>
      </w:r>
      <w:r w:rsidR="00090942">
        <w:rPr>
          <w:rFonts w:hint="eastAsia"/>
        </w:rPr>
        <w:t>著名高校</w:t>
      </w:r>
      <w:r w:rsidR="00942E31" w:rsidRPr="00942E31">
        <w:rPr>
          <w:rStyle w:val="ac"/>
        </w:rPr>
        <w:fldChar w:fldCharType="begin"/>
      </w:r>
      <w:r w:rsidR="00942E31" w:rsidRPr="00942E31">
        <w:rPr>
          <w:vertAlign w:val="superscript"/>
        </w:rPr>
        <w:instrText xml:space="preserve"> </w:instrText>
      </w:r>
      <w:r w:rsidR="00942E31" w:rsidRPr="00942E31">
        <w:rPr>
          <w:rFonts w:hint="eastAsia"/>
          <w:vertAlign w:val="superscript"/>
        </w:rPr>
        <w:instrText>REF _Ref177739088 \r \h</w:instrText>
      </w:r>
      <w:r w:rsidR="00942E31" w:rsidRPr="00942E31">
        <w:rPr>
          <w:vertAlign w:val="superscript"/>
        </w:rPr>
        <w:instrText xml:space="preserve"> </w:instrText>
      </w:r>
      <w:r w:rsidR="00942E31" w:rsidRPr="00942E31">
        <w:rPr>
          <w:rStyle w:val="ac"/>
        </w:rPr>
      </w:r>
      <w:r w:rsidR="00942E31" w:rsidRPr="00942E31">
        <w:rPr>
          <w:rStyle w:val="ac"/>
        </w:rPr>
        <w:fldChar w:fldCharType="separate"/>
      </w:r>
      <w:r w:rsidR="004C0C7C">
        <w:rPr>
          <w:vertAlign w:val="superscript"/>
        </w:rPr>
        <w:t>[11]</w:t>
      </w:r>
      <w:r w:rsidR="00942E31" w:rsidRPr="00942E31">
        <w:rPr>
          <w:rStyle w:val="ac"/>
        </w:rPr>
        <w:fldChar w:fldCharType="end"/>
      </w:r>
      <w:r w:rsidR="006322B4">
        <w:rPr>
          <w:rFonts w:hint="eastAsia"/>
        </w:rPr>
        <w:t>，</w:t>
      </w:r>
      <w:r w:rsidR="006B0263">
        <w:rPr>
          <w:rFonts w:hint="eastAsia"/>
        </w:rPr>
        <w:t>且</w:t>
      </w:r>
      <w:r w:rsidR="00090942">
        <w:rPr>
          <w:rFonts w:hint="eastAsia"/>
        </w:rPr>
        <w:t>采样</w:t>
      </w:r>
      <w:r w:rsidR="006322B4">
        <w:rPr>
          <w:rFonts w:hint="eastAsia"/>
        </w:rPr>
        <w:t>数据不够全面。例如，有的研究</w:t>
      </w:r>
      <w:r w:rsidR="00A212EB">
        <w:rPr>
          <w:rFonts w:hint="eastAsia"/>
        </w:rPr>
        <w:t>将</w:t>
      </w:r>
      <w:r w:rsidR="00090942">
        <w:rPr>
          <w:rFonts w:hint="eastAsia"/>
        </w:rPr>
        <w:t>对象限定</w:t>
      </w:r>
      <w:r w:rsidR="007345C5">
        <w:rPr>
          <w:rFonts w:hint="eastAsia"/>
        </w:rPr>
        <w:t>为</w:t>
      </w:r>
      <w:r w:rsidR="00090942">
        <w:rPr>
          <w:rFonts w:hint="eastAsia"/>
        </w:rPr>
        <w:t>QS</w:t>
      </w:r>
      <w:r w:rsidR="00090942">
        <w:rPr>
          <w:rFonts w:hint="eastAsia"/>
        </w:rPr>
        <w:t>排名前列</w:t>
      </w:r>
      <w:r w:rsidR="00C174F8">
        <w:rPr>
          <w:rFonts w:hint="eastAsia"/>
        </w:rPr>
        <w:t>的</w:t>
      </w:r>
      <w:r w:rsidR="00090942">
        <w:rPr>
          <w:rFonts w:hint="eastAsia"/>
        </w:rPr>
        <w:t>高校，</w:t>
      </w:r>
      <w:r w:rsidR="00942E31" w:rsidRPr="00942E31">
        <w:rPr>
          <w:rStyle w:val="ac"/>
        </w:rPr>
        <w:fldChar w:fldCharType="begin"/>
      </w:r>
      <w:r w:rsidR="00942E31" w:rsidRPr="00942E31">
        <w:rPr>
          <w:vertAlign w:val="superscript"/>
        </w:rPr>
        <w:instrText xml:space="preserve"> </w:instrText>
      </w:r>
      <w:r w:rsidR="00942E31" w:rsidRPr="00942E31">
        <w:rPr>
          <w:rFonts w:hint="eastAsia"/>
          <w:vertAlign w:val="superscript"/>
        </w:rPr>
        <w:instrText>REF _Ref177739102 \r \h</w:instrText>
      </w:r>
      <w:r w:rsidR="00942E31" w:rsidRPr="00942E31">
        <w:rPr>
          <w:vertAlign w:val="superscript"/>
        </w:rPr>
        <w:instrText xml:space="preserve"> </w:instrText>
      </w:r>
      <w:r w:rsidR="00942E31" w:rsidRPr="00942E31">
        <w:rPr>
          <w:rStyle w:val="ac"/>
        </w:rPr>
      </w:r>
      <w:r w:rsidR="00942E31" w:rsidRPr="00942E31">
        <w:rPr>
          <w:rStyle w:val="ac"/>
        </w:rPr>
        <w:fldChar w:fldCharType="separate"/>
      </w:r>
      <w:r w:rsidR="004C0C7C">
        <w:rPr>
          <w:vertAlign w:val="superscript"/>
        </w:rPr>
        <w:t>[12]</w:t>
      </w:r>
      <w:r w:rsidR="00942E31" w:rsidRPr="00942E31">
        <w:rPr>
          <w:rStyle w:val="ac"/>
        </w:rPr>
        <w:fldChar w:fldCharType="end"/>
      </w:r>
      <w:r w:rsidR="00090942">
        <w:rPr>
          <w:rFonts w:hint="eastAsia"/>
        </w:rPr>
        <w:t xml:space="preserve"> </w:t>
      </w:r>
      <w:r w:rsidR="00090942">
        <w:rPr>
          <w:rFonts w:hint="eastAsia"/>
        </w:rPr>
        <w:t>或</w:t>
      </w:r>
      <w:r w:rsidR="00910602">
        <w:rPr>
          <w:rFonts w:hint="eastAsia"/>
        </w:rPr>
        <w:t>仅</w:t>
      </w:r>
      <w:r w:rsidR="009521E1">
        <w:rPr>
          <w:rFonts w:hint="eastAsia"/>
        </w:rPr>
        <w:t>采集</w:t>
      </w:r>
      <w:r w:rsidR="00910602">
        <w:rPr>
          <w:rFonts w:hint="eastAsia"/>
        </w:rPr>
        <w:t>分析了</w:t>
      </w:r>
      <w:r w:rsidR="006322B4">
        <w:rPr>
          <w:rFonts w:hint="eastAsia"/>
        </w:rPr>
        <w:t>官方新闻而非政策文件</w:t>
      </w:r>
      <w:r w:rsidR="00090942">
        <w:rPr>
          <w:rFonts w:hint="eastAsia"/>
        </w:rPr>
        <w:t>。</w:t>
      </w:r>
      <w:r w:rsidR="00942E31" w:rsidRPr="00942E31">
        <w:rPr>
          <w:rStyle w:val="ac"/>
        </w:rPr>
        <w:fldChar w:fldCharType="begin"/>
      </w:r>
      <w:r w:rsidR="00942E31" w:rsidRPr="00942E31">
        <w:rPr>
          <w:vertAlign w:val="superscript"/>
        </w:rPr>
        <w:instrText xml:space="preserve"> </w:instrText>
      </w:r>
      <w:r w:rsidR="00942E31" w:rsidRPr="00942E31">
        <w:rPr>
          <w:rFonts w:hint="eastAsia"/>
          <w:vertAlign w:val="superscript"/>
        </w:rPr>
        <w:instrText>REF _Ref177739114 \r \h</w:instrText>
      </w:r>
      <w:r w:rsidR="00942E31" w:rsidRPr="00942E31">
        <w:rPr>
          <w:vertAlign w:val="superscript"/>
        </w:rPr>
        <w:instrText xml:space="preserve"> </w:instrText>
      </w:r>
      <w:r w:rsidR="00942E31" w:rsidRPr="00942E31">
        <w:rPr>
          <w:rStyle w:val="ac"/>
        </w:rPr>
        <w:instrText xml:space="preserve"> \* MERGEFORMAT </w:instrText>
      </w:r>
      <w:r w:rsidR="00942E31" w:rsidRPr="00942E31">
        <w:rPr>
          <w:rStyle w:val="ac"/>
        </w:rPr>
      </w:r>
      <w:r w:rsidR="00942E31" w:rsidRPr="00942E31">
        <w:rPr>
          <w:rStyle w:val="ac"/>
        </w:rPr>
        <w:fldChar w:fldCharType="separate"/>
      </w:r>
      <w:r w:rsidR="004C0C7C">
        <w:rPr>
          <w:vertAlign w:val="superscript"/>
        </w:rPr>
        <w:t>[13]</w:t>
      </w:r>
      <w:r w:rsidR="00942E31" w:rsidRPr="00942E31">
        <w:rPr>
          <w:rStyle w:val="ac"/>
        </w:rPr>
        <w:fldChar w:fldCharType="end"/>
      </w:r>
      <w:r w:rsidR="00090942">
        <w:rPr>
          <w:rFonts w:hint="eastAsia"/>
        </w:rPr>
        <w:t xml:space="preserve"> </w:t>
      </w:r>
      <w:r w:rsidR="00055C8A">
        <w:rPr>
          <w:rFonts w:hint="eastAsia"/>
        </w:rPr>
        <w:t>但值得注意</w:t>
      </w:r>
      <w:r w:rsidR="00AE3B8F">
        <w:rPr>
          <w:rFonts w:hint="eastAsia"/>
        </w:rPr>
        <w:t>的是，</w:t>
      </w:r>
      <w:r w:rsidR="00A72AB5">
        <w:rPr>
          <w:rFonts w:hint="eastAsia"/>
        </w:rPr>
        <w:t>许多</w:t>
      </w:r>
      <w:r w:rsidR="00AE3B8F">
        <w:rPr>
          <w:rFonts w:hint="eastAsia"/>
        </w:rPr>
        <w:t>英美高校习惯采用发送内部邮件而</w:t>
      </w:r>
      <w:r w:rsidR="00055C8A">
        <w:rPr>
          <w:rFonts w:hint="eastAsia"/>
        </w:rPr>
        <w:t>非</w:t>
      </w:r>
      <w:r w:rsidR="00AE3B8F">
        <w:rPr>
          <w:rFonts w:hint="eastAsia"/>
        </w:rPr>
        <w:t>公告的形式</w:t>
      </w:r>
      <w:r w:rsidR="00AC622B">
        <w:rPr>
          <w:rFonts w:hint="eastAsia"/>
        </w:rPr>
        <w:t>通</w:t>
      </w:r>
      <w:r w:rsidR="00AE3B8F">
        <w:rPr>
          <w:rFonts w:hint="eastAsia"/>
        </w:rPr>
        <w:t>知学生使用</w:t>
      </w:r>
      <w:r w:rsidR="00AE3B8F">
        <w:rPr>
          <w:rFonts w:hint="eastAsia"/>
        </w:rPr>
        <w:t>AIGC</w:t>
      </w:r>
      <w:r w:rsidR="00AE3B8F">
        <w:rPr>
          <w:rFonts w:hint="eastAsia"/>
        </w:rPr>
        <w:t>的要求，因此互联网新闻和</w:t>
      </w:r>
      <w:r w:rsidR="009521E1">
        <w:rPr>
          <w:rFonts w:hint="eastAsia"/>
        </w:rPr>
        <w:t>公告</w:t>
      </w:r>
      <w:r w:rsidR="00AE3B8F">
        <w:rPr>
          <w:rFonts w:hint="eastAsia"/>
        </w:rPr>
        <w:t>可能</w:t>
      </w:r>
      <w:r w:rsidR="009521E1">
        <w:rPr>
          <w:rFonts w:hint="eastAsia"/>
        </w:rPr>
        <w:t>不足以反映其</w:t>
      </w:r>
      <w:r w:rsidR="003F27B7">
        <w:rPr>
          <w:rFonts w:hint="eastAsia"/>
        </w:rPr>
        <w:t>高校应对措施的</w:t>
      </w:r>
      <w:r w:rsidR="009521E1">
        <w:rPr>
          <w:rFonts w:hint="eastAsia"/>
        </w:rPr>
        <w:t>全貌</w:t>
      </w:r>
      <w:r w:rsidR="003F27B7">
        <w:rPr>
          <w:rFonts w:hint="eastAsia"/>
        </w:rPr>
        <w:t>，</w:t>
      </w:r>
      <w:r w:rsidR="00AE3B8F">
        <w:rPr>
          <w:rFonts w:hint="eastAsia"/>
        </w:rPr>
        <w:t>上述研究采样到的高校</w:t>
      </w:r>
      <w:r w:rsidR="003F27B7">
        <w:rPr>
          <w:rFonts w:hint="eastAsia"/>
        </w:rPr>
        <w:t>政策</w:t>
      </w:r>
      <w:r w:rsidR="00AE3B8F">
        <w:rPr>
          <w:rFonts w:hint="eastAsia"/>
        </w:rPr>
        <w:t>数量较少</w:t>
      </w:r>
      <w:r w:rsidR="00A61467">
        <w:rPr>
          <w:rFonts w:hint="eastAsia"/>
        </w:rPr>
        <w:t>也一定程度上</w:t>
      </w:r>
      <w:r w:rsidR="00310C0E">
        <w:rPr>
          <w:rFonts w:hint="eastAsia"/>
        </w:rPr>
        <w:t>佐</w:t>
      </w:r>
      <w:r w:rsidR="003F27B7">
        <w:rPr>
          <w:rFonts w:hint="eastAsia"/>
        </w:rPr>
        <w:t>证</w:t>
      </w:r>
      <w:r w:rsidR="00A61467">
        <w:rPr>
          <w:rFonts w:hint="eastAsia"/>
        </w:rPr>
        <w:t>了这一点</w:t>
      </w:r>
      <w:r w:rsidR="00EE541B" w:rsidRPr="0068344A">
        <w:rPr>
          <w:rFonts w:hint="eastAsia"/>
        </w:rPr>
        <w:t>，因而既有的比较研究都较为宏观，缺乏中观甚至微观视角下的讨论。</w:t>
      </w:r>
    </w:p>
    <w:p w14:paraId="70155590" w14:textId="1C1AD017" w:rsidR="003B6E33" w:rsidRPr="00EE12E6" w:rsidRDefault="00A54E44" w:rsidP="00EA0DCF">
      <w:pPr>
        <w:ind w:firstLine="420"/>
      </w:pPr>
      <w:r>
        <w:rPr>
          <w:rFonts w:hint="eastAsia"/>
        </w:rPr>
        <w:t>相比之下，日本高校通常</w:t>
      </w:r>
      <w:r w:rsidR="00AE3B8F">
        <w:rPr>
          <w:rFonts w:hint="eastAsia"/>
        </w:rPr>
        <w:t>公开</w:t>
      </w:r>
      <w:r>
        <w:rPr>
          <w:rFonts w:hint="eastAsia"/>
        </w:rPr>
        <w:t>通告</w:t>
      </w:r>
      <w:r w:rsidR="00AE3B8F">
        <w:rPr>
          <w:rFonts w:hint="eastAsia"/>
        </w:rPr>
        <w:t>各项</w:t>
      </w:r>
      <w:r>
        <w:rPr>
          <w:rFonts w:hint="eastAsia"/>
        </w:rPr>
        <w:t>政策</w:t>
      </w:r>
      <w:r w:rsidR="006322B4">
        <w:rPr>
          <w:rFonts w:hint="eastAsia"/>
        </w:rPr>
        <w:t>，</w:t>
      </w:r>
      <w:r w:rsidR="004523D5">
        <w:rPr>
          <w:rFonts w:hint="eastAsia"/>
        </w:rPr>
        <w:t>因此</w:t>
      </w:r>
      <w:r>
        <w:rPr>
          <w:rFonts w:hint="eastAsia"/>
        </w:rPr>
        <w:t>如果能够在足够数量的</w:t>
      </w:r>
      <w:r w:rsidR="00FE7E27">
        <w:rPr>
          <w:rFonts w:hint="eastAsia"/>
        </w:rPr>
        <w:t>日本</w:t>
      </w:r>
      <w:r w:rsidR="006322B4">
        <w:rPr>
          <w:rFonts w:hint="eastAsia"/>
        </w:rPr>
        <w:t>高校官方政策文本基础之上展开研究</w:t>
      </w:r>
      <w:r>
        <w:rPr>
          <w:rFonts w:hint="eastAsia"/>
        </w:rPr>
        <w:t>，</w:t>
      </w:r>
      <w:r w:rsidR="004523D5">
        <w:rPr>
          <w:rFonts w:hint="eastAsia"/>
        </w:rPr>
        <w:t>就</w:t>
      </w:r>
      <w:r>
        <w:rPr>
          <w:rFonts w:hint="eastAsia"/>
        </w:rPr>
        <w:t>可以清楚观察其高校应对措施的全貌与流变，进而识别其背后的取舍</w:t>
      </w:r>
      <w:r w:rsidR="00EA5938">
        <w:rPr>
          <w:rFonts w:hint="eastAsia"/>
        </w:rPr>
        <w:t>，这是开展本研究的主要出发点之一</w:t>
      </w:r>
      <w:r w:rsidR="006322B4">
        <w:rPr>
          <w:rFonts w:hint="eastAsia"/>
        </w:rPr>
        <w:t>。</w:t>
      </w:r>
      <w:r w:rsidR="00EA5938">
        <w:rPr>
          <w:rFonts w:hint="eastAsia"/>
        </w:rPr>
        <w:t>此外，</w:t>
      </w:r>
      <w:r w:rsidR="00233390" w:rsidRPr="00EE12E6">
        <w:rPr>
          <w:rFonts w:hint="eastAsia"/>
        </w:rPr>
        <w:t>日本</w:t>
      </w:r>
      <w:r w:rsidR="00700DD6" w:rsidRPr="00EE12E6">
        <w:rPr>
          <w:rFonts w:hint="eastAsia"/>
        </w:rPr>
        <w:t>是</w:t>
      </w:r>
      <w:r w:rsidR="00A943F2" w:rsidRPr="00EE12E6">
        <w:rPr>
          <w:rFonts w:hint="eastAsia"/>
        </w:rPr>
        <w:t>积极支持发展和应用</w:t>
      </w:r>
      <w:r w:rsidR="00233390" w:rsidRPr="00EE12E6">
        <w:rPr>
          <w:rFonts w:hint="eastAsia"/>
        </w:rPr>
        <w:t>人</w:t>
      </w:r>
      <w:r w:rsidR="00233390" w:rsidRPr="00EE12E6">
        <w:rPr>
          <w:rFonts w:hint="eastAsia"/>
        </w:rPr>
        <w:lastRenderedPageBreak/>
        <w:t>工智能技术的</w:t>
      </w:r>
      <w:r w:rsidR="00DF3E6E" w:rsidRPr="00EE12E6">
        <w:rPr>
          <w:rFonts w:hint="eastAsia"/>
        </w:rPr>
        <w:t>发达</w:t>
      </w:r>
      <w:r w:rsidR="00233390" w:rsidRPr="00EE12E6">
        <w:rPr>
          <w:rFonts w:hint="eastAsia"/>
        </w:rPr>
        <w:t>国家之一，人工智能</w:t>
      </w:r>
      <w:r w:rsidR="00FF13A5" w:rsidRPr="00EE12E6">
        <w:rPr>
          <w:rFonts w:hint="eastAsia"/>
        </w:rPr>
        <w:t>被认为</w:t>
      </w:r>
      <w:r w:rsidR="00233390" w:rsidRPr="00EE12E6">
        <w:rPr>
          <w:rFonts w:hint="eastAsia"/>
        </w:rPr>
        <w:t>是其实现“</w:t>
      </w:r>
      <w:r w:rsidR="00233390" w:rsidRPr="00EE12E6">
        <w:rPr>
          <w:rFonts w:hint="eastAsia"/>
        </w:rPr>
        <w:t>5.0</w:t>
      </w:r>
      <w:r w:rsidR="00233390" w:rsidRPr="00EE12E6">
        <w:rPr>
          <w:rFonts w:hint="eastAsia"/>
        </w:rPr>
        <w:t>社会”</w:t>
      </w:r>
      <w:proofErr w:type="gramStart"/>
      <w:r w:rsidR="00233390" w:rsidRPr="00EE12E6">
        <w:rPr>
          <w:rFonts w:hint="eastAsia"/>
        </w:rPr>
        <w:t>愿景的</w:t>
      </w:r>
      <w:proofErr w:type="gramEnd"/>
      <w:r w:rsidR="00233390" w:rsidRPr="00EE12E6">
        <w:rPr>
          <w:rFonts w:hint="eastAsia"/>
        </w:rPr>
        <w:t>关键技术。</w:t>
      </w:r>
      <w:r w:rsidR="00477C40" w:rsidRPr="00EE12E6">
        <w:rPr>
          <w:rFonts w:hint="eastAsia"/>
        </w:rPr>
        <w:t>这种支持态度自然延伸到了人才培养领域，</w:t>
      </w:r>
      <w:r w:rsidR="00A60599">
        <w:rPr>
          <w:rFonts w:hint="eastAsia"/>
        </w:rPr>
        <w:t>迫使日本政府</w:t>
      </w:r>
      <w:r w:rsidR="000770B1">
        <w:rPr>
          <w:rFonts w:hint="eastAsia"/>
        </w:rPr>
        <w:t>直面</w:t>
      </w:r>
      <w:r w:rsidR="00FD2270">
        <w:rPr>
          <w:rFonts w:hint="eastAsia"/>
        </w:rPr>
        <w:t>高等教育与生成式人工智能的</w:t>
      </w:r>
      <w:r w:rsidR="00C93AE7">
        <w:rPr>
          <w:rFonts w:hint="eastAsia"/>
        </w:rPr>
        <w:t>紧张</w:t>
      </w:r>
      <w:r w:rsidR="00FD2270">
        <w:rPr>
          <w:rFonts w:hint="eastAsia"/>
        </w:rPr>
        <w:t>关系</w:t>
      </w:r>
      <w:r w:rsidR="00FE7E27">
        <w:rPr>
          <w:rFonts w:hint="eastAsia"/>
        </w:rPr>
        <w:t>。</w:t>
      </w:r>
      <w:r w:rsidR="00233390" w:rsidRPr="00EE12E6">
        <w:rPr>
          <w:rFonts w:hint="eastAsia"/>
        </w:rPr>
        <w:t>日本文部科学省是全球范围内最早</w:t>
      </w:r>
      <w:r w:rsidR="00FC75FF" w:rsidRPr="00EE12E6">
        <w:rPr>
          <w:rFonts w:hint="eastAsia"/>
        </w:rPr>
        <w:t>发布</w:t>
      </w:r>
      <w:r w:rsidR="000666D4" w:rsidRPr="00EE12E6">
        <w:rPr>
          <w:rFonts w:hint="eastAsia"/>
        </w:rPr>
        <w:t>高校</w:t>
      </w:r>
      <w:r w:rsidR="00FC75FF" w:rsidRPr="00EE12E6">
        <w:rPr>
          <w:rFonts w:hint="eastAsia"/>
        </w:rPr>
        <w:t>生成式人工智能</w:t>
      </w:r>
      <w:r w:rsidR="009279A2" w:rsidRPr="00EE12E6">
        <w:rPr>
          <w:rFonts w:hint="eastAsia"/>
        </w:rPr>
        <w:t>应用</w:t>
      </w:r>
      <w:r w:rsidR="00233390" w:rsidRPr="00EE12E6">
        <w:rPr>
          <w:rFonts w:hint="eastAsia"/>
        </w:rPr>
        <w:t>指南</w:t>
      </w:r>
      <w:r w:rsidR="00FC75FF" w:rsidRPr="00EE12E6">
        <w:rPr>
          <w:rFonts w:hint="eastAsia"/>
        </w:rPr>
        <w:t>、明确指示</w:t>
      </w:r>
      <w:r w:rsidR="000666D4" w:rsidRPr="00EE12E6">
        <w:rPr>
          <w:rFonts w:hint="eastAsia"/>
        </w:rPr>
        <w:t>学校</w:t>
      </w:r>
      <w:r w:rsidR="00DA498B">
        <w:rPr>
          <w:rFonts w:hint="eastAsia"/>
        </w:rPr>
        <w:t>应当</w:t>
      </w:r>
      <w:r w:rsidR="00FC75FF" w:rsidRPr="00EE12E6">
        <w:rPr>
          <w:rFonts w:hint="eastAsia"/>
        </w:rPr>
        <w:t>根据实际情况向师生提供指导</w:t>
      </w:r>
      <w:r w:rsidR="00233390" w:rsidRPr="00EE12E6">
        <w:rPr>
          <w:rFonts w:hint="eastAsia"/>
        </w:rPr>
        <w:t>的国家机关之一</w:t>
      </w:r>
      <w:r w:rsidR="00D115FB">
        <w:rPr>
          <w:rFonts w:hint="eastAsia"/>
        </w:rPr>
        <w:t>，</w:t>
      </w:r>
      <w:r w:rsidR="00EE541B" w:rsidRPr="00EE12E6">
        <w:rPr>
          <w:rStyle w:val="ac"/>
        </w:rPr>
        <w:fldChar w:fldCharType="begin"/>
      </w:r>
      <w:r w:rsidR="00EE541B" w:rsidRPr="00EE12E6">
        <w:rPr>
          <w:vertAlign w:val="superscript"/>
        </w:rPr>
        <w:instrText xml:space="preserve"> </w:instrText>
      </w:r>
      <w:r w:rsidR="00EE541B" w:rsidRPr="00EE12E6">
        <w:rPr>
          <w:rFonts w:hint="eastAsia"/>
          <w:vertAlign w:val="superscript"/>
        </w:rPr>
        <w:instrText>REF _Ref160614468 \r \h</w:instrText>
      </w:r>
      <w:r w:rsidR="00EE541B" w:rsidRPr="00EE12E6">
        <w:rPr>
          <w:vertAlign w:val="superscript"/>
        </w:rPr>
        <w:instrText xml:space="preserve"> </w:instrText>
      </w:r>
      <w:r w:rsidR="00EE541B">
        <w:rPr>
          <w:rStyle w:val="ac"/>
        </w:rPr>
        <w:instrText xml:space="preserve"> \* MERGEFORMAT </w:instrText>
      </w:r>
      <w:r w:rsidR="00EE541B" w:rsidRPr="00EE12E6">
        <w:rPr>
          <w:rStyle w:val="ac"/>
        </w:rPr>
      </w:r>
      <w:r w:rsidR="00EE541B" w:rsidRPr="00EE12E6">
        <w:rPr>
          <w:rStyle w:val="ac"/>
        </w:rPr>
        <w:fldChar w:fldCharType="separate"/>
      </w:r>
      <w:r w:rsidR="004C0C7C">
        <w:rPr>
          <w:vertAlign w:val="superscript"/>
        </w:rPr>
        <w:t>[14]</w:t>
      </w:r>
      <w:r w:rsidR="00EE541B" w:rsidRPr="00EE12E6">
        <w:rPr>
          <w:rStyle w:val="ac"/>
        </w:rPr>
        <w:fldChar w:fldCharType="end"/>
      </w:r>
      <w:r w:rsidR="00EE541B">
        <w:rPr>
          <w:rFonts w:hint="eastAsia"/>
        </w:rPr>
        <w:t xml:space="preserve"> </w:t>
      </w:r>
      <w:r w:rsidR="003959E1" w:rsidRPr="00EE12E6">
        <w:rPr>
          <w:rFonts w:hint="eastAsia"/>
        </w:rPr>
        <w:t>大量</w:t>
      </w:r>
      <w:r w:rsidR="00B34A27" w:rsidRPr="00EE12E6">
        <w:rPr>
          <w:rFonts w:hint="eastAsia"/>
        </w:rPr>
        <w:t>日本</w:t>
      </w:r>
      <w:r w:rsidR="00233390" w:rsidRPr="00EE12E6">
        <w:rPr>
          <w:rFonts w:hint="eastAsia"/>
        </w:rPr>
        <w:t>高校</w:t>
      </w:r>
      <w:r w:rsidR="008A6BA1">
        <w:rPr>
          <w:rFonts w:hint="eastAsia"/>
        </w:rPr>
        <w:t>也</w:t>
      </w:r>
      <w:r w:rsidR="00233390" w:rsidRPr="00EE12E6">
        <w:rPr>
          <w:rFonts w:hint="eastAsia"/>
        </w:rPr>
        <w:t>基于</w:t>
      </w:r>
      <w:r w:rsidR="00B34A27" w:rsidRPr="00EE12E6">
        <w:rPr>
          <w:rFonts w:hint="eastAsia"/>
        </w:rPr>
        <w:t>其</w:t>
      </w:r>
      <w:r w:rsidR="00233390" w:rsidRPr="00EE12E6">
        <w:rPr>
          <w:rFonts w:hint="eastAsia"/>
        </w:rPr>
        <w:t>各自的教学理念与立场</w:t>
      </w:r>
      <w:r w:rsidR="00696EDC" w:rsidRPr="00EE12E6">
        <w:rPr>
          <w:rFonts w:hint="eastAsia"/>
        </w:rPr>
        <w:t>及时</w:t>
      </w:r>
      <w:r w:rsidR="00233390" w:rsidRPr="00EE12E6">
        <w:rPr>
          <w:rFonts w:hint="eastAsia"/>
        </w:rPr>
        <w:t>出台了相应的</w:t>
      </w:r>
      <w:r w:rsidR="00233390" w:rsidRPr="00EE12E6">
        <w:rPr>
          <w:rFonts w:hint="eastAsia"/>
        </w:rPr>
        <w:t>A</w:t>
      </w:r>
      <w:r w:rsidR="00233390" w:rsidRPr="00EE12E6">
        <w:t>IGC</w:t>
      </w:r>
      <w:r w:rsidR="00233390" w:rsidRPr="00EE12E6">
        <w:rPr>
          <w:rFonts w:hint="eastAsia"/>
        </w:rPr>
        <w:t>政策</w:t>
      </w:r>
      <w:r w:rsidR="00FC75FF" w:rsidRPr="00EE12E6">
        <w:rPr>
          <w:rFonts w:hint="eastAsia"/>
        </w:rPr>
        <w:t>，</w:t>
      </w:r>
      <w:r w:rsidR="00D115FB" w:rsidRPr="00EE12E6">
        <w:rPr>
          <w:rFonts w:hint="eastAsia"/>
        </w:rPr>
        <w:t>足见日本政府</w:t>
      </w:r>
      <w:r w:rsidR="00D115FB">
        <w:rPr>
          <w:rFonts w:hint="eastAsia"/>
        </w:rPr>
        <w:t>和高等教育界</w:t>
      </w:r>
      <w:r w:rsidR="00D115FB" w:rsidRPr="00EE12E6">
        <w:rPr>
          <w:rFonts w:hint="eastAsia"/>
        </w:rPr>
        <w:t>对确保人工智能技术在教育领域中得到合理、有效应用的重视程度</w:t>
      </w:r>
      <w:r w:rsidR="00D115FB">
        <w:rPr>
          <w:rFonts w:hint="eastAsia"/>
        </w:rPr>
        <w:t>和</w:t>
      </w:r>
      <w:r w:rsidR="005F2663">
        <w:rPr>
          <w:rFonts w:hint="eastAsia"/>
        </w:rPr>
        <w:t>积极</w:t>
      </w:r>
      <w:r w:rsidR="00D00E52">
        <w:rPr>
          <w:rFonts w:hint="eastAsia"/>
        </w:rPr>
        <w:t>应对挑战</w:t>
      </w:r>
      <w:r w:rsidR="004E399F">
        <w:rPr>
          <w:rFonts w:hint="eastAsia"/>
        </w:rPr>
        <w:t>的态度</w:t>
      </w:r>
      <w:r w:rsidR="00B34A27" w:rsidRPr="00EE12E6">
        <w:rPr>
          <w:rFonts w:hint="eastAsia"/>
        </w:rPr>
        <w:t>。</w:t>
      </w:r>
    </w:p>
    <w:p w14:paraId="76AD0FDC" w14:textId="1E228FE7" w:rsidR="00233CD0" w:rsidRPr="00EE12E6" w:rsidRDefault="00477C40" w:rsidP="00EA0DCF">
      <w:pPr>
        <w:ind w:firstLine="420"/>
      </w:pPr>
      <w:r w:rsidRPr="00EE12E6">
        <w:rPr>
          <w:rFonts w:hint="eastAsia"/>
        </w:rPr>
        <w:t>时至今日，</w:t>
      </w:r>
      <w:r w:rsidRPr="00EE12E6">
        <w:t>C</w:t>
      </w:r>
      <w:r w:rsidRPr="00EE12E6">
        <w:rPr>
          <w:rFonts w:hint="eastAsia"/>
        </w:rPr>
        <w:t>hatGPT</w:t>
      </w:r>
      <w:r w:rsidRPr="00EE12E6">
        <w:rPr>
          <w:rFonts w:hint="eastAsia"/>
        </w:rPr>
        <w:t>已迭代至当前具有极强推理能力的“</w:t>
      </w:r>
      <w:r w:rsidRPr="00EE12E6">
        <w:rPr>
          <w:rFonts w:hint="eastAsia"/>
        </w:rPr>
        <w:t>o1</w:t>
      </w:r>
      <w:r w:rsidRPr="00EE12E6">
        <w:rPr>
          <w:rFonts w:hint="eastAsia"/>
        </w:rPr>
        <w:t>”版本，在数理能力上达到了新的高度</w:t>
      </w:r>
      <w:r w:rsidR="00646331">
        <w:rPr>
          <w:rFonts w:hint="eastAsia"/>
        </w:rPr>
        <w:t>，</w:t>
      </w:r>
      <w:r w:rsidR="00F45908" w:rsidRPr="00F45908">
        <w:rPr>
          <w:vertAlign w:val="superscript"/>
        </w:rPr>
        <w:fldChar w:fldCharType="begin"/>
      </w:r>
      <w:r w:rsidR="00F45908" w:rsidRPr="00F45908">
        <w:rPr>
          <w:vertAlign w:val="superscript"/>
        </w:rPr>
        <w:instrText xml:space="preserve"> </w:instrText>
      </w:r>
      <w:r w:rsidR="00F45908" w:rsidRPr="00F45908">
        <w:rPr>
          <w:rFonts w:hint="eastAsia"/>
          <w:vertAlign w:val="superscript"/>
        </w:rPr>
        <w:instrText>REF _Ref178084594 \r \h</w:instrText>
      </w:r>
      <w:r w:rsidR="00F45908" w:rsidRPr="00F45908">
        <w:rPr>
          <w:vertAlign w:val="superscript"/>
        </w:rPr>
        <w:instrText xml:space="preserve"> </w:instrText>
      </w:r>
      <w:r w:rsidR="00F45908">
        <w:rPr>
          <w:vertAlign w:val="superscript"/>
        </w:rPr>
        <w:instrText xml:space="preserve"> \* MERGEFORMAT </w:instrText>
      </w:r>
      <w:r w:rsidR="00F45908" w:rsidRPr="00F45908">
        <w:rPr>
          <w:vertAlign w:val="superscript"/>
        </w:rPr>
      </w:r>
      <w:r w:rsidR="00F45908" w:rsidRPr="00F45908">
        <w:rPr>
          <w:vertAlign w:val="superscript"/>
        </w:rPr>
        <w:fldChar w:fldCharType="separate"/>
      </w:r>
      <w:r w:rsidR="004C0C7C">
        <w:rPr>
          <w:rFonts w:hint="eastAsia"/>
          <w:vertAlign w:val="superscript"/>
        </w:rPr>
        <w:t>②</w:t>
      </w:r>
      <w:r w:rsidR="00F45908" w:rsidRPr="00F45908">
        <w:rPr>
          <w:vertAlign w:val="superscript"/>
        </w:rPr>
        <w:fldChar w:fldCharType="end"/>
      </w:r>
      <w:r w:rsidR="00F45908">
        <w:rPr>
          <w:rFonts w:hint="eastAsia"/>
          <w:vertAlign w:val="superscript"/>
        </w:rPr>
        <w:t xml:space="preserve"> </w:t>
      </w:r>
      <w:r w:rsidRPr="00EE12E6">
        <w:rPr>
          <w:rFonts w:hint="eastAsia"/>
        </w:rPr>
        <w:t>这也意味着其</w:t>
      </w:r>
      <w:r w:rsidR="00FE7E27">
        <w:rPr>
          <w:rFonts w:hint="eastAsia"/>
        </w:rPr>
        <w:t>滥用</w:t>
      </w:r>
      <w:r w:rsidR="00DB44E4">
        <w:rPr>
          <w:rFonts w:hint="eastAsia"/>
        </w:rPr>
        <w:t>可能性的提升</w:t>
      </w:r>
      <w:r w:rsidR="00EA0DCF">
        <w:rPr>
          <w:rFonts w:hint="eastAsia"/>
        </w:rPr>
        <w:t>。中日两国同为东亚国家和</w:t>
      </w:r>
      <w:r w:rsidR="00EA0DCF" w:rsidRPr="000B6D98">
        <w:rPr>
          <w:rFonts w:hint="eastAsia"/>
        </w:rPr>
        <w:t>世界人口与经济大国</w:t>
      </w:r>
      <w:r w:rsidR="00EA0DCF">
        <w:rPr>
          <w:rFonts w:hint="eastAsia"/>
        </w:rPr>
        <w:t>，对人工智能技术和高等教育所寄予的厚望不言而喻。日本政府及高校已积极回应</w:t>
      </w:r>
      <w:bookmarkStart w:id="91" w:name="_Hlk182054990"/>
      <w:r w:rsidR="00EA0DCF">
        <w:rPr>
          <w:rFonts w:hint="eastAsia"/>
        </w:rPr>
        <w:t>高校中生成式人工智能的使用问题并表现出多样化的应对策略</w:t>
      </w:r>
      <w:bookmarkEnd w:id="91"/>
      <w:r w:rsidR="00EA0DCF">
        <w:rPr>
          <w:rFonts w:hint="eastAsia"/>
        </w:rPr>
        <w:t>，而</w:t>
      </w:r>
      <w:r w:rsidRPr="00EE12E6">
        <w:rPr>
          <w:rFonts w:hint="eastAsia"/>
        </w:rPr>
        <w:t>我国当前却仍无明确的规范指引。</w:t>
      </w:r>
      <w:r w:rsidR="00EA0DCF">
        <w:rPr>
          <w:rFonts w:hint="eastAsia"/>
        </w:rPr>
        <w:t>因此，考察</w:t>
      </w:r>
      <w:r w:rsidR="00EA0DCF" w:rsidRPr="000B6D98">
        <w:rPr>
          <w:rFonts w:hint="eastAsia"/>
        </w:rPr>
        <w:t>日本高校对学生使用生成式人工智能技术的立场</w:t>
      </w:r>
      <w:r w:rsidR="00EA0DCF">
        <w:rPr>
          <w:rFonts w:hint="eastAsia"/>
        </w:rPr>
        <w:t>及应对措施有较大的借鉴价值。</w:t>
      </w:r>
      <w:r w:rsidR="004414F6" w:rsidRPr="00EE12E6">
        <w:rPr>
          <w:rFonts w:hint="eastAsia"/>
        </w:rPr>
        <w:t>鉴于此，本文</w:t>
      </w:r>
      <w:r w:rsidR="004414F6" w:rsidRPr="001A4964">
        <w:rPr>
          <w:rFonts w:hint="eastAsia"/>
        </w:rPr>
        <w:t>拟</w:t>
      </w:r>
      <w:r w:rsidR="00E60C2F" w:rsidRPr="001A4964">
        <w:rPr>
          <w:rFonts w:hint="eastAsia"/>
        </w:rPr>
        <w:t>对</w:t>
      </w:r>
      <w:r w:rsidR="00E60C2F" w:rsidRPr="00EE12E6">
        <w:rPr>
          <w:rFonts w:hint="eastAsia"/>
        </w:rPr>
        <w:t>日本高校</w:t>
      </w:r>
      <w:r w:rsidR="003E2A79" w:rsidRPr="00EE12E6">
        <w:rPr>
          <w:rFonts w:hint="eastAsia"/>
        </w:rPr>
        <w:t>的</w:t>
      </w:r>
      <w:r w:rsidR="00E60C2F" w:rsidRPr="00EE12E6">
        <w:rPr>
          <w:rFonts w:hint="eastAsia"/>
        </w:rPr>
        <w:t>A</w:t>
      </w:r>
      <w:r w:rsidR="00E60C2F" w:rsidRPr="00EE12E6">
        <w:t>IGC</w:t>
      </w:r>
      <w:r w:rsidR="00E60C2F" w:rsidRPr="00EE12E6">
        <w:rPr>
          <w:rFonts w:hint="eastAsia"/>
        </w:rPr>
        <w:t>政策</w:t>
      </w:r>
      <w:r w:rsidR="00EA0DCF">
        <w:rPr>
          <w:rFonts w:hint="eastAsia"/>
        </w:rPr>
        <w:t>展开</w:t>
      </w:r>
      <w:r w:rsidR="00C00FAB" w:rsidRPr="00EE12E6">
        <w:rPr>
          <w:rFonts w:hint="eastAsia"/>
        </w:rPr>
        <w:t>研究。</w:t>
      </w:r>
      <w:r w:rsidR="00145FBD" w:rsidRPr="00EE12E6">
        <w:rPr>
          <w:rFonts w:hint="eastAsia"/>
        </w:rPr>
        <w:t>文章</w:t>
      </w:r>
      <w:r w:rsidR="00114E28" w:rsidRPr="00EE12E6">
        <w:rPr>
          <w:rFonts w:hint="eastAsia"/>
        </w:rPr>
        <w:t>首先</w:t>
      </w:r>
      <w:r w:rsidR="00FA68B5" w:rsidRPr="00EE12E6">
        <w:rPr>
          <w:rFonts w:hint="eastAsia"/>
        </w:rPr>
        <w:t>对</w:t>
      </w:r>
      <w:r w:rsidR="00C00FAB" w:rsidRPr="00EE12E6">
        <w:rPr>
          <w:rFonts w:hint="eastAsia"/>
        </w:rPr>
        <w:t>目前已公开的</w:t>
      </w:r>
      <w:r w:rsidR="00D226C6" w:rsidRPr="009A37D6">
        <w:t>3</w:t>
      </w:r>
      <w:r w:rsidR="00D226C6">
        <w:rPr>
          <w:rFonts w:hint="eastAsia"/>
        </w:rPr>
        <w:t>59</w:t>
      </w:r>
      <w:r w:rsidR="00D226C6" w:rsidRPr="001A4964">
        <w:rPr>
          <w:rFonts w:hint="eastAsia"/>
        </w:rPr>
        <w:t>所</w:t>
      </w:r>
      <w:r w:rsidR="00C00FAB" w:rsidRPr="00EE12E6">
        <w:rPr>
          <w:rFonts w:hint="eastAsia"/>
        </w:rPr>
        <w:t>日本高校</w:t>
      </w:r>
      <w:r w:rsidR="00C00FAB" w:rsidRPr="00EE12E6">
        <w:rPr>
          <w:rFonts w:hint="eastAsia"/>
        </w:rPr>
        <w:t>AIGC</w:t>
      </w:r>
      <w:r w:rsidR="00C00FAB" w:rsidRPr="00EE12E6">
        <w:rPr>
          <w:rFonts w:hint="eastAsia"/>
        </w:rPr>
        <w:t>政策的</w:t>
      </w:r>
      <w:r w:rsidR="00FA68B5" w:rsidRPr="00EE12E6">
        <w:rPr>
          <w:rFonts w:hint="eastAsia"/>
        </w:rPr>
        <w:t>相关数据进行统计</w:t>
      </w:r>
      <w:r w:rsidR="008A6BA1">
        <w:rPr>
          <w:rFonts w:hint="eastAsia"/>
        </w:rPr>
        <w:t>和梳理</w:t>
      </w:r>
      <w:r w:rsidR="00C00FAB" w:rsidRPr="00EE12E6">
        <w:rPr>
          <w:rFonts w:hint="eastAsia"/>
        </w:rPr>
        <w:t>，</w:t>
      </w:r>
      <w:r w:rsidR="00233390" w:rsidRPr="00EE12E6">
        <w:rPr>
          <w:rFonts w:hint="eastAsia"/>
        </w:rPr>
        <w:t>分析</w:t>
      </w:r>
      <w:r w:rsidR="000A6FA9" w:rsidRPr="00EE12E6">
        <w:rPr>
          <w:rFonts w:hint="eastAsia"/>
        </w:rPr>
        <w:t>日本高校在回应</w:t>
      </w:r>
      <w:r w:rsidR="004E3DF1" w:rsidRPr="00EE12E6">
        <w:rPr>
          <w:rFonts w:hint="eastAsia"/>
        </w:rPr>
        <w:t>学生使用</w:t>
      </w:r>
      <w:r w:rsidR="00C00FAB" w:rsidRPr="00EE12E6">
        <w:rPr>
          <w:rFonts w:hint="eastAsia"/>
        </w:rPr>
        <w:t>AIGC</w:t>
      </w:r>
      <w:r w:rsidR="004E3DF1" w:rsidRPr="00EE12E6">
        <w:rPr>
          <w:rFonts w:hint="eastAsia"/>
        </w:rPr>
        <w:t>问题</w:t>
      </w:r>
      <w:r w:rsidR="000A6FA9" w:rsidRPr="00EE12E6">
        <w:rPr>
          <w:rFonts w:hint="eastAsia"/>
        </w:rPr>
        <w:t>上的</w:t>
      </w:r>
      <w:r w:rsidR="00D964BD" w:rsidRPr="00EE12E6">
        <w:rPr>
          <w:rFonts w:hint="eastAsia"/>
        </w:rPr>
        <w:t>立场</w:t>
      </w:r>
      <w:r w:rsidR="002E60C1" w:rsidRPr="00EE12E6">
        <w:rPr>
          <w:rFonts w:hint="eastAsia"/>
        </w:rPr>
        <w:t>和</w:t>
      </w:r>
      <w:r w:rsidR="000A6FA9" w:rsidRPr="00EE12E6">
        <w:rPr>
          <w:rFonts w:hint="eastAsia"/>
        </w:rPr>
        <w:t>特点</w:t>
      </w:r>
      <w:r w:rsidR="00FA68B5" w:rsidRPr="00EE12E6">
        <w:rPr>
          <w:rFonts w:hint="eastAsia"/>
        </w:rPr>
        <w:t>，接着比较</w:t>
      </w:r>
      <w:r w:rsidR="00233CD0" w:rsidRPr="00EE12E6">
        <w:rPr>
          <w:rFonts w:hint="eastAsia"/>
        </w:rPr>
        <w:t>不同应对</w:t>
      </w:r>
      <w:r w:rsidR="00FA68B5" w:rsidRPr="00EE12E6">
        <w:rPr>
          <w:rFonts w:hint="eastAsia"/>
        </w:rPr>
        <w:t>措施</w:t>
      </w:r>
      <w:r w:rsidR="00233CD0" w:rsidRPr="00EE12E6">
        <w:rPr>
          <w:rFonts w:hint="eastAsia"/>
        </w:rPr>
        <w:t>的优劣并</w:t>
      </w:r>
      <w:r w:rsidR="000C4144" w:rsidRPr="00EE12E6">
        <w:rPr>
          <w:rFonts w:hint="eastAsia"/>
        </w:rPr>
        <w:t>探究其中的可借鉴之处</w:t>
      </w:r>
      <w:r w:rsidR="00FA68B5" w:rsidRPr="00EE12E6">
        <w:rPr>
          <w:rFonts w:hint="eastAsia"/>
        </w:rPr>
        <w:t>，最后</w:t>
      </w:r>
      <w:r w:rsidR="0017628C">
        <w:rPr>
          <w:rFonts w:hint="eastAsia"/>
        </w:rPr>
        <w:t>基于两国在这一问题上的差异与共性</w:t>
      </w:r>
      <w:r w:rsidR="00FE6353">
        <w:rPr>
          <w:rFonts w:hint="eastAsia"/>
        </w:rPr>
        <w:t>，</w:t>
      </w:r>
      <w:r w:rsidR="00FA68B5" w:rsidRPr="00EE12E6">
        <w:rPr>
          <w:rFonts w:hint="eastAsia"/>
        </w:rPr>
        <w:t>提出我国高等教育</w:t>
      </w:r>
      <w:r w:rsidR="002E60C1" w:rsidRPr="00EE12E6">
        <w:rPr>
          <w:rFonts w:hint="eastAsia"/>
        </w:rPr>
        <w:t>可从中汲取的经验教训</w:t>
      </w:r>
      <w:r w:rsidR="00DA498B">
        <w:rPr>
          <w:rFonts w:hint="eastAsia"/>
        </w:rPr>
        <w:t>并从多层次构建我国</w:t>
      </w:r>
      <w:r w:rsidR="00387FEF">
        <w:rPr>
          <w:rFonts w:hint="eastAsia"/>
        </w:rPr>
        <w:t>高等教育</w:t>
      </w:r>
      <w:r w:rsidR="00DA498B">
        <w:rPr>
          <w:rFonts w:hint="eastAsia"/>
        </w:rPr>
        <w:t>的</w:t>
      </w:r>
      <w:proofErr w:type="spellStart"/>
      <w:r w:rsidR="00DA498B">
        <w:rPr>
          <w:rFonts w:hint="eastAsia"/>
        </w:rPr>
        <w:t>AIGC</w:t>
      </w:r>
      <w:proofErr w:type="spellEnd"/>
      <w:r w:rsidR="00DA498B">
        <w:rPr>
          <w:rFonts w:hint="eastAsia"/>
        </w:rPr>
        <w:t>规制体系</w:t>
      </w:r>
      <w:r w:rsidR="00FA68B5" w:rsidRPr="00EE12E6">
        <w:rPr>
          <w:rFonts w:hint="eastAsia"/>
        </w:rPr>
        <w:t>。</w:t>
      </w:r>
    </w:p>
    <w:p w14:paraId="1DD7B59A" w14:textId="214EFAA1" w:rsidR="008B2D9F" w:rsidRPr="000E751D" w:rsidRDefault="005B60A5" w:rsidP="009E61B1">
      <w:pPr>
        <w:pStyle w:val="a5"/>
        <w:ind w:firstLineChars="200" w:firstLine="602"/>
      </w:pPr>
      <w:r>
        <w:rPr>
          <w:rFonts w:hint="eastAsia"/>
        </w:rPr>
        <w:t>二、</w:t>
      </w:r>
      <w:r w:rsidR="000E751D">
        <w:rPr>
          <w:rFonts w:hint="eastAsia"/>
        </w:rPr>
        <w:t>样本来源和数据分析</w:t>
      </w:r>
    </w:p>
    <w:p w14:paraId="26142EC4" w14:textId="74F17652" w:rsidR="00400B25" w:rsidRDefault="00400B25" w:rsidP="00400B25">
      <w:pPr>
        <w:pStyle w:val="a3"/>
        <w:ind w:firstLine="422"/>
      </w:pPr>
      <w:r>
        <w:rPr>
          <w:rFonts w:hint="eastAsia"/>
        </w:rPr>
        <w:t>（一）样本来源</w:t>
      </w:r>
      <w:r w:rsidR="00AF7ED8">
        <w:rPr>
          <w:rFonts w:hint="eastAsia"/>
        </w:rPr>
        <w:t>的说明</w:t>
      </w:r>
    </w:p>
    <w:p w14:paraId="722FC835" w14:textId="6B14215E" w:rsidR="007B5D86" w:rsidRPr="007B5D86" w:rsidRDefault="00AB3C80" w:rsidP="000D0E53">
      <w:pPr>
        <w:ind w:firstLine="420"/>
      </w:pPr>
      <w:r>
        <w:rPr>
          <w:rFonts w:hint="eastAsia"/>
        </w:rPr>
        <w:t>本研究</w:t>
      </w:r>
      <w:r w:rsidR="00307821">
        <w:rPr>
          <w:rFonts w:hint="eastAsia"/>
        </w:rPr>
        <w:t>借助</w:t>
      </w:r>
      <w:r>
        <w:rPr>
          <w:rFonts w:hint="eastAsia"/>
        </w:rPr>
        <w:t>日本学者</w:t>
      </w:r>
      <w:bookmarkStart w:id="92" w:name="_Hlk160520277"/>
      <w:r>
        <w:rPr>
          <w:rFonts w:hint="eastAsia"/>
        </w:rPr>
        <w:t>森木</w:t>
      </w:r>
      <w:r w:rsidR="005C3C1C" w:rsidRPr="005C3C1C">
        <w:rPr>
          <w:rFonts w:hint="eastAsia"/>
        </w:rPr>
        <w:t>銀</w:t>
      </w:r>
      <w:r>
        <w:rPr>
          <w:rFonts w:hint="eastAsia"/>
        </w:rPr>
        <w:t>河</w:t>
      </w:r>
      <w:bookmarkEnd w:id="92"/>
      <w:r w:rsidR="00F83DF3">
        <w:rPr>
          <w:rFonts w:hint="eastAsia"/>
        </w:rPr>
        <w:t>所</w:t>
      </w:r>
      <w:r w:rsidR="00C737D1">
        <w:rPr>
          <w:rFonts w:hint="eastAsia"/>
        </w:rPr>
        <w:t>汇总</w:t>
      </w:r>
      <w:r>
        <w:rPr>
          <w:rFonts w:hint="eastAsia"/>
        </w:rPr>
        <w:t>的</w:t>
      </w:r>
      <w:r w:rsidR="006013A8">
        <w:rPr>
          <w:rFonts w:hint="eastAsia"/>
        </w:rPr>
        <w:t>已公开</w:t>
      </w:r>
      <w:r w:rsidR="00E22550">
        <w:rPr>
          <w:rFonts w:hint="eastAsia"/>
        </w:rPr>
        <w:t>表</w:t>
      </w:r>
      <w:r w:rsidR="00B07418">
        <w:rPr>
          <w:rFonts w:hint="eastAsia"/>
        </w:rPr>
        <w:t>达</w:t>
      </w:r>
      <w:r w:rsidR="00E22550">
        <w:rPr>
          <w:rFonts w:hint="eastAsia"/>
        </w:rPr>
        <w:t>立场</w:t>
      </w:r>
      <w:r w:rsidR="003B1657">
        <w:rPr>
          <w:rFonts w:hint="eastAsia"/>
        </w:rPr>
        <w:t>的</w:t>
      </w:r>
      <w:r w:rsidR="00DA2133">
        <w:rPr>
          <w:rFonts w:hint="eastAsia"/>
        </w:rPr>
        <w:t>日本</w:t>
      </w:r>
      <w:r w:rsidR="006013A8">
        <w:rPr>
          <w:rFonts w:hint="eastAsia"/>
        </w:rPr>
        <w:t>高校名录，对共计</w:t>
      </w:r>
      <w:r w:rsidR="003959E1">
        <w:rPr>
          <w:rFonts w:hint="eastAsia"/>
        </w:rPr>
        <w:t>3</w:t>
      </w:r>
      <w:r w:rsidR="00FA7FBE">
        <w:rPr>
          <w:rFonts w:hint="eastAsia"/>
        </w:rPr>
        <w:t>59</w:t>
      </w:r>
      <w:r w:rsidR="006013A8">
        <w:rPr>
          <w:rFonts w:hint="eastAsia"/>
        </w:rPr>
        <w:t>所日本高校的</w:t>
      </w:r>
      <w:r w:rsidR="003F6E2C">
        <w:rPr>
          <w:rFonts w:hint="eastAsia"/>
        </w:rPr>
        <w:t>AIGC</w:t>
      </w:r>
      <w:r w:rsidR="00CF4AEA">
        <w:rPr>
          <w:rFonts w:hint="eastAsia"/>
        </w:rPr>
        <w:t>使用</w:t>
      </w:r>
      <w:r w:rsidR="006013A8">
        <w:rPr>
          <w:rFonts w:hint="eastAsia"/>
        </w:rPr>
        <w:t>公告</w:t>
      </w:r>
      <w:r w:rsidR="007B5D86">
        <w:rPr>
          <w:rFonts w:hint="eastAsia"/>
        </w:rPr>
        <w:t>的数据信息</w:t>
      </w:r>
      <w:r w:rsidR="006013A8">
        <w:rPr>
          <w:rFonts w:hint="eastAsia"/>
        </w:rPr>
        <w:t>进行梳理和分析</w:t>
      </w:r>
      <w:r w:rsidR="000D0E53">
        <w:rPr>
          <w:rFonts w:hint="eastAsia"/>
        </w:rPr>
        <w:t>。</w:t>
      </w:r>
      <w:r w:rsidR="00AA6D06">
        <w:rPr>
          <w:rFonts w:hint="eastAsia"/>
        </w:rPr>
        <w:t>本</w:t>
      </w:r>
      <w:r w:rsidR="007B5D86">
        <w:rPr>
          <w:rFonts w:hint="eastAsia"/>
        </w:rPr>
        <w:t>研究</w:t>
      </w:r>
      <w:r w:rsidR="001E3F75">
        <w:rPr>
          <w:rFonts w:hint="eastAsia"/>
        </w:rPr>
        <w:t>所依据</w:t>
      </w:r>
      <w:r w:rsidR="007B5D86">
        <w:rPr>
          <w:rFonts w:hint="eastAsia"/>
        </w:rPr>
        <w:t>的所有原始数据皆</w:t>
      </w:r>
      <w:r w:rsidR="007B5D86" w:rsidRPr="00555D0D">
        <w:rPr>
          <w:rFonts w:hint="eastAsia"/>
        </w:rPr>
        <w:t>源于</w:t>
      </w:r>
      <w:r w:rsidR="00620F0F">
        <w:rPr>
          <w:rFonts w:hint="eastAsia"/>
        </w:rPr>
        <w:t>上述</w:t>
      </w:r>
      <w:r w:rsidR="00341EB7">
        <w:rPr>
          <w:rFonts w:hint="eastAsia"/>
        </w:rPr>
        <w:t>3</w:t>
      </w:r>
      <w:r w:rsidR="00FA7FBE">
        <w:rPr>
          <w:rFonts w:hint="eastAsia"/>
        </w:rPr>
        <w:t>59</w:t>
      </w:r>
      <w:r w:rsidR="00341EB7">
        <w:rPr>
          <w:rFonts w:hint="eastAsia"/>
        </w:rPr>
        <w:t>所</w:t>
      </w:r>
      <w:r w:rsidR="007B5D86" w:rsidRPr="00555D0D">
        <w:rPr>
          <w:rFonts w:hint="eastAsia"/>
        </w:rPr>
        <w:t>日本大学在其官方网站上发布的</w:t>
      </w:r>
      <w:r w:rsidR="00AA6D06">
        <w:rPr>
          <w:rFonts w:hint="eastAsia"/>
        </w:rPr>
        <w:t>通知或公告</w:t>
      </w:r>
      <w:r w:rsidR="007B5D86" w:rsidRPr="00555D0D">
        <w:rPr>
          <w:rFonts w:hint="eastAsia"/>
        </w:rPr>
        <w:t>，</w:t>
      </w:r>
      <w:r w:rsidR="00AA6D06">
        <w:rPr>
          <w:rFonts w:hint="eastAsia"/>
        </w:rPr>
        <w:t>力求对日本高校对</w:t>
      </w:r>
      <w:r w:rsidR="00AA6D06">
        <w:rPr>
          <w:rFonts w:hint="eastAsia"/>
        </w:rPr>
        <w:t>AIGC</w:t>
      </w:r>
      <w:r w:rsidR="00AA6D06">
        <w:rPr>
          <w:rFonts w:hint="eastAsia"/>
        </w:rPr>
        <w:t>使用规则有一个较为全面的审视。</w:t>
      </w:r>
      <w:r w:rsidR="007B5D86">
        <w:rPr>
          <w:rFonts w:hint="eastAsia"/>
        </w:rPr>
        <w:t>出于信息渠道正式性</w:t>
      </w:r>
      <w:r w:rsidR="00E16EC5">
        <w:rPr>
          <w:rFonts w:hint="eastAsia"/>
        </w:rPr>
        <w:t>的</w:t>
      </w:r>
      <w:r w:rsidR="007B5D86">
        <w:rPr>
          <w:rFonts w:hint="eastAsia"/>
        </w:rPr>
        <w:t>考虑，</w:t>
      </w:r>
      <w:r w:rsidR="00821989">
        <w:rPr>
          <w:rFonts w:hint="eastAsia"/>
        </w:rPr>
        <w:t>本研究</w:t>
      </w:r>
      <w:r w:rsidR="00983C9C">
        <w:rPr>
          <w:rFonts w:hint="eastAsia"/>
        </w:rPr>
        <w:t>有意</w:t>
      </w:r>
      <w:r w:rsidR="007B5D86">
        <w:rPr>
          <w:rFonts w:hint="eastAsia"/>
        </w:rPr>
        <w:t>排除了</w:t>
      </w:r>
      <w:r w:rsidR="007B5D86" w:rsidRPr="00555D0D">
        <w:rPr>
          <w:rFonts w:hint="eastAsia"/>
        </w:rPr>
        <w:t>仅在大学内部发表的声明或媒体报道</w:t>
      </w:r>
      <w:r w:rsidR="007B5D86">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_Ref160614584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[15]</w:t>
      </w:r>
      <w:r w:rsidR="00C8658F" w:rsidRPr="00C8658F">
        <w:rPr>
          <w:rStyle w:val="ac"/>
        </w:rPr>
        <w:fldChar w:fldCharType="end"/>
      </w:r>
      <w:r w:rsidR="004205DF">
        <w:rPr>
          <w:rFonts w:hint="eastAsia"/>
        </w:rPr>
        <w:t xml:space="preserve"> </w:t>
      </w:r>
    </w:p>
    <w:p w14:paraId="2C5644CC" w14:textId="6845A39C" w:rsidR="000B58B6" w:rsidRPr="00F45908" w:rsidRDefault="007B5D86" w:rsidP="00F45908">
      <w:pPr>
        <w:ind w:firstLine="422"/>
        <w:rPr>
          <w:b/>
          <w:bCs/>
        </w:rPr>
      </w:pPr>
      <w:r w:rsidRPr="004544B2">
        <w:rPr>
          <w:rFonts w:hint="eastAsia"/>
          <w:b/>
          <w:bCs/>
        </w:rPr>
        <w:t>（二）样本数据的</w:t>
      </w:r>
      <w:r w:rsidR="0077316A">
        <w:rPr>
          <w:rFonts w:hint="eastAsia"/>
          <w:b/>
          <w:bCs/>
        </w:rPr>
        <w:t>挑选视角和</w:t>
      </w:r>
      <w:r w:rsidRPr="004544B2">
        <w:rPr>
          <w:rFonts w:hint="eastAsia"/>
          <w:b/>
          <w:bCs/>
        </w:rPr>
        <w:t>分类</w:t>
      </w:r>
      <w:r w:rsidR="00500EC4">
        <w:rPr>
          <w:rFonts w:hint="eastAsia"/>
          <w:b/>
          <w:bCs/>
        </w:rPr>
        <w:t>依据</w:t>
      </w:r>
    </w:p>
    <w:p w14:paraId="028A851F" w14:textId="0957740A" w:rsidR="00500EC4" w:rsidRDefault="00606280" w:rsidP="0051085B">
      <w:pPr>
        <w:ind w:firstLine="420"/>
      </w:pPr>
      <w:r>
        <w:rPr>
          <w:rFonts w:hint="eastAsia"/>
        </w:rPr>
        <w:t>在</w:t>
      </w:r>
      <w:r w:rsidR="0077316A">
        <w:rPr>
          <w:rFonts w:hint="eastAsia"/>
        </w:rPr>
        <w:t>样本数据的具体筛选</w:t>
      </w:r>
      <w:r>
        <w:rPr>
          <w:rFonts w:hint="eastAsia"/>
        </w:rPr>
        <w:t>上，本研究聚焦上述</w:t>
      </w:r>
      <w:r>
        <w:rPr>
          <w:rFonts w:hint="eastAsia"/>
        </w:rPr>
        <w:t>359</w:t>
      </w:r>
      <w:r>
        <w:rPr>
          <w:rFonts w:hint="eastAsia"/>
        </w:rPr>
        <w:t>所</w:t>
      </w:r>
      <w:r w:rsidRPr="00555D0D">
        <w:rPr>
          <w:rFonts w:hint="eastAsia"/>
        </w:rPr>
        <w:t>日本大学</w:t>
      </w:r>
      <w:r w:rsidR="000B58B6">
        <w:rPr>
          <w:rFonts w:hint="eastAsia"/>
        </w:rPr>
        <w:t>如何</w:t>
      </w:r>
      <w:r w:rsidR="00155888">
        <w:rPr>
          <w:rFonts w:hint="eastAsia"/>
        </w:rPr>
        <w:t>应对和</w:t>
      </w:r>
      <w:r w:rsidR="000B58B6">
        <w:rPr>
          <w:rFonts w:hint="eastAsia"/>
        </w:rPr>
        <w:t>规制学生在完成教学任务中滥用</w:t>
      </w:r>
      <w:r w:rsidR="000B58B6">
        <w:rPr>
          <w:rFonts w:hint="eastAsia"/>
        </w:rPr>
        <w:t>AIGC</w:t>
      </w:r>
      <w:r w:rsidR="000B58B6">
        <w:rPr>
          <w:rFonts w:hint="eastAsia"/>
        </w:rPr>
        <w:t>的行为这一</w:t>
      </w:r>
      <w:r w:rsidR="00A07BBC">
        <w:rPr>
          <w:rFonts w:hint="eastAsia"/>
        </w:rPr>
        <w:t>核心</w:t>
      </w:r>
      <w:r w:rsidR="000B58B6">
        <w:rPr>
          <w:rFonts w:hint="eastAsia"/>
        </w:rPr>
        <w:t>问题，</w:t>
      </w:r>
      <w:r w:rsidR="00546BDB">
        <w:rPr>
          <w:rFonts w:hint="eastAsia"/>
        </w:rPr>
        <w:t>AIGC</w:t>
      </w:r>
      <w:r w:rsidR="00546BDB">
        <w:rPr>
          <w:rFonts w:hint="eastAsia"/>
        </w:rPr>
        <w:t>可能带来的</w:t>
      </w:r>
      <w:r w:rsidR="00062A45">
        <w:rPr>
          <w:rFonts w:hint="eastAsia"/>
        </w:rPr>
        <w:t>其他</w:t>
      </w:r>
      <w:r w:rsidR="000B58B6">
        <w:rPr>
          <w:rFonts w:hint="eastAsia"/>
        </w:rPr>
        <w:t>风险</w:t>
      </w:r>
      <w:r w:rsidR="00803BD0">
        <w:rPr>
          <w:rFonts w:hint="eastAsia"/>
        </w:rPr>
        <w:t>及</w:t>
      </w:r>
      <w:r>
        <w:rPr>
          <w:rFonts w:hint="eastAsia"/>
        </w:rPr>
        <w:t>治理</w:t>
      </w:r>
      <w:r w:rsidR="002D447A">
        <w:rPr>
          <w:rFonts w:hint="eastAsia"/>
        </w:rPr>
        <w:t>的信息并</w:t>
      </w:r>
      <w:r w:rsidR="000B58B6">
        <w:rPr>
          <w:rFonts w:hint="eastAsia"/>
        </w:rPr>
        <w:t>不在</w:t>
      </w:r>
      <w:r w:rsidR="002D447A">
        <w:rPr>
          <w:rFonts w:hint="eastAsia"/>
        </w:rPr>
        <w:t>收集分析之列</w:t>
      </w:r>
      <w:r w:rsidR="000B58B6">
        <w:rPr>
          <w:rFonts w:hint="eastAsia"/>
        </w:rPr>
        <w:t>。</w:t>
      </w:r>
      <w:r w:rsidR="000931D2">
        <w:rPr>
          <w:rFonts w:hint="eastAsia"/>
        </w:rPr>
        <w:t>首先</w:t>
      </w:r>
      <w:r w:rsidR="009D00E7">
        <w:rPr>
          <w:rFonts w:hint="eastAsia"/>
        </w:rPr>
        <w:t>须明确的是，当谈论生成式人工智能在高等教育中</w:t>
      </w:r>
      <w:r w:rsidR="007656A3">
        <w:rPr>
          <w:rFonts w:hint="eastAsia"/>
        </w:rPr>
        <w:t>的</w:t>
      </w:r>
      <w:r w:rsidR="009D00E7">
        <w:rPr>
          <w:rFonts w:hint="eastAsia"/>
        </w:rPr>
        <w:t>合理使用边界</w:t>
      </w:r>
      <w:r w:rsidR="00546BDB">
        <w:rPr>
          <w:rFonts w:hint="eastAsia"/>
        </w:rPr>
        <w:t>之</w:t>
      </w:r>
      <w:r w:rsidR="009D00E7">
        <w:rPr>
          <w:rFonts w:hint="eastAsia"/>
        </w:rPr>
        <w:t>时，如何正确使用生成式人工智能技术</w:t>
      </w:r>
      <w:r w:rsidR="00F83DF3">
        <w:rPr>
          <w:rFonts w:hint="eastAsia"/>
        </w:rPr>
        <w:t>本身、</w:t>
      </w:r>
      <w:r w:rsidR="009D00E7">
        <w:rPr>
          <w:rFonts w:hint="eastAsia"/>
        </w:rPr>
        <w:t>如何正确使用</w:t>
      </w:r>
      <w:r w:rsidR="00F83DF3">
        <w:rPr>
          <w:rFonts w:hint="eastAsia"/>
        </w:rPr>
        <w:t>AIGC</w:t>
      </w:r>
      <w:r w:rsidR="009D00E7">
        <w:rPr>
          <w:rFonts w:hint="eastAsia"/>
        </w:rPr>
        <w:t>以及被约束的主体是教师</w:t>
      </w:r>
      <w:r w:rsidR="00F83DF3">
        <w:rPr>
          <w:rFonts w:hint="eastAsia"/>
        </w:rPr>
        <w:t>抑或</w:t>
      </w:r>
      <w:r w:rsidR="009D00E7">
        <w:rPr>
          <w:rFonts w:hint="eastAsia"/>
        </w:rPr>
        <w:t>学生</w:t>
      </w:r>
      <w:r w:rsidR="00F83DF3">
        <w:rPr>
          <w:rFonts w:hint="eastAsia"/>
        </w:rPr>
        <w:t>等问题是</w:t>
      </w:r>
      <w:r w:rsidR="009D00E7">
        <w:rPr>
          <w:rFonts w:hint="eastAsia"/>
        </w:rPr>
        <w:t>显然不同的话题，不能笼统混为一谈。</w:t>
      </w:r>
      <w:r w:rsidR="000931D2">
        <w:rPr>
          <w:rFonts w:hint="eastAsia"/>
        </w:rPr>
        <w:t>其次</w:t>
      </w:r>
      <w:r w:rsidR="00FA2A42">
        <w:rPr>
          <w:rFonts w:hint="eastAsia"/>
        </w:rPr>
        <w:t>，</w:t>
      </w:r>
      <w:r w:rsidR="000B58B6" w:rsidRPr="000B58B6">
        <w:rPr>
          <w:rFonts w:hint="eastAsia"/>
        </w:rPr>
        <w:t>生成式人工智能在</w:t>
      </w:r>
      <w:r w:rsidR="000B58B6">
        <w:rPr>
          <w:rFonts w:hint="eastAsia"/>
        </w:rPr>
        <w:lastRenderedPageBreak/>
        <w:t>高等</w:t>
      </w:r>
      <w:r w:rsidR="000B58B6" w:rsidRPr="000B58B6">
        <w:rPr>
          <w:rFonts w:hint="eastAsia"/>
        </w:rPr>
        <w:t>教育中的应用带来</w:t>
      </w:r>
      <w:r w:rsidR="00FA2A42">
        <w:rPr>
          <w:rFonts w:hint="eastAsia"/>
        </w:rPr>
        <w:t>了</w:t>
      </w:r>
      <w:r w:rsidR="000B58B6" w:rsidRPr="000B58B6">
        <w:rPr>
          <w:rFonts w:hint="eastAsia"/>
        </w:rPr>
        <w:t>很多</w:t>
      </w:r>
      <w:r w:rsidR="00FA2A42">
        <w:rPr>
          <w:rFonts w:hint="eastAsia"/>
        </w:rPr>
        <w:t>挑战</w:t>
      </w:r>
      <w:r w:rsidR="000B58B6" w:rsidRPr="000B58B6">
        <w:rPr>
          <w:rFonts w:hint="eastAsia"/>
        </w:rPr>
        <w:t>，对于教师而言可能需要考虑</w:t>
      </w:r>
      <w:r w:rsidR="000363A0">
        <w:rPr>
          <w:rFonts w:hint="eastAsia"/>
        </w:rPr>
        <w:t>使用时</w:t>
      </w:r>
      <w:r w:rsidR="000B58B6" w:rsidRPr="000B58B6">
        <w:rPr>
          <w:rFonts w:hint="eastAsia"/>
        </w:rPr>
        <w:t>的版权问题、幻觉问题和信息泄漏等，</w:t>
      </w:r>
      <w:r w:rsidR="00A07BBC">
        <w:rPr>
          <w:rFonts w:hint="eastAsia"/>
        </w:rPr>
        <w:t>而学生</w:t>
      </w:r>
      <w:r w:rsidR="00150E4F">
        <w:rPr>
          <w:rFonts w:hint="eastAsia"/>
        </w:rPr>
        <w:t>除了</w:t>
      </w:r>
      <w:r w:rsidR="000B58B6" w:rsidRPr="000B58B6">
        <w:rPr>
          <w:rFonts w:hint="eastAsia"/>
        </w:rPr>
        <w:t>这些问题</w:t>
      </w:r>
      <w:r w:rsidR="00067852">
        <w:rPr>
          <w:rFonts w:hint="eastAsia"/>
        </w:rPr>
        <w:t>还需特别防范</w:t>
      </w:r>
      <w:r w:rsidR="00A07BBC">
        <w:rPr>
          <w:rFonts w:hint="eastAsia"/>
        </w:rPr>
        <w:t>路径依赖和</w:t>
      </w:r>
      <w:r w:rsidR="00565B36">
        <w:rPr>
          <w:rFonts w:hint="eastAsia"/>
        </w:rPr>
        <w:t>被认定违规</w:t>
      </w:r>
      <w:r w:rsidR="00A07BBC">
        <w:rPr>
          <w:rFonts w:hint="eastAsia"/>
        </w:rPr>
        <w:t>等风险</w:t>
      </w:r>
      <w:r w:rsidR="000B58B6" w:rsidRPr="000B58B6">
        <w:rPr>
          <w:rFonts w:hint="eastAsia"/>
        </w:rPr>
        <w:t>。</w:t>
      </w:r>
      <w:r w:rsidR="009D00E7">
        <w:rPr>
          <w:rFonts w:hint="eastAsia"/>
        </w:rPr>
        <w:t>从</w:t>
      </w:r>
      <w:r w:rsidR="000B58B6">
        <w:rPr>
          <w:rFonts w:hint="eastAsia"/>
        </w:rPr>
        <w:t>本文所关注和</w:t>
      </w:r>
      <w:r w:rsidR="00A07BBC">
        <w:rPr>
          <w:rFonts w:hint="eastAsia"/>
        </w:rPr>
        <w:t>忧虑</w:t>
      </w:r>
      <w:r w:rsidR="000B58B6">
        <w:rPr>
          <w:rFonts w:hint="eastAsia"/>
        </w:rPr>
        <w:t>的现象</w:t>
      </w:r>
      <w:r w:rsidR="00A07BBC">
        <w:rPr>
          <w:rFonts w:hint="eastAsia"/>
        </w:rPr>
        <w:t>——</w:t>
      </w:r>
      <w:r w:rsidR="000B58B6" w:rsidRPr="000B58B6">
        <w:rPr>
          <w:rFonts w:hint="eastAsia"/>
        </w:rPr>
        <w:t>高校学生将</w:t>
      </w:r>
      <w:r w:rsidR="000B58B6" w:rsidRPr="000B58B6">
        <w:rPr>
          <w:rFonts w:hint="eastAsia"/>
        </w:rPr>
        <w:t>AIGC</w:t>
      </w:r>
      <w:r w:rsidR="000B58B6" w:rsidRPr="000B58B6">
        <w:rPr>
          <w:rFonts w:hint="eastAsia"/>
        </w:rPr>
        <w:t>生成的内容直接作为自己的</w:t>
      </w:r>
      <w:r w:rsidR="00F45908" w:rsidRPr="00B2333E">
        <w:rPr>
          <w:rFonts w:hint="eastAsia"/>
        </w:rPr>
        <w:t>成果</w:t>
      </w:r>
      <w:r w:rsidR="000B58B6" w:rsidRPr="000B58B6">
        <w:rPr>
          <w:rFonts w:hint="eastAsia"/>
        </w:rPr>
        <w:t>提交</w:t>
      </w:r>
      <w:r w:rsidR="009D00E7">
        <w:rPr>
          <w:rFonts w:hint="eastAsia"/>
        </w:rPr>
        <w:t>来看，应当</w:t>
      </w:r>
      <w:r w:rsidR="00DB6A0A">
        <w:rPr>
          <w:rFonts w:hint="eastAsia"/>
        </w:rPr>
        <w:t>限定于如何规范</w:t>
      </w:r>
      <w:r w:rsidR="00A07BBC">
        <w:rPr>
          <w:rFonts w:hint="eastAsia"/>
        </w:rPr>
        <w:t>或</w:t>
      </w:r>
      <w:r w:rsidR="00CF7850">
        <w:rPr>
          <w:rFonts w:hint="eastAsia"/>
        </w:rPr>
        <w:t>规制</w:t>
      </w:r>
      <w:r w:rsidR="00DB6A0A">
        <w:rPr>
          <w:rFonts w:hint="eastAsia"/>
        </w:rPr>
        <w:t>高校学生</w:t>
      </w:r>
      <w:r w:rsidR="00CF7850">
        <w:rPr>
          <w:rFonts w:hint="eastAsia"/>
        </w:rPr>
        <w:t>滥用</w:t>
      </w:r>
      <w:r w:rsidR="00DB6A0A">
        <w:rPr>
          <w:rFonts w:hint="eastAsia"/>
        </w:rPr>
        <w:t>AIGC</w:t>
      </w:r>
      <w:r w:rsidR="009D00E7">
        <w:rPr>
          <w:rFonts w:hint="eastAsia"/>
        </w:rPr>
        <w:t>完成教学任务</w:t>
      </w:r>
      <w:r w:rsidR="00DB6A0A">
        <w:rPr>
          <w:rFonts w:hint="eastAsia"/>
        </w:rPr>
        <w:t>这一问题，而不涉及</w:t>
      </w:r>
      <w:r w:rsidR="000363A0">
        <w:rPr>
          <w:rFonts w:hint="eastAsia"/>
        </w:rPr>
        <w:t>前述</w:t>
      </w:r>
      <w:r w:rsidR="00DB6A0A">
        <w:rPr>
          <w:rFonts w:hint="eastAsia"/>
        </w:rPr>
        <w:t>生成式人工智能所带来的</w:t>
      </w:r>
      <w:r w:rsidR="007C3126">
        <w:rPr>
          <w:rFonts w:hint="eastAsia"/>
        </w:rPr>
        <w:t>更广泛的一系列问题</w:t>
      </w:r>
      <w:r w:rsidR="00A07BBC">
        <w:rPr>
          <w:rFonts w:hint="eastAsia"/>
        </w:rPr>
        <w:t>。</w:t>
      </w:r>
    </w:p>
    <w:p w14:paraId="2FDFDF1C" w14:textId="7DAF181E" w:rsidR="00EA5F10" w:rsidRDefault="00565B36" w:rsidP="00500EC4">
      <w:pPr>
        <w:ind w:firstLine="420"/>
      </w:pPr>
      <w:r>
        <w:rPr>
          <w:rFonts w:hint="eastAsia"/>
        </w:rPr>
        <w:t>更进一步</w:t>
      </w:r>
      <w:r w:rsidR="009D00E7">
        <w:rPr>
          <w:rFonts w:hint="eastAsia"/>
        </w:rPr>
        <w:t>，</w:t>
      </w:r>
      <w:r w:rsidR="00B45287">
        <w:rPr>
          <w:rFonts w:hint="eastAsia"/>
        </w:rPr>
        <w:t>本研究</w:t>
      </w:r>
      <w:r w:rsidR="00C71C3B" w:rsidDel="00EC1B73">
        <w:rPr>
          <w:rFonts w:hint="eastAsia"/>
        </w:rPr>
        <w:t>根据学生在</w:t>
      </w:r>
      <w:r w:rsidR="009D00E7">
        <w:rPr>
          <w:rFonts w:hint="eastAsia"/>
        </w:rPr>
        <w:t>完成教学任务</w:t>
      </w:r>
      <w:r w:rsidR="00C71C3B" w:rsidDel="00EC1B73">
        <w:rPr>
          <w:rFonts w:hint="eastAsia"/>
        </w:rPr>
        <w:t>中</w:t>
      </w:r>
      <w:r w:rsidR="0081689C">
        <w:rPr>
          <w:rFonts w:hint="eastAsia"/>
        </w:rPr>
        <w:t>使用</w:t>
      </w:r>
      <w:r w:rsidR="00C71C3B" w:rsidDel="00EC1B73">
        <w:rPr>
          <w:rFonts w:hint="eastAsia"/>
        </w:rPr>
        <w:t>A</w:t>
      </w:r>
      <w:r w:rsidR="00C71C3B" w:rsidDel="00EC1B73">
        <w:t>IGC</w:t>
      </w:r>
      <w:r w:rsidR="00C71C3B" w:rsidDel="00EC1B73">
        <w:rPr>
          <w:rFonts w:hint="eastAsia"/>
        </w:rPr>
        <w:t>的方式和程度</w:t>
      </w:r>
      <w:r w:rsidR="0081689C">
        <w:rPr>
          <w:rFonts w:hint="eastAsia"/>
        </w:rPr>
        <w:t>，</w:t>
      </w:r>
      <w:r w:rsidR="00C71C3B" w:rsidDel="00EC1B73">
        <w:rPr>
          <w:rFonts w:hint="eastAsia"/>
        </w:rPr>
        <w:t>将</w:t>
      </w:r>
      <w:r w:rsidR="00113E68">
        <w:rPr>
          <w:rFonts w:hint="eastAsia"/>
        </w:rPr>
        <w:t>高校</w:t>
      </w:r>
      <w:r w:rsidR="00A85C12">
        <w:rPr>
          <w:rFonts w:hint="eastAsia"/>
        </w:rPr>
        <w:t>学生使用</w:t>
      </w:r>
      <w:r w:rsidR="00A85C12">
        <w:rPr>
          <w:rFonts w:hint="eastAsia"/>
        </w:rPr>
        <w:t>AIGC</w:t>
      </w:r>
      <w:r w:rsidR="00A85C12">
        <w:rPr>
          <w:rFonts w:hint="eastAsia"/>
        </w:rPr>
        <w:t>的</w:t>
      </w:r>
      <w:r w:rsidR="00C71C3B" w:rsidDel="00EC1B73">
        <w:rPr>
          <w:rFonts w:hint="eastAsia"/>
        </w:rPr>
        <w:t>行为</w:t>
      </w:r>
      <w:r>
        <w:rPr>
          <w:rFonts w:hint="eastAsia"/>
        </w:rPr>
        <w:t>划分</w:t>
      </w:r>
      <w:r w:rsidR="00C71C3B" w:rsidDel="00EC1B73">
        <w:rPr>
          <w:rFonts w:hint="eastAsia"/>
        </w:rPr>
        <w:t>为</w:t>
      </w:r>
      <w:r w:rsidR="004F4DAE">
        <w:rPr>
          <w:rFonts w:hint="eastAsia"/>
        </w:rPr>
        <w:t>“</w:t>
      </w:r>
      <w:r w:rsidR="00C71C3B" w:rsidDel="00EC1B73">
        <w:rPr>
          <w:rFonts w:hint="eastAsia"/>
        </w:rPr>
        <w:t>学习参考</w:t>
      </w:r>
      <w:r w:rsidR="00113E68">
        <w:rPr>
          <w:rFonts w:hint="eastAsia"/>
        </w:rPr>
        <w:t>型</w:t>
      </w:r>
      <w:r w:rsidR="004F4DAE">
        <w:rPr>
          <w:rFonts w:hint="eastAsia"/>
        </w:rPr>
        <w:t>”</w:t>
      </w:r>
      <w:r w:rsidR="00C71C3B" w:rsidDel="00EC1B73">
        <w:rPr>
          <w:rFonts w:hint="eastAsia"/>
        </w:rPr>
        <w:t>和</w:t>
      </w:r>
      <w:r w:rsidR="004F4DAE">
        <w:rPr>
          <w:rFonts w:hint="eastAsia"/>
        </w:rPr>
        <w:t>“</w:t>
      </w:r>
      <w:r w:rsidR="00C71C3B" w:rsidDel="00EC1B73">
        <w:rPr>
          <w:rFonts w:hint="eastAsia"/>
        </w:rPr>
        <w:t>直接复制</w:t>
      </w:r>
      <w:r w:rsidR="00113E68">
        <w:rPr>
          <w:rFonts w:hint="eastAsia"/>
        </w:rPr>
        <w:t>型</w:t>
      </w:r>
      <w:r w:rsidR="004F4DAE">
        <w:rPr>
          <w:rFonts w:hint="eastAsia"/>
        </w:rPr>
        <w:t>”两种</w:t>
      </w:r>
      <w:r w:rsidR="00113E68">
        <w:rPr>
          <w:rFonts w:hint="eastAsia"/>
        </w:rPr>
        <w:t>样态</w:t>
      </w:r>
      <w:r w:rsidR="00C71C3B" w:rsidDel="00EC1B73">
        <w:rPr>
          <w:rFonts w:hint="eastAsia"/>
        </w:rPr>
        <w:t>，</w:t>
      </w:r>
      <w:r w:rsidR="00B45287">
        <w:rPr>
          <w:rFonts w:hint="eastAsia"/>
        </w:rPr>
        <w:t>并</w:t>
      </w:r>
      <w:r w:rsidR="00500B21" w:rsidDel="00EC1B73">
        <w:rPr>
          <w:rFonts w:hint="eastAsia"/>
        </w:rPr>
        <w:t>认为需要规范的</w:t>
      </w:r>
      <w:r w:rsidR="00776D29" w:rsidDel="00EC1B73">
        <w:rPr>
          <w:rFonts w:hint="eastAsia"/>
        </w:rPr>
        <w:t>行为</w:t>
      </w:r>
      <w:r w:rsidR="00E46542">
        <w:rPr>
          <w:rFonts w:hint="eastAsia"/>
        </w:rPr>
        <w:t>仅</w:t>
      </w:r>
      <w:r w:rsidR="00776D29" w:rsidDel="00EC1B73">
        <w:rPr>
          <w:rFonts w:hint="eastAsia"/>
        </w:rPr>
        <w:t>指</w:t>
      </w:r>
      <w:r w:rsidR="003D317C">
        <w:rPr>
          <w:rFonts w:hint="eastAsia"/>
        </w:rPr>
        <w:t>后者</w:t>
      </w:r>
      <w:r w:rsidR="00776D29" w:rsidDel="00EC1B73">
        <w:rPr>
          <w:rFonts w:hint="eastAsia"/>
        </w:rPr>
        <w:t>。</w:t>
      </w:r>
      <w:r w:rsidR="00113E68">
        <w:rPr>
          <w:rFonts w:hint="eastAsia"/>
        </w:rPr>
        <w:t>所谓“</w:t>
      </w:r>
      <w:r w:rsidR="00762116" w:rsidDel="00EC1B73">
        <w:rPr>
          <w:rFonts w:hint="eastAsia"/>
        </w:rPr>
        <w:t>学习参考</w:t>
      </w:r>
      <w:r w:rsidR="00113E68">
        <w:rPr>
          <w:rFonts w:hint="eastAsia"/>
        </w:rPr>
        <w:t>型”</w:t>
      </w:r>
      <w:r w:rsidR="009D4399" w:rsidDel="00EC1B73">
        <w:rPr>
          <w:rFonts w:hint="eastAsia"/>
        </w:rPr>
        <w:t>指的是</w:t>
      </w:r>
      <w:r w:rsidR="00D161DB">
        <w:rPr>
          <w:rFonts w:hint="eastAsia"/>
        </w:rPr>
        <w:t>学生仅</w:t>
      </w:r>
      <w:r w:rsidR="009D4399" w:rsidDel="00EC1B73">
        <w:rPr>
          <w:rFonts w:hint="eastAsia"/>
        </w:rPr>
        <w:t>将</w:t>
      </w:r>
      <w:r w:rsidR="009D4399" w:rsidDel="00EC1B73">
        <w:rPr>
          <w:rFonts w:hint="eastAsia"/>
        </w:rPr>
        <w:t>A</w:t>
      </w:r>
      <w:r w:rsidR="009D4399" w:rsidDel="00EC1B73">
        <w:t>IGC</w:t>
      </w:r>
      <w:r w:rsidR="009D4399" w:rsidDel="00EC1B73">
        <w:rPr>
          <w:rFonts w:hint="eastAsia"/>
        </w:rPr>
        <w:t>作为辅助</w:t>
      </w:r>
      <w:r w:rsidR="00D161DB">
        <w:rPr>
          <w:rFonts w:hint="eastAsia"/>
        </w:rPr>
        <w:t>学习和</w:t>
      </w:r>
      <w:r w:rsidR="009D4399" w:rsidDel="00EC1B73">
        <w:rPr>
          <w:rFonts w:hint="eastAsia"/>
        </w:rPr>
        <w:t>思考的材料</w:t>
      </w:r>
      <w:r w:rsidR="0044787C">
        <w:rPr>
          <w:rFonts w:hint="eastAsia"/>
        </w:rPr>
        <w:t>的使用模式。</w:t>
      </w:r>
      <w:r w:rsidR="00EF253D" w:rsidDel="00EC1B73">
        <w:rPr>
          <w:rFonts w:hint="eastAsia"/>
        </w:rPr>
        <w:t>从学习的角度来看</w:t>
      </w:r>
      <w:r w:rsidR="005A230F" w:rsidDel="00EC1B73">
        <w:rPr>
          <w:rFonts w:hint="eastAsia"/>
        </w:rPr>
        <w:t>，</w:t>
      </w:r>
      <w:r w:rsidR="009D4399" w:rsidDel="00EC1B73">
        <w:rPr>
          <w:rFonts w:hint="eastAsia"/>
        </w:rPr>
        <w:t>A</w:t>
      </w:r>
      <w:r w:rsidR="009D4399" w:rsidDel="00EC1B73">
        <w:t>IGC</w:t>
      </w:r>
      <w:r w:rsidR="009D4399" w:rsidDel="00EC1B73">
        <w:rPr>
          <w:rFonts w:hint="eastAsia"/>
        </w:rPr>
        <w:t>和其他</w:t>
      </w:r>
      <w:r w:rsidR="00EF253D" w:rsidDel="00EC1B73">
        <w:rPr>
          <w:rFonts w:hint="eastAsia"/>
        </w:rPr>
        <w:t>参考</w:t>
      </w:r>
      <w:r w:rsidR="009D4399" w:rsidDel="00EC1B73">
        <w:rPr>
          <w:rFonts w:hint="eastAsia"/>
        </w:rPr>
        <w:t>材料</w:t>
      </w:r>
      <w:r w:rsidR="001D1ABB">
        <w:rPr>
          <w:rFonts w:hint="eastAsia"/>
        </w:rPr>
        <w:t>并</w:t>
      </w:r>
      <w:r w:rsidR="009D4399" w:rsidDel="00EC1B73">
        <w:rPr>
          <w:rFonts w:hint="eastAsia"/>
        </w:rPr>
        <w:t>没有任何本质区别，</w:t>
      </w:r>
      <w:r w:rsidR="00EF253D" w:rsidDel="00EC1B73">
        <w:rPr>
          <w:rFonts w:hint="eastAsia"/>
        </w:rPr>
        <w:t>学生</w:t>
      </w:r>
      <w:r w:rsidR="003C398F">
        <w:rPr>
          <w:rFonts w:hint="eastAsia"/>
        </w:rPr>
        <w:t>在</w:t>
      </w:r>
      <w:r w:rsidR="00891A80">
        <w:rPr>
          <w:rFonts w:hint="eastAsia"/>
        </w:rPr>
        <w:t>学习</w:t>
      </w:r>
      <w:r w:rsidR="005A230F" w:rsidDel="00EC1B73">
        <w:rPr>
          <w:rFonts w:hint="eastAsia"/>
        </w:rPr>
        <w:t>参考</w:t>
      </w:r>
      <w:r w:rsidR="00EF253D" w:rsidDel="00EC1B73">
        <w:rPr>
          <w:rFonts w:hint="eastAsia"/>
        </w:rPr>
        <w:t>A</w:t>
      </w:r>
      <w:r w:rsidR="00EF253D" w:rsidDel="00EC1B73">
        <w:t>IGC</w:t>
      </w:r>
      <w:r w:rsidR="003C398F">
        <w:rPr>
          <w:rFonts w:hint="eastAsia"/>
        </w:rPr>
        <w:t>时</w:t>
      </w:r>
      <w:r w:rsidR="00EF253D" w:rsidDel="00EC1B73">
        <w:rPr>
          <w:rFonts w:hint="eastAsia"/>
        </w:rPr>
        <w:t>需要注意的</w:t>
      </w:r>
      <w:r w:rsidR="00294D12">
        <w:rPr>
          <w:rFonts w:hint="eastAsia"/>
        </w:rPr>
        <w:t>只</w:t>
      </w:r>
      <w:r w:rsidR="00EF253D" w:rsidDel="00EC1B73">
        <w:rPr>
          <w:rFonts w:hint="eastAsia"/>
        </w:rPr>
        <w:t>是</w:t>
      </w:r>
      <w:r w:rsidR="00294D12">
        <w:rPr>
          <w:rFonts w:hint="eastAsia"/>
        </w:rPr>
        <w:t>其</w:t>
      </w:r>
      <w:r w:rsidR="009D4399" w:rsidDel="00EC1B73">
        <w:rPr>
          <w:rFonts w:hint="eastAsia"/>
        </w:rPr>
        <w:t>可能存在的</w:t>
      </w:r>
      <w:r w:rsidR="00EF253D" w:rsidDel="00EC1B73">
        <w:rPr>
          <w:rFonts w:hint="eastAsia"/>
        </w:rPr>
        <w:t>信息</w:t>
      </w:r>
      <w:r w:rsidR="009D4399" w:rsidDel="00EC1B73">
        <w:rPr>
          <w:rFonts w:hint="eastAsia"/>
        </w:rPr>
        <w:t>真实性问题和</w:t>
      </w:r>
      <w:r w:rsidR="003C398F">
        <w:rPr>
          <w:rFonts w:hint="eastAsia"/>
        </w:rPr>
        <w:t>可能产生的</w:t>
      </w:r>
      <w:r w:rsidR="00EF253D" w:rsidDel="00EC1B73">
        <w:rPr>
          <w:rFonts w:hint="eastAsia"/>
        </w:rPr>
        <w:t>学习</w:t>
      </w:r>
      <w:r w:rsidR="009D4399" w:rsidDel="00EC1B73">
        <w:rPr>
          <w:rFonts w:hint="eastAsia"/>
        </w:rPr>
        <w:t>依赖问题，</w:t>
      </w:r>
      <w:r w:rsidR="005A230F" w:rsidDel="00EC1B73">
        <w:rPr>
          <w:rFonts w:hint="eastAsia"/>
        </w:rPr>
        <w:t>而</w:t>
      </w:r>
      <w:r w:rsidR="00762116" w:rsidDel="00EC1B73">
        <w:rPr>
          <w:rFonts w:hint="eastAsia"/>
        </w:rPr>
        <w:t>这些问题</w:t>
      </w:r>
      <w:r w:rsidR="008B0D11">
        <w:rPr>
          <w:rFonts w:hint="eastAsia"/>
        </w:rPr>
        <w:t>既</w:t>
      </w:r>
      <w:r w:rsidR="00762116" w:rsidDel="00EC1B73">
        <w:rPr>
          <w:rFonts w:hint="eastAsia"/>
        </w:rPr>
        <w:t>不是生成式人工智能技术独有的</w:t>
      </w:r>
      <w:r w:rsidR="008B0D11">
        <w:rPr>
          <w:rFonts w:hint="eastAsia"/>
        </w:rPr>
        <w:t>，</w:t>
      </w:r>
      <w:r w:rsidR="00762116" w:rsidDel="00EC1B73">
        <w:rPr>
          <w:rFonts w:hint="eastAsia"/>
        </w:rPr>
        <w:t>也</w:t>
      </w:r>
      <w:r w:rsidR="008B0D11">
        <w:rPr>
          <w:rFonts w:hint="eastAsia"/>
        </w:rPr>
        <w:t>无法通过</w:t>
      </w:r>
      <w:r w:rsidR="00762116" w:rsidDel="00EC1B73">
        <w:rPr>
          <w:rFonts w:hint="eastAsia"/>
        </w:rPr>
        <w:t>校方</w:t>
      </w:r>
      <w:r w:rsidR="00762116">
        <w:rPr>
          <w:rFonts w:hint="eastAsia"/>
        </w:rPr>
        <w:t>的</w:t>
      </w:r>
      <w:r w:rsidR="00762116" w:rsidDel="00EC1B73">
        <w:rPr>
          <w:rFonts w:hint="eastAsia"/>
        </w:rPr>
        <w:t>强制性规定</w:t>
      </w:r>
      <w:r w:rsidR="008B0D11">
        <w:rPr>
          <w:rFonts w:hint="eastAsia"/>
        </w:rPr>
        <w:t>来达到</w:t>
      </w:r>
      <w:r w:rsidR="000931D2">
        <w:rPr>
          <w:rFonts w:hint="eastAsia"/>
        </w:rPr>
        <w:t>规范</w:t>
      </w:r>
      <w:r w:rsidR="008B0D11">
        <w:rPr>
          <w:rFonts w:hint="eastAsia"/>
        </w:rPr>
        <w:t>效果</w:t>
      </w:r>
      <w:r w:rsidR="00762116" w:rsidDel="00EC1B73">
        <w:rPr>
          <w:rFonts w:hint="eastAsia"/>
        </w:rPr>
        <w:t>，因此</w:t>
      </w:r>
      <w:r w:rsidR="008B0D11">
        <w:rPr>
          <w:rFonts w:hint="eastAsia"/>
        </w:rPr>
        <w:t>高校学生</w:t>
      </w:r>
      <w:r w:rsidR="00762116" w:rsidDel="00EC1B73">
        <w:rPr>
          <w:rFonts w:hint="eastAsia"/>
        </w:rPr>
        <w:t>学习参考</w:t>
      </w:r>
      <w:proofErr w:type="spellStart"/>
      <w:r w:rsidR="00762116" w:rsidDel="00EC1B73">
        <w:rPr>
          <w:rFonts w:hint="eastAsia"/>
        </w:rPr>
        <w:t>A</w:t>
      </w:r>
      <w:r w:rsidR="00762116" w:rsidDel="00EC1B73">
        <w:t>IGC</w:t>
      </w:r>
      <w:proofErr w:type="spellEnd"/>
      <w:r w:rsidR="00762116" w:rsidDel="00EC1B73">
        <w:rPr>
          <w:rFonts w:hint="eastAsia"/>
        </w:rPr>
        <w:t>的行为</w:t>
      </w:r>
      <w:r w:rsidR="008B0D11">
        <w:rPr>
          <w:rFonts w:hint="eastAsia"/>
        </w:rPr>
        <w:t>不应</w:t>
      </w:r>
      <w:r w:rsidR="00762116" w:rsidDel="00EC1B73">
        <w:rPr>
          <w:rFonts w:hint="eastAsia"/>
        </w:rPr>
        <w:t>由高校</w:t>
      </w:r>
      <w:r w:rsidR="008B0D11">
        <w:rPr>
          <w:rFonts w:hint="eastAsia"/>
        </w:rPr>
        <w:t>出台</w:t>
      </w:r>
      <w:r w:rsidR="00762116" w:rsidDel="00EC1B73">
        <w:rPr>
          <w:rFonts w:hint="eastAsia"/>
        </w:rPr>
        <w:t>强制性限制</w:t>
      </w:r>
      <w:r w:rsidR="008B0D11">
        <w:rPr>
          <w:rFonts w:hint="eastAsia"/>
        </w:rPr>
        <w:t>政策加以规范</w:t>
      </w:r>
      <w:r w:rsidR="00762116" w:rsidDel="00EC1B73">
        <w:rPr>
          <w:rFonts w:hint="eastAsia"/>
        </w:rPr>
        <w:t>。</w:t>
      </w:r>
      <w:r w:rsidR="008675AB">
        <w:rPr>
          <w:rFonts w:hint="eastAsia"/>
        </w:rPr>
        <w:t>相</w:t>
      </w:r>
      <w:r w:rsidR="000C5346">
        <w:rPr>
          <w:rFonts w:hint="eastAsia"/>
        </w:rPr>
        <w:t>较</w:t>
      </w:r>
      <w:r w:rsidR="008675AB">
        <w:rPr>
          <w:rFonts w:hint="eastAsia"/>
        </w:rPr>
        <w:t>之下，</w:t>
      </w:r>
      <w:r w:rsidR="00294D12">
        <w:rPr>
          <w:rFonts w:hint="eastAsia"/>
        </w:rPr>
        <w:t>“</w:t>
      </w:r>
      <w:r w:rsidR="00762116" w:rsidDel="00EC1B73">
        <w:rPr>
          <w:rFonts w:hint="eastAsia"/>
        </w:rPr>
        <w:t>直接复制</w:t>
      </w:r>
      <w:r w:rsidR="00294D12">
        <w:rPr>
          <w:rFonts w:hint="eastAsia"/>
        </w:rPr>
        <w:t>型”</w:t>
      </w:r>
      <w:r w:rsidR="00762116" w:rsidDel="00EC1B73">
        <w:rPr>
          <w:rFonts w:hint="eastAsia"/>
        </w:rPr>
        <w:t>行为</w:t>
      </w:r>
      <w:r w:rsidR="00891A80">
        <w:rPr>
          <w:rFonts w:hint="eastAsia"/>
        </w:rPr>
        <w:t>模式</w:t>
      </w:r>
      <w:r w:rsidR="00A827DC">
        <w:rPr>
          <w:rFonts w:hint="eastAsia"/>
        </w:rPr>
        <w:t>表现为</w:t>
      </w:r>
      <w:r w:rsidR="00D207A5">
        <w:rPr>
          <w:rFonts w:hint="eastAsia"/>
        </w:rPr>
        <w:t>高校学生</w:t>
      </w:r>
      <w:r w:rsidR="003959E1" w:rsidDel="00EC1B73">
        <w:rPr>
          <w:rFonts w:hint="eastAsia"/>
        </w:rPr>
        <w:t>直接</w:t>
      </w:r>
      <w:r w:rsidR="00762116" w:rsidDel="00EC1B73">
        <w:rPr>
          <w:rFonts w:hint="eastAsia"/>
        </w:rPr>
        <w:t>将</w:t>
      </w:r>
      <w:r w:rsidR="00762116" w:rsidDel="00EC1B73">
        <w:rPr>
          <w:rFonts w:hint="eastAsia"/>
        </w:rPr>
        <w:t>A</w:t>
      </w:r>
      <w:r w:rsidR="00762116" w:rsidDel="00EC1B73">
        <w:t>IGC</w:t>
      </w:r>
      <w:r w:rsidR="00762116" w:rsidDel="00EC1B73">
        <w:rPr>
          <w:rFonts w:hint="eastAsia"/>
        </w:rPr>
        <w:t>全部或者部分复制进</w:t>
      </w:r>
      <w:r w:rsidR="000C5346">
        <w:rPr>
          <w:rFonts w:hint="eastAsia"/>
        </w:rPr>
        <w:t>其</w:t>
      </w:r>
      <w:r w:rsidR="00762116" w:rsidDel="00EC1B73">
        <w:rPr>
          <w:rFonts w:hint="eastAsia"/>
        </w:rPr>
        <w:t>可交付成果中</w:t>
      </w:r>
      <w:r w:rsidR="00D207A5">
        <w:rPr>
          <w:rFonts w:hint="eastAsia"/>
        </w:rPr>
        <w:t>。</w:t>
      </w:r>
      <w:r w:rsidR="001B3E1E" w:rsidDel="00EC1B73">
        <w:rPr>
          <w:rFonts w:hint="eastAsia"/>
        </w:rPr>
        <w:t>这</w:t>
      </w:r>
      <w:r w:rsidR="00D207A5">
        <w:rPr>
          <w:rFonts w:hint="eastAsia"/>
        </w:rPr>
        <w:t>类</w:t>
      </w:r>
      <w:r w:rsidR="001B3E1E" w:rsidDel="00EC1B73">
        <w:rPr>
          <w:rFonts w:hint="eastAsia"/>
        </w:rPr>
        <w:t>行为</w:t>
      </w:r>
      <w:r w:rsidR="00D207A5" w:rsidDel="00EC1B73">
        <w:rPr>
          <w:rFonts w:hint="eastAsia"/>
        </w:rPr>
        <w:t>在</w:t>
      </w:r>
      <w:r w:rsidR="009E7D2D">
        <w:rPr>
          <w:rFonts w:hint="eastAsia"/>
        </w:rPr>
        <w:t>多数</w:t>
      </w:r>
      <w:r w:rsidR="00D207A5" w:rsidDel="00EC1B73">
        <w:rPr>
          <w:rFonts w:hint="eastAsia"/>
        </w:rPr>
        <w:t>情况下</w:t>
      </w:r>
      <w:r w:rsidR="005041D7">
        <w:rPr>
          <w:rFonts w:hint="eastAsia"/>
        </w:rPr>
        <w:t>即便不属于“剽窃”或是“代写”，</w:t>
      </w:r>
      <w:r w:rsidR="00DD49E5">
        <w:rPr>
          <w:rFonts w:hint="eastAsia"/>
        </w:rPr>
        <w:t>通常也不妨碍</w:t>
      </w:r>
      <w:r w:rsidR="005041D7">
        <w:rPr>
          <w:rFonts w:hint="eastAsia"/>
        </w:rPr>
        <w:t>被归</w:t>
      </w:r>
      <w:r w:rsidR="004A4590">
        <w:rPr>
          <w:rFonts w:hint="eastAsia"/>
        </w:rPr>
        <w:t>为</w:t>
      </w:r>
      <w:r w:rsidR="009E7D2D">
        <w:rPr>
          <w:rFonts w:hint="eastAsia"/>
        </w:rPr>
        <w:t>严重</w:t>
      </w:r>
      <w:r w:rsidR="008C104B">
        <w:rPr>
          <w:rFonts w:hint="eastAsia"/>
        </w:rPr>
        <w:t>破坏</w:t>
      </w:r>
      <w:r w:rsidR="009E7D2D" w:rsidDel="00EC1B73">
        <w:rPr>
          <w:rFonts w:hint="eastAsia"/>
        </w:rPr>
        <w:t>高等教育</w:t>
      </w:r>
      <w:r w:rsidR="008C104B">
        <w:rPr>
          <w:rFonts w:hint="eastAsia"/>
        </w:rPr>
        <w:t>目标达成和评估</w:t>
      </w:r>
      <w:r w:rsidR="009E7D2D" w:rsidDel="00EC1B73">
        <w:rPr>
          <w:rFonts w:hint="eastAsia"/>
        </w:rPr>
        <w:t>公平</w:t>
      </w:r>
      <w:r w:rsidR="009E7D2D">
        <w:rPr>
          <w:rFonts w:hint="eastAsia"/>
        </w:rPr>
        <w:t>的</w:t>
      </w:r>
      <w:r w:rsidR="00D207A5">
        <w:rPr>
          <w:rFonts w:hint="eastAsia"/>
        </w:rPr>
        <w:t>学术不端行为</w:t>
      </w:r>
      <w:r w:rsidR="00A77B8F" w:rsidDel="00EC1B73">
        <w:rPr>
          <w:rFonts w:hint="eastAsia"/>
        </w:rPr>
        <w:t>。</w:t>
      </w:r>
      <w:r w:rsidR="00274300" w:rsidRPr="00A3316C">
        <w:rPr>
          <w:rFonts w:hint="eastAsia"/>
        </w:rPr>
        <w:t>从</w:t>
      </w:r>
      <w:proofErr w:type="gramStart"/>
      <w:r w:rsidR="00274300" w:rsidRPr="00A3316C">
        <w:rPr>
          <w:rFonts w:hint="eastAsia"/>
        </w:rPr>
        <w:t>规训与</w:t>
      </w:r>
      <w:proofErr w:type="gramEnd"/>
      <w:r w:rsidR="00274300" w:rsidRPr="00A3316C">
        <w:rPr>
          <w:rFonts w:hint="eastAsia"/>
        </w:rPr>
        <w:t>惩戒的视角来看，就</w:t>
      </w:r>
      <w:r w:rsidR="00274300" w:rsidRPr="00A3316C">
        <w:rPr>
          <w:rFonts w:hint="eastAsia"/>
        </w:rPr>
        <w:t>AIGC</w:t>
      </w:r>
      <w:r w:rsidR="00274300" w:rsidRPr="00A3316C">
        <w:rPr>
          <w:rFonts w:hint="eastAsia"/>
        </w:rPr>
        <w:t>使用的规范而言，在竞争的前提下的滥用与善用必然是此消彼长的。因为当</w:t>
      </w:r>
      <w:r w:rsidR="00507052">
        <w:rPr>
          <w:rFonts w:hint="eastAsia"/>
        </w:rPr>
        <w:t>学生</w:t>
      </w:r>
      <w:r w:rsidR="00274300" w:rsidRPr="00A3316C">
        <w:rPr>
          <w:rFonts w:hint="eastAsia"/>
        </w:rPr>
        <w:t>不使用生成式人工智能就会在效率上落于人后之时，接触和利用生成式人工智能必然是自驱的。也即在竞争的环境下，学生将有足够的动力去使用生成式人工智能。在此基础上，滥用和善用自然呈现出此消彼长的态势——如果不当使用将受到惩罚，而不用会丧失</w:t>
      </w:r>
      <w:r w:rsidR="000E37D9">
        <w:rPr>
          <w:rFonts w:hint="eastAsia"/>
        </w:rPr>
        <w:t>竞争</w:t>
      </w:r>
      <w:r w:rsidR="00274300" w:rsidRPr="00A3316C">
        <w:rPr>
          <w:rFonts w:hint="eastAsia"/>
        </w:rPr>
        <w:t>优势，</w:t>
      </w:r>
      <w:r w:rsidR="000E37D9">
        <w:rPr>
          <w:rFonts w:hint="eastAsia"/>
        </w:rPr>
        <w:t>学生</w:t>
      </w:r>
      <w:r w:rsidR="00274300" w:rsidRPr="00A3316C">
        <w:rPr>
          <w:rFonts w:hint="eastAsia"/>
        </w:rPr>
        <w:t>自然只能转向所期望的</w:t>
      </w:r>
      <w:r w:rsidR="009737BD" w:rsidRPr="00A3316C">
        <w:rPr>
          <w:rFonts w:hint="eastAsia"/>
        </w:rPr>
        <w:t>善</w:t>
      </w:r>
      <w:r w:rsidR="00274300" w:rsidRPr="00A3316C">
        <w:rPr>
          <w:rFonts w:hint="eastAsia"/>
        </w:rPr>
        <w:t>用。也即，只要遏制滥用行为的趋势，也就能增长善用行为的比例。至于如何善用，无需法律与政策过多干涉，强制性规定也无法作用到无数的私人空间。</w:t>
      </w:r>
      <w:r w:rsidR="00274300">
        <w:rPr>
          <w:rFonts w:hint="eastAsia"/>
        </w:rPr>
        <w:t>总的来说，高校</w:t>
      </w:r>
      <w:r w:rsidR="00274300" w:rsidDel="00EC1B73">
        <w:rPr>
          <w:rFonts w:hint="eastAsia"/>
        </w:rPr>
        <w:t>是否</w:t>
      </w:r>
      <w:r w:rsidR="00274300">
        <w:rPr>
          <w:rFonts w:hint="eastAsia"/>
        </w:rPr>
        <w:t>允许学生</w:t>
      </w:r>
      <w:r w:rsidR="00274300" w:rsidDel="00EC1B73">
        <w:rPr>
          <w:rFonts w:hint="eastAsia"/>
        </w:rPr>
        <w:t>直接使用</w:t>
      </w:r>
      <w:r w:rsidR="00274300">
        <w:rPr>
          <w:rFonts w:hint="eastAsia"/>
        </w:rPr>
        <w:t>AIGC</w:t>
      </w:r>
      <w:r w:rsidR="00274300">
        <w:rPr>
          <w:rFonts w:hint="eastAsia"/>
        </w:rPr>
        <w:t>的立场及</w:t>
      </w:r>
      <w:r w:rsidR="00274300" w:rsidDel="00EC1B73">
        <w:rPr>
          <w:rFonts w:hint="eastAsia"/>
        </w:rPr>
        <w:t>附加</w:t>
      </w:r>
      <w:r w:rsidR="00274300">
        <w:rPr>
          <w:rFonts w:hint="eastAsia"/>
        </w:rPr>
        <w:t>的具体</w:t>
      </w:r>
      <w:r w:rsidR="00274300" w:rsidDel="00EC1B73">
        <w:rPr>
          <w:rFonts w:hint="eastAsia"/>
        </w:rPr>
        <w:t>准则</w:t>
      </w:r>
      <w:r w:rsidR="00274300">
        <w:rPr>
          <w:rFonts w:hint="eastAsia"/>
        </w:rPr>
        <w:t>，</w:t>
      </w:r>
      <w:r w:rsidR="00274300" w:rsidDel="00EC1B73">
        <w:rPr>
          <w:rFonts w:hint="eastAsia"/>
        </w:rPr>
        <w:t>蕴藏着高校</w:t>
      </w:r>
      <w:r w:rsidR="00274300">
        <w:rPr>
          <w:rFonts w:hint="eastAsia"/>
        </w:rPr>
        <w:t>作为政策制定者的</w:t>
      </w:r>
      <w:r w:rsidR="00274300" w:rsidDel="00EC1B73">
        <w:rPr>
          <w:rFonts w:hint="eastAsia"/>
        </w:rPr>
        <w:t>不同教学理念</w:t>
      </w:r>
      <w:r w:rsidR="00274300">
        <w:rPr>
          <w:rFonts w:hint="eastAsia"/>
        </w:rPr>
        <w:t>和决策智慧，是研究其</w:t>
      </w:r>
      <w:r w:rsidR="00274300" w:rsidDel="00EC1B73">
        <w:rPr>
          <w:rFonts w:hint="eastAsia"/>
        </w:rPr>
        <w:t>政策</w:t>
      </w:r>
      <w:r w:rsidR="00274300">
        <w:rPr>
          <w:rFonts w:hint="eastAsia"/>
        </w:rPr>
        <w:t>内容及</w:t>
      </w:r>
      <w:r w:rsidR="00274300" w:rsidDel="00EC1B73">
        <w:rPr>
          <w:rFonts w:hint="eastAsia"/>
        </w:rPr>
        <w:t>差异</w:t>
      </w:r>
      <w:r w:rsidR="00274300">
        <w:rPr>
          <w:rFonts w:hint="eastAsia"/>
        </w:rPr>
        <w:t>的关键</w:t>
      </w:r>
      <w:r w:rsidR="00274300" w:rsidDel="00EC1B73">
        <w:rPr>
          <w:rFonts w:hint="eastAsia"/>
        </w:rPr>
        <w:t>。</w:t>
      </w:r>
      <w:r w:rsidR="001B3E1E">
        <w:rPr>
          <w:rFonts w:hint="eastAsia"/>
        </w:rPr>
        <w:t>因此，</w:t>
      </w:r>
      <w:r w:rsidR="003A30C9" w:rsidDel="00EC1B73">
        <w:rPr>
          <w:rFonts w:hint="eastAsia"/>
        </w:rPr>
        <w:t>本研究</w:t>
      </w:r>
      <w:r w:rsidR="001B3E1E" w:rsidDel="00EC1B73">
        <w:rPr>
          <w:rFonts w:hint="eastAsia"/>
        </w:rPr>
        <w:t>将</w:t>
      </w:r>
      <w:r w:rsidR="00CC2672">
        <w:rPr>
          <w:rFonts w:hint="eastAsia"/>
        </w:rPr>
        <w:t>受调研的</w:t>
      </w:r>
      <w:r w:rsidR="009D00F5">
        <w:rPr>
          <w:rFonts w:hint="eastAsia"/>
        </w:rPr>
        <w:t>日本</w:t>
      </w:r>
      <w:r w:rsidR="001B3E1E" w:rsidDel="00EC1B73">
        <w:rPr>
          <w:rFonts w:hint="eastAsia"/>
        </w:rPr>
        <w:t>高校对</w:t>
      </w:r>
      <w:r w:rsidR="00364EC3">
        <w:rPr>
          <w:rFonts w:hint="eastAsia"/>
        </w:rPr>
        <w:t>学生</w:t>
      </w:r>
      <w:r w:rsidR="009D4399" w:rsidDel="00EC1B73">
        <w:rPr>
          <w:rFonts w:hint="eastAsia"/>
        </w:rPr>
        <w:t>直接</w:t>
      </w:r>
      <w:r w:rsidR="00762116" w:rsidDel="00EC1B73">
        <w:rPr>
          <w:rFonts w:hint="eastAsia"/>
        </w:rPr>
        <w:t>复制</w:t>
      </w:r>
      <w:r w:rsidR="001B3E1E" w:rsidDel="00EC1B73">
        <w:rPr>
          <w:rFonts w:hint="eastAsia"/>
        </w:rPr>
        <w:t>A</w:t>
      </w:r>
      <w:r w:rsidR="001B3E1E" w:rsidDel="00EC1B73">
        <w:t>IGC</w:t>
      </w:r>
      <w:r w:rsidR="009D4399" w:rsidDel="00EC1B73">
        <w:rPr>
          <w:rFonts w:hint="eastAsia"/>
        </w:rPr>
        <w:t>这</w:t>
      </w:r>
      <w:r w:rsidR="00364EC3">
        <w:rPr>
          <w:rFonts w:hint="eastAsia"/>
        </w:rPr>
        <w:t>类</w:t>
      </w:r>
      <w:r w:rsidR="001B3E1E" w:rsidDel="00EC1B73">
        <w:rPr>
          <w:rFonts w:hint="eastAsia"/>
        </w:rPr>
        <w:t>行为的态度</w:t>
      </w:r>
      <w:r w:rsidR="009D4399" w:rsidDel="00EC1B73">
        <w:rPr>
          <w:rFonts w:hint="eastAsia"/>
        </w:rPr>
        <w:t>作为</w:t>
      </w:r>
      <w:r w:rsidR="00A35B1B">
        <w:rPr>
          <w:rFonts w:hint="eastAsia"/>
        </w:rPr>
        <w:t>分类</w:t>
      </w:r>
      <w:r w:rsidR="009D4399" w:rsidDel="00EC1B73">
        <w:rPr>
          <w:rFonts w:hint="eastAsia"/>
        </w:rPr>
        <w:t>评</w:t>
      </w:r>
      <w:r w:rsidR="00732280" w:rsidDel="00EC1B73">
        <w:rPr>
          <w:rFonts w:hint="eastAsia"/>
        </w:rPr>
        <w:t>析</w:t>
      </w:r>
      <w:r w:rsidR="009D00F5">
        <w:rPr>
          <w:rFonts w:hint="eastAsia"/>
        </w:rPr>
        <w:t>其</w:t>
      </w:r>
      <w:r w:rsidR="009D4399" w:rsidDel="00EC1B73">
        <w:rPr>
          <w:rFonts w:hint="eastAsia"/>
        </w:rPr>
        <w:t>不同</w:t>
      </w:r>
      <w:r w:rsidR="009D4399" w:rsidDel="00EC1B73">
        <w:t>AIGC</w:t>
      </w:r>
      <w:r w:rsidR="009D4399" w:rsidDel="00EC1B73">
        <w:rPr>
          <w:rFonts w:hint="eastAsia"/>
        </w:rPr>
        <w:t>政策的</w:t>
      </w:r>
      <w:r w:rsidR="00A35B1B">
        <w:rPr>
          <w:rFonts w:hint="eastAsia"/>
        </w:rPr>
        <w:t>出发点</w:t>
      </w:r>
      <w:r w:rsidR="002320EA">
        <w:rPr>
          <w:rFonts w:hint="eastAsia"/>
        </w:rPr>
        <w:t>。据此，</w:t>
      </w:r>
      <w:r w:rsidR="001E38F7">
        <w:rPr>
          <w:rFonts w:hint="eastAsia"/>
        </w:rPr>
        <w:t>若无</w:t>
      </w:r>
      <w:r w:rsidR="002320EA">
        <w:rPr>
          <w:rFonts w:hint="eastAsia"/>
        </w:rPr>
        <w:t>特别说明，</w:t>
      </w:r>
      <w:r w:rsidR="00355B6C" w:rsidDel="00EC1B73">
        <w:rPr>
          <w:rFonts w:hint="eastAsia"/>
        </w:rPr>
        <w:t>下文所称</w:t>
      </w:r>
      <w:r w:rsidR="0079704A">
        <w:rPr>
          <w:rFonts w:hint="eastAsia"/>
        </w:rPr>
        <w:t>需要</w:t>
      </w:r>
      <w:r w:rsidR="00355B6C" w:rsidDel="00EC1B73">
        <w:rPr>
          <w:rFonts w:hint="eastAsia"/>
        </w:rPr>
        <w:t>禁止</w:t>
      </w:r>
      <w:r w:rsidR="0079704A">
        <w:rPr>
          <w:rFonts w:hint="eastAsia"/>
        </w:rPr>
        <w:t>的</w:t>
      </w:r>
      <w:r w:rsidR="00355B6C" w:rsidDel="00EC1B73">
        <w:rPr>
          <w:rFonts w:hint="eastAsia"/>
        </w:rPr>
        <w:t>A</w:t>
      </w:r>
      <w:r w:rsidR="00355B6C" w:rsidDel="00EC1B73">
        <w:t>IGC</w:t>
      </w:r>
      <w:r w:rsidR="009358D5" w:rsidDel="00EC1B73">
        <w:rPr>
          <w:rFonts w:hint="eastAsia"/>
        </w:rPr>
        <w:t>使用</w:t>
      </w:r>
      <w:r w:rsidR="00355B6C" w:rsidDel="00EC1B73">
        <w:rPr>
          <w:rFonts w:hint="eastAsia"/>
        </w:rPr>
        <w:t>行为</w:t>
      </w:r>
      <w:r w:rsidR="002320EA">
        <w:rPr>
          <w:rFonts w:hint="eastAsia"/>
        </w:rPr>
        <w:t>仅</w:t>
      </w:r>
      <w:r w:rsidR="00355B6C" w:rsidDel="00EC1B73">
        <w:rPr>
          <w:rFonts w:hint="eastAsia"/>
        </w:rPr>
        <w:t>指</w:t>
      </w:r>
      <w:r w:rsidR="00F20E5F">
        <w:rPr>
          <w:rFonts w:hint="eastAsia"/>
        </w:rPr>
        <w:t>可能引发学术不端的</w:t>
      </w:r>
      <w:r w:rsidR="00355B6C" w:rsidDel="00EC1B73">
        <w:rPr>
          <w:rFonts w:hint="eastAsia"/>
        </w:rPr>
        <w:t>直接复制</w:t>
      </w:r>
      <w:r w:rsidR="002320EA" w:rsidDel="00EC1B73">
        <w:rPr>
          <w:rFonts w:hint="eastAsia"/>
        </w:rPr>
        <w:t>A</w:t>
      </w:r>
      <w:r w:rsidR="002320EA" w:rsidDel="00EC1B73">
        <w:t>IGC</w:t>
      </w:r>
      <w:r w:rsidR="002320EA">
        <w:rPr>
          <w:rFonts w:hint="eastAsia"/>
        </w:rPr>
        <w:t>的</w:t>
      </w:r>
      <w:r w:rsidR="00355B6C" w:rsidDel="00EC1B73">
        <w:rPr>
          <w:rFonts w:hint="eastAsia"/>
        </w:rPr>
        <w:t>行为</w:t>
      </w:r>
      <w:r w:rsidR="00014CE0">
        <w:rPr>
          <w:rFonts w:hint="eastAsia"/>
        </w:rPr>
        <w:t>。</w:t>
      </w:r>
    </w:p>
    <w:p w14:paraId="03969F1E" w14:textId="590B1B71" w:rsidR="005041D7" w:rsidRPr="005041D7" w:rsidDel="00EC1B73" w:rsidRDefault="00DE76E3" w:rsidP="00755D60">
      <w:pPr>
        <w:ind w:firstLine="420"/>
      </w:pPr>
      <w:r>
        <w:rPr>
          <w:rFonts w:hint="eastAsia"/>
        </w:rPr>
        <w:t>综上，本研究</w:t>
      </w:r>
      <w:r w:rsidR="005041D7">
        <w:rPr>
          <w:rFonts w:hint="eastAsia"/>
        </w:rPr>
        <w:t>根据日本高校</w:t>
      </w:r>
      <w:r w:rsidR="005041D7">
        <w:rPr>
          <w:rFonts w:hint="eastAsia"/>
        </w:rPr>
        <w:t>AIGC</w:t>
      </w:r>
      <w:r w:rsidR="005041D7">
        <w:t>政策</w:t>
      </w:r>
      <w:r w:rsidR="005041D7">
        <w:rPr>
          <w:rFonts w:hint="eastAsia"/>
        </w:rPr>
        <w:t>控制学生使用</w:t>
      </w:r>
      <w:r w:rsidR="005041D7">
        <w:rPr>
          <w:rFonts w:hint="eastAsia"/>
        </w:rPr>
        <w:t>A</w:t>
      </w:r>
      <w:r w:rsidR="005041D7">
        <w:t>IGC</w:t>
      </w:r>
      <w:r w:rsidR="005041D7">
        <w:rPr>
          <w:rFonts w:hint="eastAsia"/>
        </w:rPr>
        <w:t>行为的宽严程度，将相关政策从严格到宽松划分为</w:t>
      </w:r>
      <w:r w:rsidR="005041D7">
        <w:rPr>
          <w:rFonts w:hint="eastAsia"/>
        </w:rPr>
        <w:t xml:space="preserve"> </w:t>
      </w:r>
      <w:r w:rsidR="005041D7">
        <w:rPr>
          <w:rFonts w:hint="eastAsia"/>
        </w:rPr>
        <w:t>“禁止接触”、“禁止直接复制”、“一般禁止，多重标准例外”、“一般禁止，引注说明例外”、“一般禁止，教师允许例外”、“教师自由裁量”和“鼓励使用”八种类型（见表</w:t>
      </w:r>
      <w:r w:rsidR="005041D7">
        <w:rPr>
          <w:rFonts w:hint="eastAsia"/>
        </w:rPr>
        <w:t>1</w:t>
      </w:r>
      <w:r w:rsidR="005041D7">
        <w:rPr>
          <w:rFonts w:hint="eastAsia"/>
        </w:rPr>
        <w:t>）。</w:t>
      </w:r>
      <w:r w:rsidR="00755D60">
        <w:rPr>
          <w:rFonts w:hint="eastAsia"/>
        </w:rPr>
        <w:t>而所谓的“严”和“宽”即指当学生使用</w:t>
      </w:r>
      <w:r w:rsidR="00755D60">
        <w:rPr>
          <w:rFonts w:hint="eastAsia"/>
        </w:rPr>
        <w:t>AIGC</w:t>
      </w:r>
      <w:r w:rsidR="00755D60">
        <w:rPr>
          <w:rFonts w:hint="eastAsia"/>
        </w:rPr>
        <w:t>之时所收到的约束程</w:t>
      </w:r>
      <w:r w:rsidR="00755D60">
        <w:rPr>
          <w:rFonts w:hint="eastAsia"/>
        </w:rPr>
        <w:lastRenderedPageBreak/>
        <w:t>度而非使用方式，“禁止接触”和“鼓励使用”显然分处</w:t>
      </w:r>
      <w:r w:rsidR="0079704A">
        <w:rPr>
          <w:rFonts w:hint="eastAsia"/>
        </w:rPr>
        <w:t>这一</w:t>
      </w:r>
      <w:r w:rsidR="00755D60">
        <w:rPr>
          <w:rFonts w:hint="eastAsia"/>
        </w:rPr>
        <w:t>光谱</w:t>
      </w:r>
      <w:r w:rsidR="0079704A">
        <w:rPr>
          <w:rFonts w:hint="eastAsia"/>
        </w:rPr>
        <w:t>“严”和“宽”</w:t>
      </w:r>
      <w:r w:rsidR="00755D60">
        <w:rPr>
          <w:rFonts w:hint="eastAsia"/>
        </w:rPr>
        <w:t>的两端。</w:t>
      </w:r>
      <w:r>
        <w:rPr>
          <w:rFonts w:hint="eastAsia"/>
        </w:rPr>
        <w:t>值得注意的是</w:t>
      </w:r>
      <w:r w:rsidR="005041D7">
        <w:rPr>
          <w:rFonts w:hint="eastAsia"/>
        </w:rPr>
        <w:t>，“禁止接触”并未被日本政府或高校采用，但其作为严格控制</w:t>
      </w:r>
      <w:r w:rsidR="005041D7">
        <w:t>AIGC</w:t>
      </w:r>
      <w:r w:rsidR="005041D7">
        <w:rPr>
          <w:rFonts w:hint="eastAsia"/>
        </w:rPr>
        <w:t>使用的代表性政策，在生成式人工智能</w:t>
      </w:r>
      <w:r w:rsidR="0017628C">
        <w:rPr>
          <w:rFonts w:hint="eastAsia"/>
        </w:rPr>
        <w:t>爆火</w:t>
      </w:r>
      <w:r w:rsidR="005041D7">
        <w:rPr>
          <w:rFonts w:hint="eastAsia"/>
        </w:rPr>
        <w:t>初期</w:t>
      </w:r>
      <w:r w:rsidR="0017628C">
        <w:rPr>
          <w:rFonts w:hint="eastAsia"/>
        </w:rPr>
        <w:t>得到</w:t>
      </w:r>
      <w:r w:rsidR="005041D7">
        <w:rPr>
          <w:rFonts w:hint="eastAsia"/>
        </w:rPr>
        <w:t>部分地区诸如美国纽约市和澳大利亚部分</w:t>
      </w:r>
      <w:proofErr w:type="gramStart"/>
      <w:r w:rsidR="005041D7">
        <w:rPr>
          <w:rFonts w:hint="eastAsia"/>
        </w:rPr>
        <w:t>州较为</w:t>
      </w:r>
      <w:proofErr w:type="gramEnd"/>
      <w:r w:rsidR="005041D7">
        <w:rPr>
          <w:rFonts w:hint="eastAsia"/>
        </w:rPr>
        <w:t>敏感的教育部门的认同并</w:t>
      </w:r>
      <w:r w:rsidR="0017628C">
        <w:rPr>
          <w:rFonts w:hint="eastAsia"/>
        </w:rPr>
        <w:t>予以</w:t>
      </w:r>
      <w:r w:rsidR="005041D7">
        <w:rPr>
          <w:rFonts w:hint="eastAsia"/>
        </w:rPr>
        <w:t>实施。为了更好地呈现不同政策类</w:t>
      </w:r>
      <w:proofErr w:type="gramStart"/>
      <w:r w:rsidR="005041D7">
        <w:rPr>
          <w:rFonts w:hint="eastAsia"/>
        </w:rPr>
        <w:t>型宽严性的</w:t>
      </w:r>
      <w:proofErr w:type="gramEnd"/>
      <w:r w:rsidR="005041D7">
        <w:rPr>
          <w:rFonts w:hint="eastAsia"/>
        </w:rPr>
        <w:t>梯度</w:t>
      </w:r>
      <w:r w:rsidR="0079704A">
        <w:rPr>
          <w:rFonts w:hint="eastAsia"/>
        </w:rPr>
        <w:t>与价值取舍</w:t>
      </w:r>
      <w:r w:rsidR="005041D7">
        <w:rPr>
          <w:rFonts w:hint="eastAsia"/>
        </w:rPr>
        <w:t>，本研究保留了这一分类，并举例纽约市教育部门曾采取的典型极端做法。</w:t>
      </w:r>
    </w:p>
    <w:p w14:paraId="402DA582" w14:textId="27D3222E" w:rsidR="00C607C0" w:rsidRPr="000E751D" w:rsidRDefault="00C607C0" w:rsidP="00C607C0">
      <w:pPr>
        <w:ind w:firstLineChars="0" w:firstLine="0"/>
        <w:jc w:val="center"/>
        <w:rPr>
          <w:szCs w:val="20"/>
        </w:rPr>
      </w:pPr>
      <w:r w:rsidRPr="000E751D">
        <w:rPr>
          <w:rFonts w:hint="eastAsia"/>
          <w:szCs w:val="20"/>
        </w:rPr>
        <w:t>表</w:t>
      </w:r>
      <w:r w:rsidRPr="000E751D">
        <w:rPr>
          <w:rFonts w:hint="eastAsia"/>
          <w:szCs w:val="20"/>
        </w:rPr>
        <w:t>1</w:t>
      </w:r>
      <w:r w:rsidRPr="000E751D">
        <w:rPr>
          <w:szCs w:val="20"/>
        </w:rPr>
        <w:t xml:space="preserve"> </w:t>
      </w:r>
      <w:r w:rsidRPr="000E751D">
        <w:rPr>
          <w:rFonts w:hint="eastAsia"/>
          <w:szCs w:val="20"/>
        </w:rPr>
        <w:t>各类型政策</w:t>
      </w:r>
      <w:r w:rsidR="008E6EA9">
        <w:rPr>
          <w:rFonts w:hint="eastAsia"/>
          <w:szCs w:val="20"/>
        </w:rPr>
        <w:t>的</w:t>
      </w:r>
      <w:r w:rsidRPr="000E751D">
        <w:rPr>
          <w:rFonts w:hint="eastAsia"/>
          <w:szCs w:val="20"/>
        </w:rPr>
        <w:t>典型高校及其具体</w:t>
      </w:r>
      <w:r w:rsidR="008E6EA9" w:rsidRPr="000E751D">
        <w:rPr>
          <w:rFonts w:hint="eastAsia"/>
          <w:szCs w:val="20"/>
        </w:rPr>
        <w:t>政策</w:t>
      </w:r>
    </w:p>
    <w:tbl>
      <w:tblPr>
        <w:tblStyle w:val="af2"/>
        <w:tblW w:w="0" w:type="auto"/>
        <w:tblBorders>
          <w:insideH w:val="single" w:sz="4" w:space="0" w:color="auto"/>
        </w:tblBorders>
        <w:tblLook w:val="04A0" w:firstRow="1" w:lastRow="0" w:firstColumn="1" w:lastColumn="0" w:noHBand="0" w:noVBand="1"/>
      </w:tblPr>
      <w:tblGrid>
        <w:gridCol w:w="1075"/>
        <w:gridCol w:w="562"/>
        <w:gridCol w:w="1108"/>
        <w:gridCol w:w="1517"/>
        <w:gridCol w:w="4044"/>
      </w:tblGrid>
      <w:tr w:rsidR="00C607C0" w:rsidRPr="006148FA" w14:paraId="6735E940" w14:textId="77777777" w:rsidTr="00EE5AAA">
        <w:trPr>
          <w:trHeight w:val="522"/>
        </w:trPr>
        <w:tc>
          <w:tcPr>
            <w:tcW w:w="2802" w:type="dxa"/>
            <w:gridSpan w:val="3"/>
            <w:vAlign w:val="center"/>
          </w:tcPr>
          <w:p w14:paraId="32334EAF" w14:textId="77777777" w:rsidR="00C607C0" w:rsidRPr="006148FA" w:rsidRDefault="00C607C0" w:rsidP="00E83208">
            <w:pPr>
              <w:ind w:firstLineChars="0" w:firstLine="0"/>
              <w:jc w:val="center"/>
              <w:rPr>
                <w:rFonts w:ascii="宋体" w:hAnsi="宋体"/>
                <w:szCs w:val="21"/>
              </w:rPr>
            </w:pPr>
            <w:r w:rsidRPr="006148FA">
              <w:rPr>
                <w:rFonts w:ascii="宋体" w:hAnsi="宋体" w:hint="eastAsia"/>
                <w:szCs w:val="21"/>
              </w:rPr>
              <w:t>基本</w:t>
            </w:r>
            <w:r>
              <w:rPr>
                <w:rFonts w:ascii="宋体" w:hAnsi="宋体" w:hint="eastAsia"/>
                <w:szCs w:val="21"/>
              </w:rPr>
              <w:t>态度</w:t>
            </w:r>
          </w:p>
        </w:tc>
        <w:tc>
          <w:tcPr>
            <w:tcW w:w="1559" w:type="dxa"/>
            <w:vAlign w:val="center"/>
          </w:tcPr>
          <w:p w14:paraId="755E5CF9" w14:textId="77777777" w:rsidR="00C607C0" w:rsidRPr="006148FA" w:rsidRDefault="00C607C0" w:rsidP="00E83208">
            <w:pPr>
              <w:ind w:firstLineChars="0" w:firstLine="0"/>
              <w:jc w:val="center"/>
              <w:rPr>
                <w:rFonts w:ascii="宋体" w:hAnsi="宋体"/>
                <w:szCs w:val="21"/>
              </w:rPr>
            </w:pPr>
            <w:r w:rsidRPr="006148FA">
              <w:rPr>
                <w:rFonts w:ascii="宋体" w:hAnsi="宋体" w:hint="eastAsia"/>
                <w:szCs w:val="21"/>
              </w:rPr>
              <w:t>典型机构</w:t>
            </w:r>
          </w:p>
        </w:tc>
        <w:tc>
          <w:tcPr>
            <w:tcW w:w="4161" w:type="dxa"/>
            <w:vAlign w:val="center"/>
          </w:tcPr>
          <w:p w14:paraId="4021AEA6" w14:textId="77777777" w:rsidR="00C607C0" w:rsidRPr="006148FA" w:rsidRDefault="00C607C0" w:rsidP="00E83208">
            <w:pPr>
              <w:ind w:firstLineChars="0" w:firstLine="0"/>
              <w:jc w:val="center"/>
              <w:rPr>
                <w:rFonts w:ascii="宋体" w:hAnsi="宋体"/>
                <w:szCs w:val="21"/>
              </w:rPr>
            </w:pPr>
            <w:r w:rsidRPr="006148FA">
              <w:rPr>
                <w:rFonts w:ascii="宋体" w:hAnsi="宋体" w:hint="eastAsia"/>
                <w:szCs w:val="21"/>
              </w:rPr>
              <w:t>具体政策</w:t>
            </w:r>
          </w:p>
        </w:tc>
      </w:tr>
      <w:tr w:rsidR="00C607C0" w:rsidRPr="006148FA" w14:paraId="444ED9F5" w14:textId="77777777" w:rsidTr="00EE5AAA">
        <w:trPr>
          <w:trHeight w:val="884"/>
        </w:trPr>
        <w:tc>
          <w:tcPr>
            <w:tcW w:w="2802" w:type="dxa"/>
            <w:gridSpan w:val="3"/>
            <w:vAlign w:val="center"/>
          </w:tcPr>
          <w:p w14:paraId="1A421904" w14:textId="3649A4E3" w:rsidR="00C607C0" w:rsidRPr="006148FA" w:rsidRDefault="00C607C0" w:rsidP="00E83208">
            <w:pPr>
              <w:ind w:firstLineChars="0" w:firstLine="0"/>
              <w:jc w:val="center"/>
              <w:rPr>
                <w:rFonts w:ascii="宋体" w:hAnsi="宋体"/>
                <w:color w:val="000000"/>
                <w:szCs w:val="21"/>
              </w:rPr>
            </w:pPr>
            <w:r>
              <w:rPr>
                <w:rFonts w:ascii="宋体" w:hAnsi="宋体" w:hint="eastAsia"/>
                <w:color w:val="000000"/>
                <w:szCs w:val="21"/>
              </w:rPr>
              <w:t>禁止</w:t>
            </w:r>
            <w:r w:rsidR="001B3E1E">
              <w:rPr>
                <w:rFonts w:ascii="宋体" w:hAnsi="宋体" w:hint="eastAsia"/>
                <w:color w:val="000000"/>
                <w:szCs w:val="21"/>
              </w:rPr>
              <w:t>接触</w:t>
            </w:r>
          </w:p>
        </w:tc>
        <w:tc>
          <w:tcPr>
            <w:tcW w:w="1559" w:type="dxa"/>
            <w:vAlign w:val="center"/>
          </w:tcPr>
          <w:p w14:paraId="74C65CFB" w14:textId="715E0EAD" w:rsidR="00C607C0" w:rsidRPr="006148FA" w:rsidRDefault="00A77B8F" w:rsidP="00E83208">
            <w:pPr>
              <w:ind w:firstLineChars="0" w:firstLine="0"/>
              <w:jc w:val="center"/>
              <w:rPr>
                <w:rFonts w:ascii="宋体" w:hAnsi="宋体"/>
                <w:szCs w:val="21"/>
              </w:rPr>
            </w:pPr>
            <w:r>
              <w:rPr>
                <w:rFonts w:ascii="宋体" w:hAnsi="宋体" w:hint="eastAsia"/>
                <w:szCs w:val="21"/>
              </w:rPr>
              <w:t>纽约教育部门</w:t>
            </w:r>
          </w:p>
        </w:tc>
        <w:tc>
          <w:tcPr>
            <w:tcW w:w="4161" w:type="dxa"/>
            <w:vAlign w:val="center"/>
          </w:tcPr>
          <w:p w14:paraId="78EA01AA" w14:textId="64AEE634" w:rsidR="00C607C0" w:rsidRPr="006148FA" w:rsidRDefault="00A77B8F" w:rsidP="00EA5F10">
            <w:pPr>
              <w:ind w:firstLineChars="0" w:firstLine="0"/>
              <w:jc w:val="left"/>
              <w:rPr>
                <w:rFonts w:ascii="宋体" w:hAnsi="宋体"/>
                <w:szCs w:val="21"/>
              </w:rPr>
            </w:pPr>
            <w:r w:rsidRPr="00A77B8F">
              <w:rPr>
                <w:rFonts w:ascii="宋体" w:hAnsi="宋体" w:hint="eastAsia"/>
                <w:szCs w:val="21"/>
              </w:rPr>
              <w:t>使用防火墙等技术，禁止在校园网络</w:t>
            </w:r>
            <w:r>
              <w:rPr>
                <w:rFonts w:ascii="宋体" w:hAnsi="宋体" w:hint="eastAsia"/>
                <w:szCs w:val="21"/>
              </w:rPr>
              <w:t>与</w:t>
            </w:r>
            <w:r w:rsidRPr="00A77B8F">
              <w:rPr>
                <w:rFonts w:ascii="宋体" w:hAnsi="宋体" w:hint="eastAsia"/>
                <w:szCs w:val="21"/>
              </w:rPr>
              <w:t xml:space="preserve">设备上访问 </w:t>
            </w:r>
            <w:r w:rsidRPr="00D23568">
              <w:rPr>
                <w:rFonts w:cs="Times New Roman"/>
                <w:szCs w:val="21"/>
              </w:rPr>
              <w:t>AIGC</w:t>
            </w:r>
            <w:r w:rsidRPr="00A77B8F">
              <w:rPr>
                <w:rFonts w:ascii="宋体" w:hAnsi="宋体" w:hint="eastAsia"/>
                <w:szCs w:val="21"/>
              </w:rPr>
              <w:t>网站，但相关禁令在后期均被撤销。</w:t>
            </w:r>
          </w:p>
        </w:tc>
      </w:tr>
      <w:tr w:rsidR="001B3E1E" w:rsidRPr="006148FA" w14:paraId="6174C1D8" w14:textId="77777777" w:rsidTr="00EE5AAA">
        <w:trPr>
          <w:trHeight w:val="1659"/>
        </w:trPr>
        <w:tc>
          <w:tcPr>
            <w:tcW w:w="2802" w:type="dxa"/>
            <w:gridSpan w:val="3"/>
            <w:vAlign w:val="center"/>
          </w:tcPr>
          <w:p w14:paraId="56DC7D91" w14:textId="02F03C22" w:rsidR="001B3E1E" w:rsidRDefault="001B3E1E" w:rsidP="00E83208">
            <w:pPr>
              <w:ind w:firstLineChars="0" w:firstLine="0"/>
              <w:jc w:val="center"/>
              <w:rPr>
                <w:rFonts w:ascii="宋体" w:hAnsi="宋体"/>
                <w:color w:val="000000"/>
                <w:szCs w:val="21"/>
              </w:rPr>
            </w:pPr>
            <w:r>
              <w:rPr>
                <w:rFonts w:ascii="宋体" w:hAnsi="宋体" w:hint="eastAsia"/>
                <w:color w:val="000000"/>
                <w:szCs w:val="21"/>
              </w:rPr>
              <w:t>禁止直接复制</w:t>
            </w:r>
          </w:p>
        </w:tc>
        <w:tc>
          <w:tcPr>
            <w:tcW w:w="1559" w:type="dxa"/>
            <w:vAlign w:val="center"/>
          </w:tcPr>
          <w:p w14:paraId="63CA06E1" w14:textId="4406D3C9" w:rsidR="001B3E1E" w:rsidRPr="006148FA" w:rsidRDefault="005D4EC5" w:rsidP="00E83208">
            <w:pPr>
              <w:ind w:firstLineChars="0" w:firstLine="0"/>
              <w:jc w:val="center"/>
              <w:rPr>
                <w:rFonts w:ascii="宋体" w:hAnsi="宋体"/>
                <w:szCs w:val="21"/>
              </w:rPr>
            </w:pPr>
            <w:r w:rsidRPr="005D4EC5">
              <w:rPr>
                <w:rFonts w:ascii="宋体" w:hAnsi="宋体" w:hint="eastAsia"/>
                <w:szCs w:val="21"/>
              </w:rPr>
              <w:t>奈良教育大学</w:t>
            </w:r>
          </w:p>
        </w:tc>
        <w:tc>
          <w:tcPr>
            <w:tcW w:w="4161" w:type="dxa"/>
            <w:vAlign w:val="center"/>
          </w:tcPr>
          <w:p w14:paraId="5876D275" w14:textId="10A08197" w:rsidR="001B3E1E" w:rsidRPr="006148FA" w:rsidRDefault="00374F31" w:rsidP="00374F31">
            <w:pPr>
              <w:ind w:firstLineChars="0" w:firstLine="0"/>
              <w:jc w:val="center"/>
              <w:rPr>
                <w:rFonts w:ascii="宋体" w:hAnsi="宋体"/>
                <w:szCs w:val="21"/>
              </w:rPr>
            </w:pPr>
            <w:r>
              <w:rPr>
                <w:rFonts w:ascii="宋体" w:hAnsi="宋体" w:hint="eastAsia"/>
                <w:szCs w:val="21"/>
              </w:rPr>
              <w:t>禁止在提交具有教育和学习效果的报告或是论文时，不加入学生自己的想法和见解就直接使用生成式人工智能输出的结果</w:t>
            </w:r>
            <w:r w:rsidR="00F8245F">
              <w:rPr>
                <w:rFonts w:ascii="宋体" w:hAnsi="宋体" w:hint="eastAsia"/>
                <w:szCs w:val="21"/>
              </w:rPr>
              <w:t>。</w:t>
            </w:r>
          </w:p>
        </w:tc>
      </w:tr>
      <w:tr w:rsidR="00C607C0" w:rsidRPr="006148FA" w14:paraId="1FA02F5B" w14:textId="77777777" w:rsidTr="00EE5AAA">
        <w:trPr>
          <w:trHeight w:val="816"/>
        </w:trPr>
        <w:tc>
          <w:tcPr>
            <w:tcW w:w="1101" w:type="dxa"/>
            <w:vMerge w:val="restart"/>
            <w:tcBorders>
              <w:right w:val="single" w:sz="4" w:space="0" w:color="auto"/>
            </w:tcBorders>
            <w:vAlign w:val="center"/>
          </w:tcPr>
          <w:p w14:paraId="200C67F1" w14:textId="77777777" w:rsidR="00C607C0" w:rsidRPr="006148FA" w:rsidRDefault="00C607C0" w:rsidP="00E83208">
            <w:pPr>
              <w:ind w:firstLineChars="0" w:firstLine="0"/>
              <w:jc w:val="center"/>
              <w:rPr>
                <w:rFonts w:ascii="宋体" w:hAnsi="宋体"/>
                <w:szCs w:val="21"/>
              </w:rPr>
            </w:pPr>
            <w:r w:rsidRPr="006148FA">
              <w:rPr>
                <w:rFonts w:ascii="宋体" w:hAnsi="宋体" w:hint="eastAsia"/>
                <w:color w:val="000000"/>
                <w:szCs w:val="21"/>
              </w:rPr>
              <w:t>一般禁止</w:t>
            </w:r>
          </w:p>
        </w:tc>
        <w:tc>
          <w:tcPr>
            <w:tcW w:w="567" w:type="dxa"/>
            <w:vMerge w:val="restart"/>
            <w:tcBorders>
              <w:left w:val="single" w:sz="4" w:space="0" w:color="auto"/>
              <w:right w:val="single" w:sz="4" w:space="0" w:color="auto"/>
            </w:tcBorders>
            <w:vAlign w:val="center"/>
          </w:tcPr>
          <w:p w14:paraId="16FC5D86" w14:textId="77777777" w:rsidR="00C607C0" w:rsidRPr="006148FA" w:rsidRDefault="00C607C0" w:rsidP="00E83208">
            <w:pPr>
              <w:ind w:firstLineChars="0" w:firstLine="0"/>
              <w:jc w:val="center"/>
              <w:rPr>
                <w:rFonts w:ascii="宋体" w:hAnsi="宋体"/>
                <w:szCs w:val="21"/>
              </w:rPr>
            </w:pPr>
            <w:r w:rsidRPr="006148FA">
              <w:rPr>
                <w:rFonts w:ascii="宋体" w:hAnsi="宋体" w:hint="eastAsia"/>
                <w:szCs w:val="21"/>
              </w:rPr>
              <w:t>例外事项</w:t>
            </w:r>
          </w:p>
        </w:tc>
        <w:tc>
          <w:tcPr>
            <w:tcW w:w="1134" w:type="dxa"/>
            <w:tcBorders>
              <w:left w:val="single" w:sz="4" w:space="0" w:color="auto"/>
            </w:tcBorders>
            <w:vAlign w:val="center"/>
          </w:tcPr>
          <w:p w14:paraId="6A9C9067" w14:textId="77777777" w:rsidR="00C607C0" w:rsidRPr="006148FA" w:rsidRDefault="00C607C0" w:rsidP="00F8245F">
            <w:pPr>
              <w:ind w:firstLineChars="0" w:firstLine="0"/>
              <w:jc w:val="center"/>
              <w:rPr>
                <w:rFonts w:ascii="宋体" w:hAnsi="宋体"/>
                <w:szCs w:val="21"/>
              </w:rPr>
            </w:pPr>
            <w:r w:rsidRPr="006148FA">
              <w:rPr>
                <w:rFonts w:ascii="宋体" w:hAnsi="宋体" w:hint="eastAsia"/>
                <w:color w:val="000000"/>
                <w:szCs w:val="21"/>
              </w:rPr>
              <w:t>多重标准</w:t>
            </w:r>
          </w:p>
        </w:tc>
        <w:tc>
          <w:tcPr>
            <w:tcW w:w="1559" w:type="dxa"/>
            <w:vAlign w:val="center"/>
          </w:tcPr>
          <w:p w14:paraId="135CBE80" w14:textId="35609314" w:rsidR="00EE5AAA" w:rsidRPr="00EE5AAA" w:rsidRDefault="00170F04" w:rsidP="00EE5AAA">
            <w:pPr>
              <w:ind w:firstLineChars="0" w:firstLine="0"/>
              <w:jc w:val="center"/>
              <w:rPr>
                <w:rFonts w:ascii="宋体" w:hAnsi="宋体"/>
                <w:szCs w:val="21"/>
              </w:rPr>
            </w:pPr>
            <w:r>
              <w:rPr>
                <w:rFonts w:ascii="宋体" w:hAnsi="宋体" w:hint="eastAsia"/>
                <w:szCs w:val="21"/>
              </w:rPr>
              <w:t>冲绳国际大学</w:t>
            </w:r>
          </w:p>
        </w:tc>
        <w:tc>
          <w:tcPr>
            <w:tcW w:w="4161" w:type="dxa"/>
            <w:vAlign w:val="center"/>
          </w:tcPr>
          <w:p w14:paraId="6804EA5F" w14:textId="4F4F712F" w:rsidR="00F8245F" w:rsidRPr="00F8245F" w:rsidRDefault="00F8245F" w:rsidP="00350B12">
            <w:pPr>
              <w:ind w:firstLineChars="0" w:firstLine="0"/>
              <w:rPr>
                <w:rFonts w:ascii="宋体" w:hAnsi="宋体"/>
                <w:szCs w:val="21"/>
              </w:rPr>
            </w:pPr>
            <w:r>
              <w:rPr>
                <w:rFonts w:ascii="宋体" w:hAnsi="宋体" w:hint="eastAsia"/>
                <w:szCs w:val="21"/>
              </w:rPr>
              <w:t>使用</w:t>
            </w:r>
            <w:r w:rsidR="00AF3E7A" w:rsidRPr="00D23568">
              <w:rPr>
                <w:rFonts w:cs="Times New Roman"/>
                <w:szCs w:val="21"/>
              </w:rPr>
              <w:t>AIGC</w:t>
            </w:r>
            <w:r>
              <w:rPr>
                <w:rFonts w:ascii="宋体" w:hAnsi="宋体" w:hint="eastAsia"/>
                <w:szCs w:val="21"/>
              </w:rPr>
              <w:t>需</w:t>
            </w:r>
            <w:r w:rsidR="00170F04">
              <w:rPr>
                <w:rFonts w:ascii="宋体" w:hAnsi="宋体" w:hint="eastAsia"/>
                <w:szCs w:val="21"/>
              </w:rPr>
              <w:t>教</w:t>
            </w:r>
            <w:r>
              <w:rPr>
                <w:rFonts w:ascii="宋体" w:hAnsi="宋体" w:hint="eastAsia"/>
                <w:szCs w:val="21"/>
              </w:rPr>
              <w:t>师允许</w:t>
            </w:r>
            <w:r w:rsidR="00F22AFA">
              <w:rPr>
                <w:rFonts w:ascii="宋体" w:hAnsi="宋体" w:hint="eastAsia"/>
                <w:szCs w:val="21"/>
              </w:rPr>
              <w:t>，</w:t>
            </w:r>
            <w:r w:rsidR="00B20260">
              <w:rPr>
                <w:rFonts w:ascii="宋体" w:hAnsi="宋体" w:hint="eastAsia"/>
                <w:szCs w:val="21"/>
              </w:rPr>
              <w:t>且</w:t>
            </w:r>
            <w:r>
              <w:rPr>
                <w:rFonts w:ascii="宋体" w:hAnsi="宋体" w:hint="eastAsia"/>
                <w:szCs w:val="21"/>
              </w:rPr>
              <w:t>得到</w:t>
            </w:r>
            <w:r w:rsidRPr="00F8245F">
              <w:rPr>
                <w:rFonts w:ascii="宋体" w:hAnsi="宋体" w:hint="eastAsia"/>
                <w:szCs w:val="21"/>
              </w:rPr>
              <w:t>允许</w:t>
            </w:r>
            <w:r w:rsidR="00730F70">
              <w:rPr>
                <w:rFonts w:ascii="宋体" w:hAnsi="宋体" w:hint="eastAsia"/>
                <w:szCs w:val="21"/>
              </w:rPr>
              <w:t>后</w:t>
            </w:r>
            <w:r w:rsidR="00602FD4">
              <w:rPr>
                <w:rFonts w:ascii="宋体" w:hAnsi="宋体" w:hint="eastAsia"/>
                <w:szCs w:val="21"/>
              </w:rPr>
              <w:t>仍</w:t>
            </w:r>
            <w:r>
              <w:rPr>
                <w:rFonts w:ascii="宋体" w:hAnsi="宋体" w:hint="eastAsia"/>
                <w:szCs w:val="21"/>
              </w:rPr>
              <w:t>须说明使用情况</w:t>
            </w:r>
          </w:p>
        </w:tc>
      </w:tr>
      <w:tr w:rsidR="00C607C0" w:rsidRPr="006148FA" w14:paraId="4EF882F8" w14:textId="77777777" w:rsidTr="00EE5AAA">
        <w:trPr>
          <w:trHeight w:val="817"/>
        </w:trPr>
        <w:tc>
          <w:tcPr>
            <w:tcW w:w="1101" w:type="dxa"/>
            <w:vMerge/>
            <w:tcBorders>
              <w:right w:val="single" w:sz="4" w:space="0" w:color="auto"/>
            </w:tcBorders>
            <w:vAlign w:val="center"/>
          </w:tcPr>
          <w:p w14:paraId="6940E2B8" w14:textId="77777777" w:rsidR="00C607C0" w:rsidRPr="006148FA" w:rsidRDefault="00C607C0" w:rsidP="00E83208">
            <w:pPr>
              <w:ind w:firstLineChars="0" w:firstLine="0"/>
              <w:jc w:val="center"/>
              <w:rPr>
                <w:rFonts w:ascii="宋体" w:hAnsi="宋体"/>
                <w:szCs w:val="21"/>
              </w:rPr>
            </w:pPr>
          </w:p>
        </w:tc>
        <w:tc>
          <w:tcPr>
            <w:tcW w:w="567" w:type="dxa"/>
            <w:vMerge/>
            <w:tcBorders>
              <w:left w:val="single" w:sz="4" w:space="0" w:color="auto"/>
              <w:right w:val="single" w:sz="4" w:space="0" w:color="auto"/>
            </w:tcBorders>
            <w:vAlign w:val="center"/>
          </w:tcPr>
          <w:p w14:paraId="794698AA" w14:textId="77777777" w:rsidR="00C607C0" w:rsidRPr="006148FA" w:rsidRDefault="00C607C0" w:rsidP="00E83208">
            <w:pPr>
              <w:ind w:firstLineChars="0" w:firstLine="0"/>
              <w:jc w:val="center"/>
              <w:rPr>
                <w:rFonts w:ascii="宋体" w:hAnsi="宋体"/>
                <w:szCs w:val="21"/>
              </w:rPr>
            </w:pPr>
          </w:p>
        </w:tc>
        <w:tc>
          <w:tcPr>
            <w:tcW w:w="1134" w:type="dxa"/>
            <w:tcBorders>
              <w:left w:val="single" w:sz="4" w:space="0" w:color="auto"/>
            </w:tcBorders>
            <w:vAlign w:val="center"/>
          </w:tcPr>
          <w:p w14:paraId="245B9A36" w14:textId="77777777" w:rsidR="00C607C0" w:rsidRPr="006148FA" w:rsidRDefault="00C607C0" w:rsidP="00E83208">
            <w:pPr>
              <w:ind w:firstLineChars="0" w:firstLine="0"/>
              <w:jc w:val="center"/>
              <w:rPr>
                <w:rFonts w:ascii="宋体" w:hAnsi="宋体"/>
                <w:szCs w:val="21"/>
              </w:rPr>
            </w:pPr>
            <w:proofErr w:type="gramStart"/>
            <w:r w:rsidRPr="006148FA">
              <w:rPr>
                <w:rFonts w:ascii="宋体" w:hAnsi="宋体" w:hint="eastAsia"/>
                <w:color w:val="000000"/>
                <w:szCs w:val="21"/>
              </w:rPr>
              <w:t>引注说明</w:t>
            </w:r>
            <w:proofErr w:type="gramEnd"/>
          </w:p>
        </w:tc>
        <w:tc>
          <w:tcPr>
            <w:tcW w:w="1559" w:type="dxa"/>
            <w:vAlign w:val="center"/>
          </w:tcPr>
          <w:p w14:paraId="1B94856D" w14:textId="57974FAB" w:rsidR="00C607C0" w:rsidRPr="006148FA" w:rsidRDefault="001F734F" w:rsidP="001F734F">
            <w:pPr>
              <w:ind w:firstLineChars="0" w:firstLine="0"/>
              <w:jc w:val="center"/>
              <w:rPr>
                <w:rFonts w:ascii="宋体" w:hAnsi="宋体"/>
                <w:szCs w:val="21"/>
              </w:rPr>
            </w:pPr>
            <w:r w:rsidRPr="001F734F">
              <w:rPr>
                <w:rFonts w:ascii="宋体" w:hAnsi="宋体" w:hint="eastAsia"/>
                <w:szCs w:val="21"/>
              </w:rPr>
              <w:t>藤田医科大学</w:t>
            </w:r>
          </w:p>
        </w:tc>
        <w:tc>
          <w:tcPr>
            <w:tcW w:w="4161" w:type="dxa"/>
            <w:vAlign w:val="center"/>
          </w:tcPr>
          <w:p w14:paraId="2BCF68E9" w14:textId="1ED33371" w:rsidR="00C607C0" w:rsidRPr="006148FA" w:rsidRDefault="001F734F" w:rsidP="00EE5AAA">
            <w:pPr>
              <w:ind w:firstLineChars="0" w:firstLine="0"/>
              <w:jc w:val="left"/>
              <w:rPr>
                <w:rFonts w:ascii="宋体" w:hAnsi="宋体"/>
                <w:szCs w:val="21"/>
              </w:rPr>
            </w:pPr>
            <w:r w:rsidRPr="001F734F">
              <w:rPr>
                <w:rFonts w:ascii="宋体" w:hAnsi="宋体" w:hint="eastAsia"/>
                <w:szCs w:val="21"/>
              </w:rPr>
              <w:t>如果在创建学习成果的过程中使用了</w:t>
            </w:r>
            <w:r w:rsidR="00AF3E7A" w:rsidRPr="00D23568">
              <w:rPr>
                <w:rFonts w:cs="Times New Roman"/>
                <w:szCs w:val="21"/>
              </w:rPr>
              <w:t>AIGC</w:t>
            </w:r>
            <w:r w:rsidRPr="001F734F">
              <w:rPr>
                <w:rFonts w:ascii="宋体" w:hAnsi="宋体" w:hint="eastAsia"/>
                <w:szCs w:val="21"/>
              </w:rPr>
              <w:t>，必须清楚说明</w:t>
            </w:r>
            <w:r w:rsidR="003C39D3">
              <w:rPr>
                <w:rFonts w:ascii="宋体" w:hAnsi="宋体" w:hint="eastAsia"/>
                <w:szCs w:val="21"/>
              </w:rPr>
              <w:t>使用的</w:t>
            </w:r>
            <w:r w:rsidRPr="001F734F">
              <w:rPr>
                <w:rFonts w:ascii="宋体" w:hAnsi="宋体" w:hint="eastAsia"/>
                <w:szCs w:val="21"/>
              </w:rPr>
              <w:t>事实、使用</w:t>
            </w:r>
            <w:r>
              <w:rPr>
                <w:rFonts w:ascii="宋体" w:hAnsi="宋体" w:hint="eastAsia"/>
                <w:szCs w:val="21"/>
              </w:rPr>
              <w:t>的生成式</w:t>
            </w:r>
            <w:r w:rsidRPr="001F734F">
              <w:rPr>
                <w:rFonts w:ascii="宋体" w:hAnsi="宋体" w:hint="eastAsia"/>
                <w:szCs w:val="21"/>
              </w:rPr>
              <w:t>人工智能的类型</w:t>
            </w:r>
            <w:r w:rsidR="00AF3E7A">
              <w:rPr>
                <w:rFonts w:ascii="宋体" w:hAnsi="宋体" w:hint="eastAsia"/>
                <w:szCs w:val="21"/>
              </w:rPr>
              <w:t>和</w:t>
            </w:r>
            <w:r w:rsidRPr="001F734F">
              <w:rPr>
                <w:rFonts w:ascii="宋体" w:hAnsi="宋体" w:hint="eastAsia"/>
                <w:szCs w:val="21"/>
              </w:rPr>
              <w:t>使用方法。</w:t>
            </w:r>
          </w:p>
        </w:tc>
      </w:tr>
      <w:tr w:rsidR="00C607C0" w:rsidRPr="00EE5AAA" w14:paraId="64E72E57" w14:textId="77777777" w:rsidTr="00EE5AAA">
        <w:trPr>
          <w:trHeight w:val="639"/>
        </w:trPr>
        <w:tc>
          <w:tcPr>
            <w:tcW w:w="1101" w:type="dxa"/>
            <w:vMerge/>
            <w:tcBorders>
              <w:right w:val="single" w:sz="4" w:space="0" w:color="auto"/>
            </w:tcBorders>
            <w:vAlign w:val="center"/>
          </w:tcPr>
          <w:p w14:paraId="2EC53325" w14:textId="77777777" w:rsidR="00C607C0" w:rsidRPr="006148FA" w:rsidRDefault="00C607C0" w:rsidP="00E83208">
            <w:pPr>
              <w:ind w:firstLineChars="0" w:firstLine="0"/>
              <w:jc w:val="center"/>
              <w:rPr>
                <w:rFonts w:ascii="宋体" w:hAnsi="宋体"/>
                <w:szCs w:val="21"/>
              </w:rPr>
            </w:pPr>
          </w:p>
        </w:tc>
        <w:tc>
          <w:tcPr>
            <w:tcW w:w="567" w:type="dxa"/>
            <w:vMerge/>
            <w:tcBorders>
              <w:left w:val="single" w:sz="4" w:space="0" w:color="auto"/>
              <w:right w:val="single" w:sz="4" w:space="0" w:color="auto"/>
            </w:tcBorders>
            <w:vAlign w:val="center"/>
          </w:tcPr>
          <w:p w14:paraId="5E47DE1E" w14:textId="77777777" w:rsidR="00C607C0" w:rsidRPr="006148FA" w:rsidRDefault="00C607C0" w:rsidP="00E83208">
            <w:pPr>
              <w:ind w:firstLineChars="0" w:firstLine="0"/>
              <w:jc w:val="center"/>
              <w:rPr>
                <w:rFonts w:ascii="宋体" w:hAnsi="宋体"/>
                <w:szCs w:val="21"/>
              </w:rPr>
            </w:pPr>
          </w:p>
        </w:tc>
        <w:tc>
          <w:tcPr>
            <w:tcW w:w="1134" w:type="dxa"/>
            <w:tcBorders>
              <w:left w:val="single" w:sz="4" w:space="0" w:color="auto"/>
            </w:tcBorders>
            <w:vAlign w:val="center"/>
          </w:tcPr>
          <w:p w14:paraId="06211046" w14:textId="77777777" w:rsidR="00C607C0" w:rsidRPr="006148FA" w:rsidRDefault="00C607C0" w:rsidP="00E83208">
            <w:pPr>
              <w:ind w:firstLineChars="0" w:firstLine="0"/>
              <w:jc w:val="center"/>
              <w:rPr>
                <w:rFonts w:ascii="宋体" w:hAnsi="宋体"/>
                <w:color w:val="000000"/>
                <w:szCs w:val="21"/>
              </w:rPr>
            </w:pPr>
            <w:r w:rsidRPr="006148FA">
              <w:rPr>
                <w:rFonts w:ascii="宋体" w:hAnsi="宋体" w:hint="eastAsia"/>
                <w:color w:val="000000"/>
                <w:szCs w:val="21"/>
              </w:rPr>
              <w:t>教师准许</w:t>
            </w:r>
          </w:p>
        </w:tc>
        <w:tc>
          <w:tcPr>
            <w:tcW w:w="1559" w:type="dxa"/>
            <w:vAlign w:val="center"/>
          </w:tcPr>
          <w:p w14:paraId="0E2DE2B0" w14:textId="7D60881E" w:rsidR="00C607C0" w:rsidRPr="006148FA" w:rsidRDefault="00EE5AAA" w:rsidP="00732280">
            <w:pPr>
              <w:ind w:firstLineChars="0" w:firstLine="0"/>
              <w:rPr>
                <w:rFonts w:ascii="宋体" w:hAnsi="宋体"/>
                <w:szCs w:val="21"/>
              </w:rPr>
            </w:pPr>
            <w:r>
              <w:rPr>
                <w:rFonts w:ascii="宋体" w:hAnsi="宋体" w:hint="eastAsia"/>
                <w:szCs w:val="21"/>
              </w:rPr>
              <w:t>北见工业</w:t>
            </w:r>
            <w:r w:rsidR="001F734F" w:rsidRPr="001F734F">
              <w:rPr>
                <w:rFonts w:ascii="宋体" w:hAnsi="宋体" w:hint="eastAsia"/>
                <w:szCs w:val="21"/>
              </w:rPr>
              <w:t>大学</w:t>
            </w:r>
          </w:p>
        </w:tc>
        <w:tc>
          <w:tcPr>
            <w:tcW w:w="4161" w:type="dxa"/>
            <w:vAlign w:val="center"/>
          </w:tcPr>
          <w:p w14:paraId="115E2CBE" w14:textId="1889721F" w:rsidR="001F734F" w:rsidRPr="006148FA" w:rsidRDefault="001F734F" w:rsidP="00EE5AAA">
            <w:pPr>
              <w:ind w:firstLineChars="0" w:firstLine="0"/>
              <w:jc w:val="left"/>
              <w:rPr>
                <w:rFonts w:ascii="宋体" w:hAnsi="宋体"/>
                <w:szCs w:val="21"/>
              </w:rPr>
            </w:pPr>
            <w:r>
              <w:rPr>
                <w:rFonts w:ascii="宋体" w:hAnsi="宋体" w:hint="eastAsia"/>
                <w:szCs w:val="21"/>
              </w:rPr>
              <w:t>禁止</w:t>
            </w:r>
            <w:r w:rsidRPr="001F734F">
              <w:rPr>
                <w:rFonts w:ascii="宋体" w:hAnsi="宋体" w:hint="eastAsia"/>
                <w:szCs w:val="21"/>
              </w:rPr>
              <w:t>在准备报告、论文</w:t>
            </w:r>
            <w:r w:rsidR="00A947C0">
              <w:rPr>
                <w:rFonts w:ascii="宋体" w:hAnsi="宋体" w:hint="eastAsia"/>
                <w:szCs w:val="21"/>
              </w:rPr>
              <w:t>和</w:t>
            </w:r>
            <w:r w:rsidRPr="001F734F">
              <w:rPr>
                <w:rFonts w:ascii="宋体" w:hAnsi="宋体" w:hint="eastAsia"/>
                <w:szCs w:val="21"/>
              </w:rPr>
              <w:t>学位论文等时直接使用</w:t>
            </w:r>
            <w:r w:rsidRPr="00D23568">
              <w:rPr>
                <w:rFonts w:cs="Times New Roman"/>
                <w:szCs w:val="21"/>
              </w:rPr>
              <w:t>ChatGPT</w:t>
            </w:r>
            <w:r w:rsidRPr="001F734F">
              <w:rPr>
                <w:rFonts w:ascii="宋体" w:hAnsi="宋体" w:hint="eastAsia"/>
                <w:szCs w:val="21"/>
              </w:rPr>
              <w:t>等生成式人工智能或来自互联网的搜索结果</w:t>
            </w:r>
            <w:r w:rsidR="00EA5F10">
              <w:rPr>
                <w:rFonts w:ascii="宋体" w:hAnsi="宋体" w:hint="eastAsia"/>
                <w:szCs w:val="21"/>
              </w:rPr>
              <w:t>，但</w:t>
            </w:r>
            <w:r w:rsidR="00EE5AAA">
              <w:rPr>
                <w:rFonts w:ascii="宋体" w:hAnsi="宋体" w:hint="eastAsia"/>
                <w:szCs w:val="21"/>
              </w:rPr>
              <w:t>如果</w:t>
            </w:r>
            <w:r>
              <w:rPr>
                <w:rFonts w:ascii="宋体" w:hAnsi="宋体" w:hint="eastAsia"/>
                <w:szCs w:val="21"/>
              </w:rPr>
              <w:t>得到教师准许则不适用</w:t>
            </w:r>
            <w:r w:rsidR="00EE5AAA">
              <w:rPr>
                <w:rFonts w:ascii="宋体" w:hAnsi="宋体" w:hint="eastAsia"/>
                <w:szCs w:val="21"/>
              </w:rPr>
              <w:t>。</w:t>
            </w:r>
          </w:p>
        </w:tc>
      </w:tr>
      <w:tr w:rsidR="00C607C0" w:rsidRPr="006148FA" w14:paraId="1F42D636" w14:textId="77777777" w:rsidTr="00EE5AAA">
        <w:tc>
          <w:tcPr>
            <w:tcW w:w="2802" w:type="dxa"/>
            <w:gridSpan w:val="3"/>
            <w:vAlign w:val="center"/>
          </w:tcPr>
          <w:p w14:paraId="13E9BE16" w14:textId="77777777" w:rsidR="00C607C0" w:rsidRPr="006148FA" w:rsidRDefault="00C607C0" w:rsidP="00E83208">
            <w:pPr>
              <w:ind w:firstLineChars="0" w:firstLine="0"/>
              <w:jc w:val="center"/>
              <w:rPr>
                <w:rFonts w:ascii="宋体" w:hAnsi="宋体"/>
                <w:szCs w:val="21"/>
              </w:rPr>
            </w:pPr>
            <w:r w:rsidRPr="006148FA">
              <w:rPr>
                <w:rFonts w:ascii="宋体" w:hAnsi="宋体" w:hint="eastAsia"/>
                <w:color w:val="000000"/>
                <w:szCs w:val="21"/>
              </w:rPr>
              <w:t>教师自由裁量</w:t>
            </w:r>
          </w:p>
        </w:tc>
        <w:tc>
          <w:tcPr>
            <w:tcW w:w="1559" w:type="dxa"/>
            <w:vAlign w:val="center"/>
          </w:tcPr>
          <w:p w14:paraId="491575EA" w14:textId="304C7873" w:rsidR="00C607C0" w:rsidRPr="006148FA" w:rsidRDefault="00EE5AAA" w:rsidP="00EE5AAA">
            <w:pPr>
              <w:ind w:firstLineChars="0" w:firstLine="0"/>
              <w:jc w:val="center"/>
              <w:rPr>
                <w:rFonts w:ascii="宋体" w:hAnsi="宋体"/>
                <w:szCs w:val="21"/>
              </w:rPr>
            </w:pPr>
            <w:r>
              <w:rPr>
                <w:rFonts w:ascii="宋体" w:hAnsi="宋体" w:hint="eastAsia"/>
                <w:szCs w:val="21"/>
              </w:rPr>
              <w:t>东京工业大学</w:t>
            </w:r>
          </w:p>
        </w:tc>
        <w:tc>
          <w:tcPr>
            <w:tcW w:w="4161" w:type="dxa"/>
            <w:vAlign w:val="center"/>
          </w:tcPr>
          <w:p w14:paraId="57597DFA" w14:textId="5C2439ED" w:rsidR="00C607C0" w:rsidRPr="006148FA" w:rsidRDefault="00EE5AAA" w:rsidP="00EE5AAA">
            <w:pPr>
              <w:ind w:firstLineChars="0" w:firstLine="0"/>
              <w:jc w:val="left"/>
              <w:rPr>
                <w:rFonts w:ascii="宋体" w:hAnsi="宋体"/>
                <w:szCs w:val="21"/>
              </w:rPr>
            </w:pPr>
            <w:r w:rsidRPr="00EE5AAA">
              <w:rPr>
                <w:rFonts w:ascii="宋体" w:hAnsi="宋体" w:hint="eastAsia"/>
                <w:szCs w:val="21"/>
              </w:rPr>
              <w:t>允许使用</w:t>
            </w:r>
            <w:r w:rsidR="00AF3E7A" w:rsidRPr="00D23568">
              <w:rPr>
                <w:rFonts w:cs="Times New Roman"/>
                <w:szCs w:val="21"/>
              </w:rPr>
              <w:t>AIGC</w:t>
            </w:r>
            <w:r w:rsidRPr="00EE5AAA">
              <w:rPr>
                <w:rFonts w:ascii="宋体" w:hAnsi="宋体" w:hint="eastAsia"/>
                <w:szCs w:val="21"/>
              </w:rPr>
              <w:t>的程度（包括是否被禁止）取决于课程的目标和内容、</w:t>
            </w:r>
            <w:r w:rsidR="00E139CF">
              <w:rPr>
                <w:rFonts w:ascii="宋体" w:hAnsi="宋体" w:hint="eastAsia"/>
                <w:szCs w:val="21"/>
              </w:rPr>
              <w:t>授课</w:t>
            </w:r>
            <w:r w:rsidRPr="00EE5AAA">
              <w:rPr>
                <w:rFonts w:ascii="宋体" w:hAnsi="宋体" w:hint="eastAsia"/>
                <w:szCs w:val="21"/>
              </w:rPr>
              <w:t>教师的教学政策和评分政策等</w:t>
            </w:r>
            <w:r>
              <w:rPr>
                <w:rFonts w:ascii="宋体" w:hAnsi="宋体" w:hint="eastAsia"/>
                <w:szCs w:val="21"/>
              </w:rPr>
              <w:t>，因此</w:t>
            </w:r>
            <w:r w:rsidR="00570E17">
              <w:rPr>
                <w:rFonts w:ascii="宋体" w:hAnsi="宋体" w:hint="eastAsia"/>
                <w:szCs w:val="21"/>
              </w:rPr>
              <w:t>应</w:t>
            </w:r>
            <w:r w:rsidR="00DE1D3B">
              <w:rPr>
                <w:rFonts w:ascii="宋体" w:hAnsi="宋体" w:hint="eastAsia"/>
                <w:szCs w:val="21"/>
              </w:rPr>
              <w:t>遵</w:t>
            </w:r>
            <w:r>
              <w:rPr>
                <w:rFonts w:ascii="宋体" w:hAnsi="宋体" w:hint="eastAsia"/>
                <w:szCs w:val="21"/>
              </w:rPr>
              <w:t>从教师的指示。</w:t>
            </w:r>
          </w:p>
        </w:tc>
      </w:tr>
      <w:tr w:rsidR="00C607C0" w:rsidRPr="006148FA" w14:paraId="288985D1" w14:textId="77777777" w:rsidTr="00EE5AAA">
        <w:tc>
          <w:tcPr>
            <w:tcW w:w="2802" w:type="dxa"/>
            <w:gridSpan w:val="3"/>
            <w:vAlign w:val="center"/>
          </w:tcPr>
          <w:p w14:paraId="622088CB" w14:textId="77777777" w:rsidR="00C607C0" w:rsidRPr="006148FA" w:rsidRDefault="00C607C0" w:rsidP="00E83208">
            <w:pPr>
              <w:ind w:firstLineChars="0" w:firstLine="0"/>
              <w:jc w:val="center"/>
              <w:rPr>
                <w:rFonts w:ascii="宋体" w:hAnsi="宋体"/>
                <w:szCs w:val="21"/>
              </w:rPr>
            </w:pPr>
            <w:r w:rsidRPr="006148FA">
              <w:rPr>
                <w:rFonts w:ascii="宋体" w:hAnsi="宋体" w:hint="eastAsia"/>
                <w:color w:val="000000"/>
                <w:szCs w:val="21"/>
              </w:rPr>
              <w:t>鼓励使用</w:t>
            </w:r>
          </w:p>
        </w:tc>
        <w:tc>
          <w:tcPr>
            <w:tcW w:w="1559" w:type="dxa"/>
            <w:vAlign w:val="center"/>
          </w:tcPr>
          <w:p w14:paraId="6E654127" w14:textId="47146693" w:rsidR="00C607C0" w:rsidRPr="006148FA" w:rsidRDefault="00EA5F10" w:rsidP="00EA5F10">
            <w:pPr>
              <w:ind w:firstLineChars="0" w:firstLine="0"/>
              <w:jc w:val="center"/>
              <w:rPr>
                <w:rFonts w:ascii="宋体" w:hAnsi="宋体"/>
                <w:szCs w:val="21"/>
              </w:rPr>
            </w:pPr>
            <w:r w:rsidRPr="00EA5F10">
              <w:rPr>
                <w:rFonts w:ascii="宋体" w:hAnsi="宋体" w:hint="eastAsia"/>
                <w:szCs w:val="21"/>
              </w:rPr>
              <w:t>山梨大学</w:t>
            </w:r>
          </w:p>
        </w:tc>
        <w:tc>
          <w:tcPr>
            <w:tcW w:w="4161" w:type="dxa"/>
            <w:vAlign w:val="center"/>
          </w:tcPr>
          <w:p w14:paraId="3D816842" w14:textId="74CF303B" w:rsidR="00C607C0" w:rsidRPr="006148FA" w:rsidRDefault="00EA5F10" w:rsidP="00EA5F10">
            <w:pPr>
              <w:ind w:firstLineChars="0" w:firstLine="0"/>
              <w:jc w:val="left"/>
              <w:rPr>
                <w:rFonts w:ascii="宋体" w:hAnsi="宋体"/>
                <w:szCs w:val="21"/>
              </w:rPr>
            </w:pPr>
            <w:r w:rsidRPr="00EA5F10">
              <w:rPr>
                <w:rFonts w:ascii="宋体" w:hAnsi="宋体" w:hint="eastAsia"/>
                <w:szCs w:val="21"/>
              </w:rPr>
              <w:t>希望</w:t>
            </w:r>
            <w:r>
              <w:rPr>
                <w:rFonts w:ascii="宋体" w:hAnsi="宋体" w:hint="eastAsia"/>
                <w:szCs w:val="21"/>
              </w:rPr>
              <w:t>学生</w:t>
            </w:r>
            <w:r w:rsidRPr="00EA5F10">
              <w:rPr>
                <w:rFonts w:ascii="宋体" w:hAnsi="宋体" w:hint="eastAsia"/>
                <w:szCs w:val="21"/>
              </w:rPr>
              <w:t>不要拒绝人工智能对话服务等新技术，而是有效、合乎道德、恰当地使用它们</w:t>
            </w:r>
            <w:r w:rsidR="00217972">
              <w:rPr>
                <w:rFonts w:ascii="宋体" w:hAnsi="宋体" w:hint="eastAsia"/>
                <w:szCs w:val="21"/>
              </w:rPr>
              <w:t>以</w:t>
            </w:r>
            <w:r w:rsidRPr="00EA5F10">
              <w:rPr>
                <w:rFonts w:ascii="宋体" w:hAnsi="宋体" w:hint="eastAsia"/>
                <w:szCs w:val="21"/>
              </w:rPr>
              <w:t>深化在大学的学习。</w:t>
            </w:r>
          </w:p>
        </w:tc>
      </w:tr>
    </w:tbl>
    <w:p w14:paraId="472353B6" w14:textId="61A8632E" w:rsidR="00F47402" w:rsidRPr="00347A93" w:rsidRDefault="00400B25" w:rsidP="00A07C6F">
      <w:pPr>
        <w:pStyle w:val="a3"/>
        <w:ind w:firstLine="422"/>
        <w:rPr>
          <w:sz w:val="18"/>
          <w:szCs w:val="18"/>
        </w:rPr>
      </w:pPr>
      <w:r>
        <w:rPr>
          <w:rFonts w:hint="eastAsia"/>
        </w:rPr>
        <w:t>（</w:t>
      </w:r>
      <w:r w:rsidR="007B5D86">
        <w:rPr>
          <w:rFonts w:hint="eastAsia"/>
        </w:rPr>
        <w:t>三</w:t>
      </w:r>
      <w:r>
        <w:rPr>
          <w:rFonts w:hint="eastAsia"/>
        </w:rPr>
        <w:t>）</w:t>
      </w:r>
      <w:r w:rsidR="00295553">
        <w:rPr>
          <w:rFonts w:hint="eastAsia"/>
        </w:rPr>
        <w:t>样本</w:t>
      </w:r>
      <w:r>
        <w:rPr>
          <w:rFonts w:hint="eastAsia"/>
        </w:rPr>
        <w:t>数据</w:t>
      </w:r>
      <w:r w:rsidR="00295553">
        <w:rPr>
          <w:rFonts w:hint="eastAsia"/>
        </w:rPr>
        <w:t>的</w:t>
      </w:r>
      <w:r w:rsidR="00807A7E">
        <w:rPr>
          <w:rFonts w:hint="eastAsia"/>
        </w:rPr>
        <w:t>特征</w:t>
      </w:r>
      <w:r>
        <w:rPr>
          <w:rFonts w:hint="eastAsia"/>
        </w:rPr>
        <w:t>分析</w:t>
      </w:r>
      <w:r w:rsidR="00347A93" w:rsidRPr="00347A93">
        <w:t xml:space="preserve"> </w:t>
      </w:r>
    </w:p>
    <w:p w14:paraId="4D96EFE7" w14:textId="14D79B35" w:rsidR="00400B25" w:rsidRDefault="00EA4AD7" w:rsidP="00EA4AD7">
      <w:pPr>
        <w:ind w:firstLineChars="0" w:firstLine="420"/>
      </w:pPr>
      <w:r>
        <w:rPr>
          <w:rFonts w:hint="eastAsia"/>
        </w:rPr>
        <w:t>1</w:t>
      </w:r>
      <w:r>
        <w:rPr>
          <w:rFonts w:hint="eastAsia"/>
        </w:rPr>
        <w:t>、</w:t>
      </w:r>
      <w:r w:rsidR="004F1D73">
        <w:rPr>
          <w:rFonts w:hint="eastAsia"/>
        </w:rPr>
        <w:t>高校</w:t>
      </w:r>
      <w:r w:rsidR="004F1D73">
        <w:t>AIGC</w:t>
      </w:r>
      <w:r w:rsidR="004F1D73">
        <w:rPr>
          <w:rFonts w:hint="eastAsia"/>
        </w:rPr>
        <w:t>政策</w:t>
      </w:r>
      <w:r w:rsidR="006D56C7">
        <w:rPr>
          <w:rFonts w:hint="eastAsia"/>
        </w:rPr>
        <w:t>的</w:t>
      </w:r>
      <w:r w:rsidR="004F1D73">
        <w:rPr>
          <w:rFonts w:hint="eastAsia"/>
        </w:rPr>
        <w:t>公布时间分布和公开比例</w:t>
      </w:r>
    </w:p>
    <w:p w14:paraId="5277B685" w14:textId="474746B0" w:rsidR="004D0136" w:rsidRDefault="004F1D73" w:rsidP="00E51F68">
      <w:pPr>
        <w:ind w:firstLine="420"/>
      </w:pPr>
      <w:r>
        <w:rPr>
          <w:rFonts w:hint="eastAsia"/>
        </w:rPr>
        <w:lastRenderedPageBreak/>
        <w:t>从</w:t>
      </w:r>
      <w:r w:rsidR="003E7F78">
        <w:rPr>
          <w:rFonts w:hint="eastAsia"/>
        </w:rPr>
        <w:t>高校的回应</w:t>
      </w:r>
      <w:r>
        <w:rPr>
          <w:rFonts w:hint="eastAsia"/>
        </w:rPr>
        <w:t>时间分布来看</w:t>
      </w:r>
      <w:r w:rsidR="00A71861">
        <w:rPr>
          <w:rFonts w:hint="eastAsia"/>
        </w:rPr>
        <w:t>，</w:t>
      </w:r>
      <w:r w:rsidR="009853FB">
        <w:rPr>
          <w:rFonts w:hint="eastAsia"/>
        </w:rPr>
        <w:t>生成式人工智能</w:t>
      </w:r>
      <w:r w:rsidR="001C7AF7">
        <w:rPr>
          <w:rFonts w:hint="eastAsia"/>
        </w:rPr>
        <w:t>给</w:t>
      </w:r>
      <w:r w:rsidR="003C39D3">
        <w:rPr>
          <w:rFonts w:hint="eastAsia"/>
        </w:rPr>
        <w:t>日本</w:t>
      </w:r>
      <w:r w:rsidR="001C7AF7">
        <w:rPr>
          <w:rFonts w:hint="eastAsia"/>
        </w:rPr>
        <w:t>高等教育带来的冲击在</w:t>
      </w:r>
      <w:r w:rsidR="009853FB">
        <w:rPr>
          <w:rFonts w:hint="eastAsia"/>
        </w:rPr>
        <w:t>传导</w:t>
      </w:r>
      <w:r w:rsidR="001F4C22">
        <w:rPr>
          <w:rFonts w:hint="eastAsia"/>
        </w:rPr>
        <w:t>上</w:t>
      </w:r>
      <w:r w:rsidR="009853FB">
        <w:rPr>
          <w:rFonts w:hint="eastAsia"/>
        </w:rPr>
        <w:t>有一定滞后期</w:t>
      </w:r>
      <w:r w:rsidR="003C32EA">
        <w:rPr>
          <w:rFonts w:hint="eastAsia"/>
        </w:rPr>
        <w:t>，高校之间的重视程度</w:t>
      </w:r>
      <w:r w:rsidR="005E22B2">
        <w:rPr>
          <w:rFonts w:hint="eastAsia"/>
        </w:rPr>
        <w:t>存在差异</w:t>
      </w:r>
      <w:r w:rsidR="009853FB">
        <w:rPr>
          <w:rFonts w:hint="eastAsia"/>
        </w:rPr>
        <w:t>。</w:t>
      </w:r>
      <w:r w:rsidR="009D5BC1">
        <w:rPr>
          <w:rFonts w:hint="eastAsia"/>
        </w:rPr>
        <w:t>图</w:t>
      </w:r>
      <w:r w:rsidR="009D5BC1">
        <w:rPr>
          <w:rFonts w:hint="eastAsia"/>
        </w:rPr>
        <w:t>1</w:t>
      </w:r>
      <w:r w:rsidR="009D5BC1">
        <w:rPr>
          <w:rFonts w:hint="eastAsia"/>
        </w:rPr>
        <w:t>（</w:t>
      </w:r>
      <w:r w:rsidR="009D5BC1">
        <w:rPr>
          <w:rFonts w:hint="eastAsia"/>
        </w:rPr>
        <w:t>A</w:t>
      </w:r>
      <w:r w:rsidR="009D5BC1">
        <w:rPr>
          <w:rFonts w:hint="eastAsia"/>
        </w:rPr>
        <w:t>）展示了从</w:t>
      </w:r>
      <w:r w:rsidR="009D5BC1">
        <w:rPr>
          <w:rFonts w:hint="eastAsia"/>
        </w:rPr>
        <w:t>2023</w:t>
      </w:r>
      <w:r w:rsidR="009D5BC1">
        <w:rPr>
          <w:rFonts w:hint="eastAsia"/>
        </w:rPr>
        <w:t>年</w:t>
      </w:r>
      <w:r w:rsidR="009D5BC1">
        <w:rPr>
          <w:rFonts w:hint="eastAsia"/>
        </w:rPr>
        <w:t>3</w:t>
      </w:r>
      <w:r w:rsidR="009D5BC1">
        <w:rPr>
          <w:rFonts w:hint="eastAsia"/>
        </w:rPr>
        <w:t>月出现第一个公开做出回应的日本高校至今，每</w:t>
      </w:r>
      <w:r w:rsidR="00E51F68">
        <w:rPr>
          <w:rFonts w:hint="eastAsia"/>
        </w:rPr>
        <w:t>一月做出回应的高校的数量。如图</w:t>
      </w:r>
      <w:r w:rsidR="00E51F68">
        <w:rPr>
          <w:rFonts w:hint="eastAsia"/>
        </w:rPr>
        <w:t>1</w:t>
      </w:r>
      <w:r w:rsidR="00E51F68">
        <w:rPr>
          <w:rFonts w:hint="eastAsia"/>
        </w:rPr>
        <w:t>（</w:t>
      </w:r>
      <w:r w:rsidR="00E51F68">
        <w:rPr>
          <w:rFonts w:hint="eastAsia"/>
        </w:rPr>
        <w:t>A</w:t>
      </w:r>
      <w:r w:rsidR="00E51F68">
        <w:rPr>
          <w:rFonts w:hint="eastAsia"/>
        </w:rPr>
        <w:t>）所示，</w:t>
      </w:r>
      <w:r w:rsidR="009853FB">
        <w:rPr>
          <w:rFonts w:hint="eastAsia"/>
        </w:rPr>
        <w:t>大量</w:t>
      </w:r>
      <w:r w:rsidR="003E7C52">
        <w:rPr>
          <w:rFonts w:hint="eastAsia"/>
        </w:rPr>
        <w:t>日本</w:t>
      </w:r>
      <w:r w:rsidR="00932DB5">
        <w:rPr>
          <w:rFonts w:hint="eastAsia"/>
        </w:rPr>
        <w:t>高校</w:t>
      </w:r>
      <w:r w:rsidR="003C32EA">
        <w:rPr>
          <w:rFonts w:hint="eastAsia"/>
        </w:rPr>
        <w:t>虽然</w:t>
      </w:r>
      <w:r w:rsidR="009853FB">
        <w:rPr>
          <w:rFonts w:hint="eastAsia"/>
        </w:rPr>
        <w:t>没有能</w:t>
      </w:r>
      <w:r w:rsidR="00932DB5">
        <w:rPr>
          <w:rFonts w:hint="eastAsia"/>
        </w:rPr>
        <w:t>在</w:t>
      </w:r>
      <w:r w:rsidR="003C32EA">
        <w:rPr>
          <w:rFonts w:hint="eastAsia"/>
        </w:rPr>
        <w:t>生成式人工智能发布的</w:t>
      </w:r>
      <w:r w:rsidR="003C32EA">
        <w:rPr>
          <w:rFonts w:hint="eastAsia"/>
        </w:rPr>
        <w:t>2022</w:t>
      </w:r>
      <w:r w:rsidR="003C32EA">
        <w:rPr>
          <w:rFonts w:hint="eastAsia"/>
        </w:rPr>
        <w:t>学年期</w:t>
      </w:r>
      <w:r w:rsidR="005E22B2">
        <w:rPr>
          <w:rFonts w:hint="eastAsia"/>
        </w:rPr>
        <w:t>末</w:t>
      </w:r>
      <w:r w:rsidR="00265DE9">
        <w:rPr>
          <w:rFonts w:hint="eastAsia"/>
        </w:rPr>
        <w:t>考核</w:t>
      </w:r>
      <w:r w:rsidR="003C32EA">
        <w:rPr>
          <w:rFonts w:hint="eastAsia"/>
        </w:rPr>
        <w:t>（</w:t>
      </w:r>
      <w:r w:rsidR="003C32EA">
        <w:rPr>
          <w:rFonts w:hint="eastAsia"/>
        </w:rPr>
        <w:t>2023</w:t>
      </w:r>
      <w:r w:rsidR="003C32EA">
        <w:rPr>
          <w:rFonts w:hint="eastAsia"/>
        </w:rPr>
        <w:t>年</w:t>
      </w:r>
      <w:r w:rsidR="005E22B2">
        <w:rPr>
          <w:rFonts w:hint="eastAsia"/>
        </w:rPr>
        <w:t>3</w:t>
      </w:r>
      <w:r w:rsidR="003C32EA">
        <w:rPr>
          <w:rFonts w:hint="eastAsia"/>
        </w:rPr>
        <w:t>月份）之前及时</w:t>
      </w:r>
      <w:r w:rsidR="00932DB5">
        <w:rPr>
          <w:rFonts w:hint="eastAsia"/>
        </w:rPr>
        <w:t>颁布相关政策</w:t>
      </w:r>
      <w:r w:rsidR="003C32EA">
        <w:rPr>
          <w:rFonts w:hint="eastAsia"/>
        </w:rPr>
        <w:t>，但也</w:t>
      </w:r>
      <w:r w:rsidR="005E22B2">
        <w:rPr>
          <w:rFonts w:hint="eastAsia"/>
        </w:rPr>
        <w:t>2023</w:t>
      </w:r>
      <w:r w:rsidR="005E22B2">
        <w:rPr>
          <w:rFonts w:hint="eastAsia"/>
        </w:rPr>
        <w:t>学年第一学期（</w:t>
      </w:r>
      <w:r w:rsidR="00EB61A1">
        <w:rPr>
          <w:rFonts w:hint="eastAsia"/>
        </w:rPr>
        <w:t>2023</w:t>
      </w:r>
      <w:r w:rsidR="00EB61A1">
        <w:rPr>
          <w:rFonts w:hint="eastAsia"/>
        </w:rPr>
        <w:t>年</w:t>
      </w:r>
      <w:r w:rsidR="00EB61A1">
        <w:rPr>
          <w:rFonts w:hint="eastAsia"/>
        </w:rPr>
        <w:t>4</w:t>
      </w:r>
      <w:r w:rsidR="00EB61A1">
        <w:rPr>
          <w:rFonts w:hint="eastAsia"/>
        </w:rPr>
        <w:t>月至</w:t>
      </w:r>
      <w:r w:rsidR="00EB61A1">
        <w:rPr>
          <w:rFonts w:hint="eastAsia"/>
        </w:rPr>
        <w:t>7</w:t>
      </w:r>
      <w:r w:rsidR="00EB61A1">
        <w:rPr>
          <w:rFonts w:hint="eastAsia"/>
        </w:rPr>
        <w:t>月</w:t>
      </w:r>
      <w:r w:rsidR="005E22B2">
        <w:rPr>
          <w:rFonts w:hint="eastAsia"/>
        </w:rPr>
        <w:t>）期间积极做出回应</w:t>
      </w:r>
      <w:r w:rsidR="003C32EA">
        <w:rPr>
          <w:rFonts w:hint="eastAsia"/>
        </w:rPr>
        <w:t>。与此相对的，也有相当一部分高校直到</w:t>
      </w:r>
      <w:r w:rsidR="003C32EA">
        <w:rPr>
          <w:rFonts w:hint="eastAsia"/>
        </w:rPr>
        <w:t>2023</w:t>
      </w:r>
      <w:r w:rsidR="003C32EA">
        <w:rPr>
          <w:rFonts w:hint="eastAsia"/>
        </w:rPr>
        <w:t>学年第</w:t>
      </w:r>
      <w:r w:rsidR="00EB61A1">
        <w:rPr>
          <w:rFonts w:hint="eastAsia"/>
        </w:rPr>
        <w:t>二</w:t>
      </w:r>
      <w:r w:rsidR="003C32EA">
        <w:rPr>
          <w:rFonts w:hint="eastAsia"/>
        </w:rPr>
        <w:t>学期开学（</w:t>
      </w:r>
      <w:r w:rsidR="003C32EA">
        <w:rPr>
          <w:rFonts w:hint="eastAsia"/>
        </w:rPr>
        <w:t>2023</w:t>
      </w:r>
      <w:r w:rsidR="003C32EA">
        <w:rPr>
          <w:rFonts w:hint="eastAsia"/>
        </w:rPr>
        <w:t>年</w:t>
      </w:r>
      <w:r w:rsidR="003C32EA">
        <w:rPr>
          <w:rFonts w:hint="eastAsia"/>
        </w:rPr>
        <w:t>9</w:t>
      </w:r>
      <w:r w:rsidR="003C32EA">
        <w:rPr>
          <w:rFonts w:hint="eastAsia"/>
        </w:rPr>
        <w:t>月份）才公布其相关政策。究其原因，比</w:t>
      </w:r>
      <w:r w:rsidR="00562857">
        <w:rPr>
          <w:rFonts w:hint="eastAsia"/>
        </w:rPr>
        <w:t>起</w:t>
      </w:r>
      <w:r w:rsidR="003C32EA">
        <w:rPr>
          <w:rFonts w:hint="eastAsia"/>
        </w:rPr>
        <w:t>信息传递的滞后性，更可能的解释是生成式人工智能</w:t>
      </w:r>
      <w:r w:rsidR="003E7F78">
        <w:rPr>
          <w:rFonts w:hint="eastAsia"/>
        </w:rPr>
        <w:t>在</w:t>
      </w:r>
      <w:r w:rsidR="00BF6CF8">
        <w:rPr>
          <w:rFonts w:hint="eastAsia"/>
        </w:rPr>
        <w:t>给</w:t>
      </w:r>
      <w:r w:rsidR="003C32EA">
        <w:rPr>
          <w:rFonts w:hint="eastAsia"/>
        </w:rPr>
        <w:t>这部分高校的评估考核带来一定</w:t>
      </w:r>
      <w:r w:rsidR="003E7F78">
        <w:rPr>
          <w:rFonts w:hint="eastAsia"/>
        </w:rPr>
        <w:t>影响</w:t>
      </w:r>
      <w:r w:rsidR="003C32EA">
        <w:rPr>
          <w:rFonts w:hint="eastAsia"/>
        </w:rPr>
        <w:t>之后</w:t>
      </w:r>
      <w:r w:rsidR="00E8237D">
        <w:rPr>
          <w:rFonts w:hint="eastAsia"/>
        </w:rPr>
        <w:t>，</w:t>
      </w:r>
      <w:r w:rsidR="003C32EA">
        <w:rPr>
          <w:rFonts w:hint="eastAsia"/>
        </w:rPr>
        <w:t>才得到</w:t>
      </w:r>
      <w:r w:rsidR="00AC4935">
        <w:rPr>
          <w:rFonts w:hint="eastAsia"/>
        </w:rPr>
        <w:t>校方</w:t>
      </w:r>
      <w:r w:rsidR="003C32EA">
        <w:rPr>
          <w:rFonts w:hint="eastAsia"/>
        </w:rPr>
        <w:t>的重视和回应。</w:t>
      </w:r>
      <w:r w:rsidR="00EB61A1">
        <w:rPr>
          <w:rFonts w:hint="eastAsia"/>
        </w:rPr>
        <w:t>这一点也可以从更多的高校选择在上一学期期末结束后的新学期伊始，而不是期末考核之前发出通告得到印证。值得注意</w:t>
      </w:r>
      <w:r w:rsidR="00DB71DA">
        <w:rPr>
          <w:rFonts w:hint="eastAsia"/>
        </w:rPr>
        <w:t>的是，直到</w:t>
      </w:r>
      <w:r w:rsidR="00DB71DA">
        <w:t>C</w:t>
      </w:r>
      <w:r w:rsidR="00DB71DA">
        <w:rPr>
          <w:rFonts w:hint="eastAsia"/>
        </w:rPr>
        <w:t>hatGPT</w:t>
      </w:r>
      <w:r w:rsidR="00DB71DA">
        <w:rPr>
          <w:rFonts w:hint="eastAsia"/>
        </w:rPr>
        <w:t>发布一年多的</w:t>
      </w:r>
      <w:r w:rsidR="00DB71DA">
        <w:rPr>
          <w:rFonts w:hint="eastAsia"/>
        </w:rPr>
        <w:t>2024</w:t>
      </w:r>
      <w:r w:rsidR="00DB71DA">
        <w:rPr>
          <w:rFonts w:hint="eastAsia"/>
        </w:rPr>
        <w:t>年</w:t>
      </w:r>
      <w:r w:rsidR="00B10FD5">
        <w:rPr>
          <w:rFonts w:hint="eastAsia"/>
        </w:rPr>
        <w:t>5</w:t>
      </w:r>
      <w:r w:rsidR="00DB71DA">
        <w:rPr>
          <w:rFonts w:hint="eastAsia"/>
        </w:rPr>
        <w:t>月份，仍然有</w:t>
      </w:r>
      <w:r w:rsidR="006A331B">
        <w:rPr>
          <w:rFonts w:hint="eastAsia"/>
        </w:rPr>
        <w:t>4</w:t>
      </w:r>
      <w:r w:rsidR="00DB71DA">
        <w:rPr>
          <w:rFonts w:hint="eastAsia"/>
        </w:rPr>
        <w:t>所高校在发布相关的政策——</w:t>
      </w:r>
      <w:r w:rsidR="00EB61A1">
        <w:rPr>
          <w:rFonts w:hint="eastAsia"/>
        </w:rPr>
        <w:t>这也</w:t>
      </w:r>
      <w:r w:rsidR="00DB71DA">
        <w:rPr>
          <w:rFonts w:hint="eastAsia"/>
        </w:rPr>
        <w:t>从侧面证明了生成式人工智能对高等教育的冲击是持续而</w:t>
      </w:r>
      <w:r w:rsidR="00B15609">
        <w:rPr>
          <w:rFonts w:hint="eastAsia"/>
        </w:rPr>
        <w:t>深远</w:t>
      </w:r>
      <w:r w:rsidR="00DB71DA">
        <w:rPr>
          <w:rFonts w:hint="eastAsia"/>
        </w:rPr>
        <w:t>的。</w:t>
      </w:r>
    </w:p>
    <w:p w14:paraId="6CC8B5C5" w14:textId="5A5EAA3F" w:rsidR="0088160C" w:rsidRDefault="003E7F78" w:rsidP="00DB71DA">
      <w:pPr>
        <w:ind w:firstLine="420"/>
      </w:pPr>
      <w:r>
        <w:rPr>
          <w:rFonts w:hint="eastAsia"/>
        </w:rPr>
        <w:t>从</w:t>
      </w:r>
      <w:r w:rsidR="00B76F03">
        <w:rPr>
          <w:rFonts w:hint="eastAsia"/>
        </w:rPr>
        <w:t>日本</w:t>
      </w:r>
      <w:r>
        <w:rPr>
          <w:rFonts w:hint="eastAsia"/>
        </w:rPr>
        <w:t>高校的回应</w:t>
      </w:r>
      <w:r w:rsidR="004F1D73">
        <w:rPr>
          <w:rFonts w:hint="eastAsia"/>
        </w:rPr>
        <w:t>比例来看，</w:t>
      </w:r>
      <w:r w:rsidR="0009287E">
        <w:rPr>
          <w:rFonts w:hint="eastAsia"/>
        </w:rPr>
        <w:t>仍有相当一部分日本高校尚未充分重视</w:t>
      </w:r>
      <w:r w:rsidR="0088160C">
        <w:rPr>
          <w:rFonts w:hint="eastAsia"/>
        </w:rPr>
        <w:t>生成式人工智能带来的影响。</w:t>
      </w:r>
      <w:r w:rsidR="00D21E99">
        <w:rPr>
          <w:rFonts w:hint="eastAsia"/>
        </w:rPr>
        <w:t>如图</w:t>
      </w:r>
      <w:r w:rsidR="00D21E99">
        <w:rPr>
          <w:rFonts w:hint="eastAsia"/>
        </w:rPr>
        <w:t>1</w:t>
      </w:r>
      <w:r w:rsidR="00D21E99">
        <w:rPr>
          <w:rFonts w:hint="eastAsia"/>
        </w:rPr>
        <w:t>（</w:t>
      </w:r>
      <w:r w:rsidR="00D21E99">
        <w:rPr>
          <w:rFonts w:hint="eastAsia"/>
        </w:rPr>
        <w:t>B</w:t>
      </w:r>
      <w:r w:rsidR="00D21E99">
        <w:rPr>
          <w:rFonts w:hint="eastAsia"/>
        </w:rPr>
        <w:t>）所示，就</w:t>
      </w:r>
      <w:r w:rsidR="004D4B8A">
        <w:rPr>
          <w:rFonts w:hint="eastAsia"/>
        </w:rPr>
        <w:t>整</w:t>
      </w:r>
      <w:r w:rsidR="00780445">
        <w:rPr>
          <w:rFonts w:hint="eastAsia"/>
        </w:rPr>
        <w:t>体占比</w:t>
      </w:r>
      <w:r w:rsidR="00D21E99">
        <w:rPr>
          <w:rFonts w:hint="eastAsia"/>
        </w:rPr>
        <w:t>而言，</w:t>
      </w:r>
      <w:r w:rsidR="0088160C">
        <w:rPr>
          <w:rFonts w:hint="eastAsia"/>
        </w:rPr>
        <w:t>全日本高校中</w:t>
      </w:r>
      <w:r w:rsidR="00D1257D">
        <w:rPr>
          <w:rFonts w:hint="eastAsia"/>
        </w:rPr>
        <w:t>有明确</w:t>
      </w:r>
      <w:r w:rsidR="0088160C">
        <w:rPr>
          <w:rFonts w:hint="eastAsia"/>
        </w:rPr>
        <w:t>回应的比例</w:t>
      </w:r>
      <w:r w:rsidR="003E7C52">
        <w:rPr>
          <w:rFonts w:hint="eastAsia"/>
        </w:rPr>
        <w:t>约为</w:t>
      </w:r>
      <w:r w:rsidR="0088160C">
        <w:rPr>
          <w:rFonts w:hint="eastAsia"/>
        </w:rPr>
        <w:t>4</w:t>
      </w:r>
      <w:r w:rsidR="00B10FD5">
        <w:rPr>
          <w:rFonts w:hint="eastAsia"/>
        </w:rPr>
        <w:t>6.</w:t>
      </w:r>
      <w:r w:rsidR="00602B50">
        <w:rPr>
          <w:rFonts w:hint="eastAsia"/>
        </w:rPr>
        <w:t>81</w:t>
      </w:r>
      <w:r w:rsidR="0088160C">
        <w:rPr>
          <w:rFonts w:hint="eastAsia"/>
        </w:rPr>
        <w:t>%</w:t>
      </w:r>
      <w:r w:rsidR="0088160C">
        <w:rPr>
          <w:rFonts w:hint="eastAsia"/>
        </w:rPr>
        <w:t>，</w:t>
      </w:r>
      <w:r w:rsidR="003E7C52">
        <w:rPr>
          <w:rFonts w:hint="eastAsia"/>
        </w:rPr>
        <w:t>未</w:t>
      </w:r>
      <w:r w:rsidR="0088160C">
        <w:rPr>
          <w:rFonts w:hint="eastAsia"/>
        </w:rPr>
        <w:t>公布</w:t>
      </w:r>
      <w:r w:rsidR="004D4005">
        <w:t>AIGC</w:t>
      </w:r>
      <w:r w:rsidR="0088160C">
        <w:rPr>
          <w:rFonts w:hint="eastAsia"/>
        </w:rPr>
        <w:t>政策的</w:t>
      </w:r>
      <w:r w:rsidR="00017F11">
        <w:rPr>
          <w:rFonts w:hint="eastAsia"/>
        </w:rPr>
        <w:t>日本</w:t>
      </w:r>
      <w:r w:rsidR="0088160C">
        <w:rPr>
          <w:rFonts w:hint="eastAsia"/>
        </w:rPr>
        <w:t>高校相对来说仍是</w:t>
      </w:r>
      <w:r w:rsidR="003E7C52">
        <w:rPr>
          <w:rFonts w:hint="eastAsia"/>
        </w:rPr>
        <w:t>多</w:t>
      </w:r>
      <w:r w:rsidR="0088160C">
        <w:rPr>
          <w:rFonts w:hint="eastAsia"/>
        </w:rPr>
        <w:t>数。从回应高校的性质比例来看，</w:t>
      </w:r>
      <w:r>
        <w:rPr>
          <w:rFonts w:hint="eastAsia"/>
        </w:rPr>
        <w:t>国立大学</w:t>
      </w:r>
      <w:r w:rsidR="00B76F03">
        <w:rPr>
          <w:rFonts w:hint="eastAsia"/>
        </w:rPr>
        <w:t>内部</w:t>
      </w:r>
      <w:r w:rsidR="003E7C52">
        <w:rPr>
          <w:rFonts w:hint="eastAsia"/>
        </w:rPr>
        <w:t>中</w:t>
      </w:r>
      <w:r>
        <w:rPr>
          <w:rFonts w:hint="eastAsia"/>
        </w:rPr>
        <w:t>回应</w:t>
      </w:r>
      <w:r w:rsidR="003E7C52">
        <w:rPr>
          <w:rFonts w:hint="eastAsia"/>
        </w:rPr>
        <w:t>的</w:t>
      </w:r>
      <w:r>
        <w:rPr>
          <w:rFonts w:hint="eastAsia"/>
        </w:rPr>
        <w:t>比例</w:t>
      </w:r>
      <w:r w:rsidR="003E7C52">
        <w:rPr>
          <w:rFonts w:hint="eastAsia"/>
        </w:rPr>
        <w:t>高达</w:t>
      </w:r>
      <w:r w:rsidR="003E7C52">
        <w:rPr>
          <w:rFonts w:hint="eastAsia"/>
        </w:rPr>
        <w:t>7</w:t>
      </w:r>
      <w:r w:rsidR="00602B50">
        <w:rPr>
          <w:rFonts w:hint="eastAsia"/>
        </w:rPr>
        <w:t>1</w:t>
      </w:r>
      <w:r w:rsidR="003E7C52">
        <w:rPr>
          <w:rFonts w:hint="eastAsia"/>
        </w:rPr>
        <w:t>%</w:t>
      </w:r>
      <w:r>
        <w:rPr>
          <w:rFonts w:hint="eastAsia"/>
        </w:rPr>
        <w:t>，</w:t>
      </w:r>
      <w:r w:rsidR="00D1257D">
        <w:rPr>
          <w:rFonts w:hint="eastAsia"/>
        </w:rPr>
        <w:t>相比而言，</w:t>
      </w:r>
      <w:r>
        <w:rPr>
          <w:rFonts w:hint="eastAsia"/>
        </w:rPr>
        <w:t>私立大学和公立大学</w:t>
      </w:r>
      <w:proofErr w:type="gramStart"/>
      <w:r>
        <w:rPr>
          <w:rFonts w:hint="eastAsia"/>
        </w:rPr>
        <w:t>回应</w:t>
      </w:r>
      <w:r w:rsidR="00C34734">
        <w:rPr>
          <w:rFonts w:hint="eastAsia"/>
        </w:rPr>
        <w:t>占</w:t>
      </w:r>
      <w:proofErr w:type="gramEnd"/>
      <w:r>
        <w:rPr>
          <w:rFonts w:hint="eastAsia"/>
        </w:rPr>
        <w:t>比较低且并没有明显的差异。</w:t>
      </w:r>
      <w:r w:rsidR="00A92A26" w:rsidRPr="00A92A26">
        <w:rPr>
          <w:vertAlign w:val="superscript"/>
        </w:rPr>
        <w:fldChar w:fldCharType="begin"/>
      </w:r>
      <w:r w:rsidR="00A92A26" w:rsidRPr="00A92A26">
        <w:rPr>
          <w:vertAlign w:val="superscript"/>
        </w:rPr>
        <w:instrText xml:space="preserve"> </w:instrText>
      </w:r>
      <w:r w:rsidR="00A92A26" w:rsidRPr="00A92A26">
        <w:rPr>
          <w:rFonts w:hint="eastAsia"/>
          <w:vertAlign w:val="superscript"/>
        </w:rPr>
        <w:instrText>REF _Ref177549042 \r \h</w:instrText>
      </w:r>
      <w:r w:rsidR="00A92A26" w:rsidRPr="00A92A26">
        <w:rPr>
          <w:vertAlign w:val="superscript"/>
        </w:rPr>
        <w:instrText xml:space="preserve">  \* MERGEFORMAT </w:instrText>
      </w:r>
      <w:r w:rsidR="00A92A26" w:rsidRPr="00A92A26">
        <w:rPr>
          <w:vertAlign w:val="superscript"/>
        </w:rPr>
      </w:r>
      <w:r w:rsidR="00A92A26" w:rsidRPr="00A92A26">
        <w:rPr>
          <w:vertAlign w:val="superscript"/>
        </w:rPr>
        <w:fldChar w:fldCharType="separate"/>
      </w:r>
      <w:r w:rsidR="004C0C7C">
        <w:rPr>
          <w:rFonts w:hint="eastAsia"/>
          <w:vertAlign w:val="superscript"/>
        </w:rPr>
        <w:t>③</w:t>
      </w:r>
      <w:r w:rsidR="00A92A26" w:rsidRPr="00A92A26">
        <w:rPr>
          <w:vertAlign w:val="superscript"/>
        </w:rPr>
        <w:fldChar w:fldCharType="end"/>
      </w:r>
      <w:r w:rsidR="00A92A26">
        <w:rPr>
          <w:rFonts w:hint="eastAsia"/>
        </w:rPr>
        <w:t xml:space="preserve"> </w:t>
      </w:r>
      <w:r w:rsidR="0032615B">
        <w:rPr>
          <w:rFonts w:hint="eastAsia"/>
        </w:rPr>
        <w:t>国立大学</w:t>
      </w:r>
      <w:r w:rsidR="00CE3A45">
        <w:rPr>
          <w:rFonts w:hint="eastAsia"/>
        </w:rPr>
        <w:t>通常</w:t>
      </w:r>
      <w:r w:rsidR="00AF3971">
        <w:rPr>
          <w:rFonts w:hint="eastAsia"/>
        </w:rPr>
        <w:t>属于</w:t>
      </w:r>
      <w:r w:rsidR="00CE3A45">
        <w:rPr>
          <w:rFonts w:hint="eastAsia"/>
        </w:rPr>
        <w:t>在各种榜单中名列前茅的</w:t>
      </w:r>
      <w:r w:rsidR="00AF3971">
        <w:rPr>
          <w:rFonts w:hint="eastAsia"/>
        </w:rPr>
        <w:t>高水平研究型高校，</w:t>
      </w:r>
      <w:r w:rsidR="0032615B">
        <w:rPr>
          <w:rFonts w:hint="eastAsia"/>
        </w:rPr>
        <w:t>相较</w:t>
      </w:r>
      <w:ins w:id="93" w:author="沪楠 陈" w:date="2024-11-09T11:11:00Z" w16du:dateUtc="2024-11-09T03:11:00Z">
        <w:r w:rsidR="0023484B" w:rsidRPr="0023484B">
          <w:rPr>
            <w:rFonts w:hint="eastAsia"/>
          </w:rPr>
          <w:t>于其他两种性质的高校，在国家充沛的资金支撑下展现出更高的学术水平，对学术道德风</w:t>
        </w:r>
      </w:ins>
      <w:del w:id="94" w:author="沪楠 陈" w:date="2024-11-09T11:11:00Z" w16du:dateUtc="2024-11-09T03:11:00Z">
        <w:r w:rsidR="00951940" w:rsidDel="0023484B">
          <w:rPr>
            <w:rFonts w:hint="eastAsia"/>
          </w:rPr>
          <w:delText>x</w:delText>
        </w:r>
      </w:del>
      <w:r w:rsidR="00AF3971">
        <w:rPr>
          <w:rFonts w:hint="eastAsia"/>
        </w:rPr>
        <w:t>险也更加敏感和重视</w:t>
      </w:r>
      <w:r w:rsidR="0032615B">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_Ref160614618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[16]</w:t>
      </w:r>
      <w:r w:rsidR="00C8658F" w:rsidRPr="00C8658F">
        <w:rPr>
          <w:rStyle w:val="ac"/>
        </w:rPr>
        <w:fldChar w:fldCharType="end"/>
      </w:r>
      <w:r w:rsidR="009D1695">
        <w:rPr>
          <w:rStyle w:val="ac"/>
          <w:rFonts w:hint="eastAsia"/>
        </w:rPr>
        <w:t xml:space="preserve"> </w:t>
      </w:r>
      <w:r w:rsidR="0032615B">
        <w:rPr>
          <w:rFonts w:hint="eastAsia"/>
        </w:rPr>
        <w:t>因此，</w:t>
      </w:r>
      <w:r w:rsidR="00490F6C">
        <w:rPr>
          <w:rFonts w:hint="eastAsia"/>
        </w:rPr>
        <w:t>绝大部分国立大学及时采取回应，</w:t>
      </w:r>
      <w:r w:rsidR="00AF3971">
        <w:rPr>
          <w:rFonts w:hint="eastAsia"/>
        </w:rPr>
        <w:t>积极对</w:t>
      </w:r>
      <w:r w:rsidR="00A53A37">
        <w:t>AIGC</w:t>
      </w:r>
      <w:r w:rsidR="00AF3971">
        <w:rPr>
          <w:rFonts w:hint="eastAsia"/>
        </w:rPr>
        <w:t>使用行为做出指引和规范</w:t>
      </w:r>
      <w:r w:rsidR="00490F6C">
        <w:rPr>
          <w:rFonts w:hint="eastAsia"/>
        </w:rPr>
        <w:t>。</w:t>
      </w:r>
    </w:p>
    <w:p w14:paraId="0C4E8F22" w14:textId="2FDF8E40" w:rsidR="00102A0E" w:rsidRPr="00347A93" w:rsidRDefault="00145E45" w:rsidP="0051085B">
      <w:pPr>
        <w:ind w:firstLineChars="0" w:firstLine="0"/>
      </w:pPr>
      <w:r>
        <w:rPr>
          <w:noProof/>
        </w:rPr>
        <w:drawing>
          <wp:inline distT="0" distB="0" distL="0" distR="0" wp14:anchorId="477D8731" wp14:editId="2E610451">
            <wp:extent cx="5238750" cy="2081245"/>
            <wp:effectExtent l="0" t="0" r="0" b="0"/>
            <wp:docPr id="1757674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4017" name="图片 1757674017"/>
                    <pic:cNvPicPr/>
                  </pic:nvPicPr>
                  <pic:blipFill rotWithShape="1">
                    <a:blip r:embed="rId8"/>
                    <a:srcRect l="4333" t="19901" r="7176" b="17611"/>
                    <a:stretch/>
                  </pic:blipFill>
                  <pic:spPr bwMode="auto">
                    <a:xfrm>
                      <a:off x="0" y="0"/>
                      <a:ext cx="5246189" cy="2084200"/>
                    </a:xfrm>
                    <a:prstGeom prst="rect">
                      <a:avLst/>
                    </a:prstGeom>
                    <a:ln>
                      <a:noFill/>
                    </a:ln>
                    <a:extLst>
                      <a:ext uri="{53640926-AAD7-44D8-BBD7-CCE9431645EC}">
                        <a14:shadowObscured xmlns:a14="http://schemas.microsoft.com/office/drawing/2010/main"/>
                      </a:ext>
                    </a:extLst>
                  </pic:spPr>
                </pic:pic>
              </a:graphicData>
            </a:graphic>
          </wp:inline>
        </w:drawing>
      </w:r>
    </w:p>
    <w:p w14:paraId="03B9CC10" w14:textId="0EFC5BCC" w:rsidR="00A07C6F" w:rsidRPr="00A07C6F" w:rsidRDefault="00A07C6F" w:rsidP="00A07C6F">
      <w:pPr>
        <w:ind w:firstLineChars="0" w:firstLine="0"/>
        <w:jc w:val="center"/>
        <w:rPr>
          <w:sz w:val="18"/>
          <w:szCs w:val="18"/>
        </w:rPr>
      </w:pPr>
      <w:r w:rsidRPr="00347A93">
        <w:rPr>
          <w:rFonts w:hint="eastAsia"/>
          <w:sz w:val="18"/>
          <w:szCs w:val="18"/>
        </w:rPr>
        <w:t>图</w:t>
      </w:r>
      <w:r w:rsidRPr="00347A93">
        <w:rPr>
          <w:rFonts w:hint="eastAsia"/>
          <w:sz w:val="18"/>
          <w:szCs w:val="18"/>
        </w:rPr>
        <w:t>1</w:t>
      </w:r>
      <w:r w:rsidR="00243976">
        <w:rPr>
          <w:rFonts w:hint="eastAsia"/>
          <w:sz w:val="18"/>
          <w:szCs w:val="18"/>
        </w:rPr>
        <w:t xml:space="preserve"> </w:t>
      </w:r>
      <w:r w:rsidRPr="00347A93">
        <w:rPr>
          <w:rFonts w:hint="eastAsia"/>
          <w:sz w:val="18"/>
          <w:szCs w:val="18"/>
        </w:rPr>
        <w:t>（</w:t>
      </w:r>
      <w:r w:rsidRPr="00347A93">
        <w:rPr>
          <w:rFonts w:hint="eastAsia"/>
          <w:sz w:val="18"/>
          <w:szCs w:val="18"/>
        </w:rPr>
        <w:t>A</w:t>
      </w:r>
      <w:r w:rsidRPr="00347A93">
        <w:rPr>
          <w:rFonts w:hint="eastAsia"/>
          <w:sz w:val="18"/>
          <w:szCs w:val="18"/>
        </w:rPr>
        <w:t>）</w:t>
      </w:r>
      <w:r w:rsidRPr="00347A93">
        <w:rPr>
          <w:rFonts w:hint="eastAsia"/>
          <w:sz w:val="18"/>
          <w:szCs w:val="18"/>
        </w:rPr>
        <w:t>AIGC</w:t>
      </w:r>
      <w:r w:rsidRPr="00347A93">
        <w:rPr>
          <w:rFonts w:hint="eastAsia"/>
          <w:sz w:val="18"/>
          <w:szCs w:val="18"/>
        </w:rPr>
        <w:t>政策的公布时段和高校性质；（</w:t>
      </w:r>
      <w:r w:rsidRPr="00347A93">
        <w:rPr>
          <w:rFonts w:hint="eastAsia"/>
          <w:sz w:val="18"/>
          <w:szCs w:val="18"/>
        </w:rPr>
        <w:t>B</w:t>
      </w:r>
      <w:r w:rsidRPr="00347A93">
        <w:rPr>
          <w:rFonts w:hint="eastAsia"/>
          <w:sz w:val="18"/>
          <w:szCs w:val="18"/>
        </w:rPr>
        <w:t>）不同性质日本高校的比例和各自内部的公开比例。</w:t>
      </w:r>
    </w:p>
    <w:p w14:paraId="04586A6A" w14:textId="0748C0D1" w:rsidR="00A07C6F" w:rsidRDefault="00A07C6F" w:rsidP="00A07C6F">
      <w:pPr>
        <w:ind w:firstLine="420"/>
      </w:pPr>
      <w:r>
        <w:rPr>
          <w:rFonts w:hint="eastAsia"/>
        </w:rPr>
        <w:t>2</w:t>
      </w:r>
      <w:r>
        <w:rPr>
          <w:rFonts w:hint="eastAsia"/>
        </w:rPr>
        <w:t>、</w:t>
      </w:r>
      <w:r w:rsidR="00E37344">
        <w:rPr>
          <w:rFonts w:hint="eastAsia"/>
        </w:rPr>
        <w:t>各类型政策</w:t>
      </w:r>
      <w:r w:rsidR="006D56C7">
        <w:rPr>
          <w:rFonts w:hint="eastAsia"/>
        </w:rPr>
        <w:t>的</w:t>
      </w:r>
      <w:r w:rsidR="00E37344">
        <w:rPr>
          <w:rFonts w:hint="eastAsia"/>
        </w:rPr>
        <w:t>分布情况</w:t>
      </w:r>
    </w:p>
    <w:p w14:paraId="5606622D" w14:textId="671CF1E3" w:rsidR="008517EB" w:rsidRDefault="00264B95" w:rsidP="0051085B">
      <w:pPr>
        <w:ind w:firstLine="420"/>
        <w:jc w:val="left"/>
      </w:pPr>
      <w:r>
        <w:rPr>
          <w:rFonts w:hint="eastAsia"/>
        </w:rPr>
        <w:t>从占比的趋势来看</w:t>
      </w:r>
      <w:r w:rsidR="00A71861">
        <w:rPr>
          <w:rFonts w:hint="eastAsia"/>
        </w:rPr>
        <w:t>，</w:t>
      </w:r>
      <w:r w:rsidR="00D15783">
        <w:rPr>
          <w:rFonts w:hint="eastAsia"/>
        </w:rPr>
        <w:t>去除掉样本较少的</w:t>
      </w:r>
      <w:r w:rsidR="00B765BD">
        <w:rPr>
          <w:rFonts w:hint="eastAsia"/>
        </w:rPr>
        <w:t>2023</w:t>
      </w:r>
      <w:r w:rsidR="00B765BD">
        <w:rPr>
          <w:rFonts w:hint="eastAsia"/>
        </w:rPr>
        <w:t>年</w:t>
      </w:r>
      <w:r w:rsidR="00D15783">
        <w:rPr>
          <w:rFonts w:hint="eastAsia"/>
        </w:rPr>
        <w:t>3</w:t>
      </w:r>
      <w:r w:rsidR="00D15783">
        <w:rPr>
          <w:rFonts w:hint="eastAsia"/>
        </w:rPr>
        <w:t>月份、</w:t>
      </w:r>
      <w:r w:rsidR="00D15783">
        <w:rPr>
          <w:rFonts w:hint="eastAsia"/>
        </w:rPr>
        <w:t>8</w:t>
      </w:r>
      <w:r w:rsidR="00D15783">
        <w:rPr>
          <w:rFonts w:hint="eastAsia"/>
        </w:rPr>
        <w:t>月份和</w:t>
      </w:r>
      <w:r w:rsidR="00A07C6F">
        <w:rPr>
          <w:rFonts w:hint="eastAsia"/>
        </w:rPr>
        <w:t>10</w:t>
      </w:r>
      <w:r w:rsidR="00A07C6F">
        <w:rPr>
          <w:rFonts w:hint="eastAsia"/>
        </w:rPr>
        <w:t>月份之后</w:t>
      </w:r>
      <w:r w:rsidR="00D15783">
        <w:rPr>
          <w:rFonts w:hint="eastAsia"/>
        </w:rPr>
        <w:t>的数据</w:t>
      </w:r>
      <w:r w:rsidR="00B10FD5">
        <w:rPr>
          <w:rFonts w:hint="eastAsia"/>
        </w:rPr>
        <w:lastRenderedPageBreak/>
        <w:t>（</w:t>
      </w:r>
      <w:r w:rsidR="00A04337">
        <w:rPr>
          <w:rFonts w:hint="eastAsia"/>
        </w:rPr>
        <w:t>假期时间以及</w:t>
      </w:r>
      <w:r w:rsidR="00A04337">
        <w:rPr>
          <w:rFonts w:hint="eastAsia"/>
        </w:rPr>
        <w:t>2023</w:t>
      </w:r>
      <w:r w:rsidR="00A04337">
        <w:rPr>
          <w:rFonts w:hint="eastAsia"/>
        </w:rPr>
        <w:t>年</w:t>
      </w:r>
      <w:r w:rsidR="00A04337">
        <w:rPr>
          <w:rFonts w:hint="eastAsia"/>
        </w:rPr>
        <w:t>10</w:t>
      </w:r>
      <w:r w:rsidR="00A04337">
        <w:rPr>
          <w:rFonts w:hint="eastAsia"/>
        </w:rPr>
        <w:t>月份至今发布相关政策</w:t>
      </w:r>
      <w:r w:rsidR="00B10FD5">
        <w:rPr>
          <w:rFonts w:hint="eastAsia"/>
        </w:rPr>
        <w:t>高校仅为个位数）</w:t>
      </w:r>
      <w:r w:rsidR="00D15783">
        <w:rPr>
          <w:rFonts w:hint="eastAsia"/>
        </w:rPr>
        <w:t>，可以发现随着</w:t>
      </w:r>
      <w:r w:rsidR="00FD5D06">
        <w:rPr>
          <w:rFonts w:hint="eastAsia"/>
        </w:rPr>
        <w:t>日本</w:t>
      </w:r>
      <w:r w:rsidR="00D15783">
        <w:rPr>
          <w:rFonts w:hint="eastAsia"/>
        </w:rPr>
        <w:t>高校对生成式人工智能了解的深入</w:t>
      </w:r>
      <w:r w:rsidR="00FD5D06">
        <w:rPr>
          <w:rFonts w:hint="eastAsia"/>
        </w:rPr>
        <w:t>，</w:t>
      </w:r>
      <w:r w:rsidR="00D15783">
        <w:rPr>
          <w:rFonts w:hint="eastAsia"/>
        </w:rPr>
        <w:t>各</w:t>
      </w:r>
      <w:proofErr w:type="gramStart"/>
      <w:r w:rsidR="00D15783">
        <w:rPr>
          <w:rFonts w:hint="eastAsia"/>
        </w:rPr>
        <w:t>类政策</w:t>
      </w:r>
      <w:proofErr w:type="gramEnd"/>
      <w:r w:rsidR="00D15783">
        <w:rPr>
          <w:rFonts w:hint="eastAsia"/>
        </w:rPr>
        <w:t>呈现出</w:t>
      </w:r>
      <w:r w:rsidR="00BB19CB">
        <w:rPr>
          <w:rFonts w:hint="eastAsia"/>
        </w:rPr>
        <w:t>如下</w:t>
      </w:r>
      <w:r w:rsidR="00D15783">
        <w:rPr>
          <w:rFonts w:hint="eastAsia"/>
        </w:rPr>
        <w:t>趋势</w:t>
      </w:r>
      <w:r w:rsidR="00004330">
        <w:rPr>
          <w:rFonts w:hint="eastAsia"/>
        </w:rPr>
        <w:t>（见图</w:t>
      </w:r>
      <w:r w:rsidR="00004330">
        <w:rPr>
          <w:rFonts w:hint="eastAsia"/>
        </w:rPr>
        <w:t>2</w:t>
      </w:r>
      <w:r w:rsidR="00004330">
        <w:rPr>
          <w:rFonts w:hint="eastAsia"/>
        </w:rPr>
        <w:t>）</w:t>
      </w:r>
      <w:r w:rsidR="00D15783">
        <w:rPr>
          <w:rFonts w:hint="eastAsia"/>
        </w:rPr>
        <w:t>：第一，采取鼓励</w:t>
      </w:r>
      <w:r w:rsidR="00776BF3">
        <w:rPr>
          <w:rFonts w:hint="eastAsia"/>
        </w:rPr>
        <w:t>使用模式的高校</w:t>
      </w:r>
      <w:r w:rsidR="00643B43">
        <w:rPr>
          <w:rFonts w:hint="eastAsia"/>
        </w:rPr>
        <w:t>数量和</w:t>
      </w:r>
      <w:r w:rsidR="00776BF3">
        <w:rPr>
          <w:rFonts w:hint="eastAsia"/>
        </w:rPr>
        <w:t>占比在不断减少，越来越多高校意识</w:t>
      </w:r>
      <w:proofErr w:type="gramStart"/>
      <w:r w:rsidR="00776BF3">
        <w:rPr>
          <w:rFonts w:hint="eastAsia"/>
        </w:rPr>
        <w:t>到缺乏</w:t>
      </w:r>
      <w:proofErr w:type="gramEnd"/>
      <w:r w:rsidR="00776BF3">
        <w:rPr>
          <w:rFonts w:hint="eastAsia"/>
        </w:rPr>
        <w:t>监管和规范时生成式人工智能的</w:t>
      </w:r>
      <w:proofErr w:type="gramStart"/>
      <w:r w:rsidR="00776BF3">
        <w:rPr>
          <w:rFonts w:hint="eastAsia"/>
        </w:rPr>
        <w:t>不</w:t>
      </w:r>
      <w:proofErr w:type="gramEnd"/>
      <w:r w:rsidR="00776BF3">
        <w:rPr>
          <w:rFonts w:hint="eastAsia"/>
        </w:rPr>
        <w:t>可控性和潜在的巨大负面影响；第二，教师自由裁量这种十分灵活的模式一直稳定的受到高校青睐，始终占有一席之地；第三，</w:t>
      </w:r>
      <w:r w:rsidR="00C34734">
        <w:rPr>
          <w:rFonts w:hint="eastAsia"/>
        </w:rPr>
        <w:t>“</w:t>
      </w:r>
      <w:r w:rsidR="00776BF3">
        <w:rPr>
          <w:rFonts w:hint="eastAsia"/>
        </w:rPr>
        <w:t>一般禁止</w:t>
      </w:r>
      <w:r w:rsidR="00C34734">
        <w:rPr>
          <w:rFonts w:hint="eastAsia"/>
        </w:rPr>
        <w:t>+</w:t>
      </w:r>
      <w:r w:rsidR="00C34734">
        <w:rPr>
          <w:rFonts w:hint="eastAsia"/>
        </w:rPr>
        <w:t>例外</w:t>
      </w:r>
      <w:r w:rsidR="008B173C">
        <w:rPr>
          <w:rFonts w:hint="eastAsia"/>
        </w:rPr>
        <w:t>允许</w:t>
      </w:r>
      <w:r w:rsidR="00C34734">
        <w:rPr>
          <w:rFonts w:hint="eastAsia"/>
        </w:rPr>
        <w:t>”</w:t>
      </w:r>
      <w:r w:rsidR="00A8152C">
        <w:rPr>
          <w:rFonts w:hint="eastAsia"/>
        </w:rPr>
        <w:t>的模式正日渐成为日本高校规范学术的主流规范模式，</w:t>
      </w:r>
      <w:r w:rsidR="00942511">
        <w:rPr>
          <w:rFonts w:hint="eastAsia"/>
        </w:rPr>
        <w:t>且</w:t>
      </w:r>
      <w:r w:rsidR="00A8152C">
        <w:rPr>
          <w:rFonts w:hint="eastAsia"/>
        </w:rPr>
        <w:t>如果将该</w:t>
      </w:r>
      <w:r w:rsidR="00623440">
        <w:rPr>
          <w:rFonts w:hint="eastAsia"/>
        </w:rPr>
        <w:t>规范</w:t>
      </w:r>
      <w:r w:rsidR="00A8152C">
        <w:rPr>
          <w:rFonts w:hint="eastAsia"/>
        </w:rPr>
        <w:t>模式继续细分的话，可以看到“教师准许例外”和“</w:t>
      </w:r>
      <w:r w:rsidR="00402EEF" w:rsidRPr="00A07C6F">
        <w:rPr>
          <w:rFonts w:hint="eastAsia"/>
        </w:rPr>
        <w:t>多重标注</w:t>
      </w:r>
      <w:r w:rsidR="00A8152C">
        <w:rPr>
          <w:rFonts w:hint="eastAsia"/>
        </w:rPr>
        <w:t>例外”是</w:t>
      </w:r>
      <w:r w:rsidR="00FC2D06">
        <w:rPr>
          <w:rFonts w:hint="eastAsia"/>
        </w:rPr>
        <w:t>其中采用最多</w:t>
      </w:r>
      <w:r w:rsidR="00A8152C">
        <w:rPr>
          <w:rFonts w:hint="eastAsia"/>
        </w:rPr>
        <w:t>的方式。</w:t>
      </w:r>
      <w:r w:rsidR="00776BF3">
        <w:rPr>
          <w:rFonts w:hint="eastAsia"/>
        </w:rPr>
        <w:t>这种</w:t>
      </w:r>
      <w:r w:rsidR="00A8152C">
        <w:rPr>
          <w:rFonts w:hint="eastAsia"/>
        </w:rPr>
        <w:t>模式</w:t>
      </w:r>
      <w:r w:rsidR="00776BF3">
        <w:rPr>
          <w:rFonts w:hint="eastAsia"/>
        </w:rPr>
        <w:t>相较于教师自由裁</w:t>
      </w:r>
      <w:proofErr w:type="gramStart"/>
      <w:r w:rsidR="00776BF3">
        <w:rPr>
          <w:rFonts w:hint="eastAsia"/>
        </w:rPr>
        <w:t>量模式</w:t>
      </w:r>
      <w:proofErr w:type="gramEnd"/>
      <w:r w:rsidR="00776BF3">
        <w:rPr>
          <w:rFonts w:hint="eastAsia"/>
        </w:rPr>
        <w:t>更加严格</w:t>
      </w:r>
      <w:r w:rsidR="00A8152C">
        <w:rPr>
          <w:rFonts w:hint="eastAsia"/>
        </w:rPr>
        <w:t>，</w:t>
      </w:r>
      <w:r w:rsidR="00776BF3">
        <w:rPr>
          <w:rFonts w:hint="eastAsia"/>
        </w:rPr>
        <w:t>但相较于禁止直接复制模式</w:t>
      </w:r>
      <w:r w:rsidR="00A8152C">
        <w:rPr>
          <w:rFonts w:hint="eastAsia"/>
        </w:rPr>
        <w:t>则</w:t>
      </w:r>
      <w:r w:rsidR="00776BF3">
        <w:rPr>
          <w:rFonts w:hint="eastAsia"/>
        </w:rPr>
        <w:t>更加灵活</w:t>
      </w:r>
      <w:r w:rsidR="00A8152C">
        <w:rPr>
          <w:rFonts w:hint="eastAsia"/>
        </w:rPr>
        <w:t>，</w:t>
      </w:r>
      <w:r w:rsidR="00AA20C4">
        <w:rPr>
          <w:rFonts w:hint="eastAsia"/>
        </w:rPr>
        <w:t>能灵活平衡</w:t>
      </w:r>
      <w:r w:rsidR="00870A66">
        <w:rPr>
          <w:rFonts w:hint="eastAsia"/>
        </w:rPr>
        <w:t>学生利用</w:t>
      </w:r>
      <w:r w:rsidR="00AA20C4">
        <w:rPr>
          <w:rFonts w:hint="eastAsia"/>
        </w:rPr>
        <w:t>AIGC</w:t>
      </w:r>
      <w:r w:rsidR="00AA20C4">
        <w:rPr>
          <w:rFonts w:hint="eastAsia"/>
        </w:rPr>
        <w:t>的利弊，</w:t>
      </w:r>
      <w:r w:rsidR="00A8152C">
        <w:rPr>
          <w:rFonts w:hint="eastAsia"/>
        </w:rPr>
        <w:t>因而受到越来越多日本高校的青睐</w:t>
      </w:r>
      <w:r w:rsidR="00776BF3">
        <w:rPr>
          <w:rFonts w:hint="eastAsia"/>
        </w:rPr>
        <w:t>；第四，禁止直接复制</w:t>
      </w:r>
      <w:r w:rsidR="003D785A">
        <w:rPr>
          <w:rFonts w:hint="eastAsia"/>
        </w:rPr>
        <w:t>的</w:t>
      </w:r>
      <w:r w:rsidR="005A674A">
        <w:rPr>
          <w:rFonts w:hint="eastAsia"/>
        </w:rPr>
        <w:t>模式</w:t>
      </w:r>
      <w:r w:rsidR="00776BF3">
        <w:rPr>
          <w:rFonts w:hint="eastAsia"/>
        </w:rPr>
        <w:t>由于</w:t>
      </w:r>
      <w:r w:rsidR="005A674A">
        <w:rPr>
          <w:rFonts w:hint="eastAsia"/>
        </w:rPr>
        <w:t>过于死板缺乏敏捷度，</w:t>
      </w:r>
      <w:r w:rsidR="00A43FF1">
        <w:rPr>
          <w:rFonts w:hint="eastAsia"/>
        </w:rPr>
        <w:t>其</w:t>
      </w:r>
      <w:r w:rsidR="003D785A">
        <w:rPr>
          <w:rFonts w:hint="eastAsia"/>
        </w:rPr>
        <w:t>占比率</w:t>
      </w:r>
      <w:r w:rsidR="005A674A">
        <w:rPr>
          <w:rFonts w:hint="eastAsia"/>
        </w:rPr>
        <w:t>相较于</w:t>
      </w:r>
      <w:proofErr w:type="gramStart"/>
      <w:r w:rsidR="005A674A">
        <w:rPr>
          <w:rFonts w:hint="eastAsia"/>
        </w:rPr>
        <w:t>早期正在</w:t>
      </w:r>
      <w:proofErr w:type="gramEnd"/>
      <w:r w:rsidR="005A674A">
        <w:rPr>
          <w:rFonts w:hint="eastAsia"/>
        </w:rPr>
        <w:t>减少，但是仍有一定占比，并</w:t>
      </w:r>
      <w:r w:rsidR="00D074CC">
        <w:rPr>
          <w:rFonts w:hint="eastAsia"/>
        </w:rPr>
        <w:t>没有像</w:t>
      </w:r>
      <w:r w:rsidR="005A674A">
        <w:rPr>
          <w:rFonts w:hint="eastAsia"/>
        </w:rPr>
        <w:t>鼓励使用模式</w:t>
      </w:r>
      <w:r w:rsidR="00D074CC">
        <w:rPr>
          <w:rFonts w:hint="eastAsia"/>
        </w:rPr>
        <w:t>一样</w:t>
      </w:r>
      <w:r w:rsidR="005A674A">
        <w:rPr>
          <w:rFonts w:hint="eastAsia"/>
        </w:rPr>
        <w:t>消失。这些都从一定程度上证明日本高校偏好于更加严格审慎的立场和规范原则。</w:t>
      </w:r>
    </w:p>
    <w:p w14:paraId="0F373ACE" w14:textId="003F4A77" w:rsidR="00243976" w:rsidRDefault="00DF2737" w:rsidP="009D1695">
      <w:pPr>
        <w:ind w:firstLineChars="0" w:firstLine="0"/>
        <w:jc w:val="center"/>
        <w:rPr>
          <w:sz w:val="18"/>
          <w:szCs w:val="18"/>
        </w:rPr>
      </w:pPr>
      <w:r w:rsidRPr="00DF2737">
        <w:object w:dxaOrig="5952" w:dyaOrig="4563" w14:anchorId="32543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15pt;height:193.2pt" o:ole="">
            <v:imagedata r:id="rId9" o:title="" croptop="6468f" cropbottom="3650f" cropleft="4932f"/>
          </v:shape>
          <o:OLEObject Type="Embed" ProgID="Origin95.Graph" ShapeID="_x0000_i1025" DrawAspect="Content" ObjectID="_1792676158" r:id="rId10"/>
        </w:object>
      </w:r>
    </w:p>
    <w:p w14:paraId="492F1365" w14:textId="4E33C2BC" w:rsidR="00004330" w:rsidRPr="00D41B96" w:rsidRDefault="00004330" w:rsidP="00D41B96">
      <w:pPr>
        <w:ind w:firstLineChars="0" w:firstLine="0"/>
        <w:jc w:val="center"/>
        <w:rPr>
          <w:sz w:val="18"/>
          <w:szCs w:val="18"/>
        </w:rPr>
      </w:pPr>
      <w:r w:rsidRPr="00D41B96">
        <w:rPr>
          <w:rFonts w:hint="eastAsia"/>
          <w:sz w:val="18"/>
          <w:szCs w:val="18"/>
        </w:rPr>
        <w:t>图</w:t>
      </w:r>
      <w:r w:rsidR="00D41B96">
        <w:rPr>
          <w:rFonts w:hint="eastAsia"/>
          <w:sz w:val="18"/>
          <w:szCs w:val="18"/>
        </w:rPr>
        <w:t>2</w:t>
      </w:r>
      <w:r w:rsidR="00D41B96">
        <w:rPr>
          <w:sz w:val="18"/>
          <w:szCs w:val="18"/>
        </w:rPr>
        <w:t xml:space="preserve">  </w:t>
      </w:r>
      <w:r w:rsidRPr="00D41B96">
        <w:rPr>
          <w:rFonts w:hint="eastAsia"/>
          <w:sz w:val="18"/>
          <w:szCs w:val="18"/>
        </w:rPr>
        <w:t>日本高校</w:t>
      </w:r>
      <w:r w:rsidRPr="00D41B96">
        <w:rPr>
          <w:sz w:val="18"/>
          <w:szCs w:val="18"/>
        </w:rPr>
        <w:t>AIGC</w:t>
      </w:r>
      <w:r w:rsidRPr="00D41B96">
        <w:rPr>
          <w:rFonts w:hint="eastAsia"/>
          <w:sz w:val="18"/>
          <w:szCs w:val="18"/>
        </w:rPr>
        <w:t>政策的类型、比重和趋势</w:t>
      </w:r>
    </w:p>
    <w:p w14:paraId="40046D3D" w14:textId="50D55014" w:rsidR="00395EE9" w:rsidRDefault="00264B95" w:rsidP="00395EE9">
      <w:pPr>
        <w:ind w:firstLine="420"/>
      </w:pPr>
      <w:r>
        <w:rPr>
          <w:rFonts w:hint="eastAsia"/>
        </w:rPr>
        <w:t>从</w:t>
      </w:r>
      <w:r w:rsidR="005A674A">
        <w:rPr>
          <w:rFonts w:hint="eastAsia"/>
        </w:rPr>
        <w:t>日本高校性质</w:t>
      </w:r>
      <w:r>
        <w:rPr>
          <w:rFonts w:hint="eastAsia"/>
        </w:rPr>
        <w:t>来看</w:t>
      </w:r>
      <w:r w:rsidR="005A674A">
        <w:rPr>
          <w:rFonts w:hint="eastAsia"/>
        </w:rPr>
        <w:t>模式偏好的话，</w:t>
      </w:r>
      <w:r w:rsidR="00161C7F">
        <w:rPr>
          <w:rFonts w:hint="eastAsia"/>
        </w:rPr>
        <w:t>公立</w:t>
      </w:r>
      <w:r w:rsidR="003E7F78">
        <w:rPr>
          <w:rFonts w:hint="eastAsia"/>
        </w:rPr>
        <w:t>大学</w:t>
      </w:r>
      <w:r w:rsidR="005C11FF">
        <w:rPr>
          <w:rFonts w:hint="eastAsia"/>
        </w:rPr>
        <w:t>和私立大学</w:t>
      </w:r>
      <w:r w:rsidR="003E7F78">
        <w:rPr>
          <w:rFonts w:hint="eastAsia"/>
        </w:rPr>
        <w:t>更加偏好</w:t>
      </w:r>
      <w:r w:rsidR="008B173C">
        <w:rPr>
          <w:rFonts w:hint="eastAsia"/>
        </w:rPr>
        <w:t>“</w:t>
      </w:r>
      <w:r w:rsidR="00161C7F">
        <w:rPr>
          <w:rFonts w:hint="eastAsia"/>
        </w:rPr>
        <w:t>一般禁止</w:t>
      </w:r>
      <w:r w:rsidR="008B173C">
        <w:rPr>
          <w:rFonts w:hint="eastAsia"/>
        </w:rPr>
        <w:t>+</w:t>
      </w:r>
      <w:r w:rsidR="00161C7F">
        <w:rPr>
          <w:rFonts w:hint="eastAsia"/>
        </w:rPr>
        <w:t>例外允许</w:t>
      </w:r>
      <w:r w:rsidR="008B173C">
        <w:rPr>
          <w:rFonts w:hint="eastAsia"/>
        </w:rPr>
        <w:t>”</w:t>
      </w:r>
      <w:r w:rsidR="00161C7F">
        <w:rPr>
          <w:rFonts w:hint="eastAsia"/>
        </w:rPr>
        <w:t>的模式，尤其</w:t>
      </w:r>
      <w:r w:rsidR="00067ECA">
        <w:rPr>
          <w:rFonts w:hint="eastAsia"/>
        </w:rPr>
        <w:t>看重</w:t>
      </w:r>
      <w:r w:rsidR="00161C7F">
        <w:rPr>
          <w:rFonts w:hint="eastAsia"/>
        </w:rPr>
        <w:t>教师指引的重要</w:t>
      </w:r>
      <w:r w:rsidR="00B764D9">
        <w:rPr>
          <w:rFonts w:hint="eastAsia"/>
        </w:rPr>
        <w:t>性</w:t>
      </w:r>
      <w:r w:rsidR="005C11FF">
        <w:rPr>
          <w:rFonts w:hint="eastAsia"/>
        </w:rPr>
        <w:t>，而公布比例较高的</w:t>
      </w:r>
      <w:r w:rsidR="00161C7F">
        <w:rPr>
          <w:rFonts w:hint="eastAsia"/>
        </w:rPr>
        <w:t>国立大学则</w:t>
      </w:r>
      <w:r w:rsidR="005C11FF">
        <w:rPr>
          <w:rFonts w:hint="eastAsia"/>
        </w:rPr>
        <w:t>比较青睐教师自由裁量模式</w:t>
      </w:r>
      <w:r w:rsidR="00004330">
        <w:rPr>
          <w:rFonts w:hint="eastAsia"/>
        </w:rPr>
        <w:t>（表</w:t>
      </w:r>
      <w:r w:rsidR="00004330">
        <w:rPr>
          <w:rFonts w:hint="eastAsia"/>
        </w:rPr>
        <w:t>2</w:t>
      </w:r>
      <w:r w:rsidR="00004330">
        <w:rPr>
          <w:rFonts w:hint="eastAsia"/>
        </w:rPr>
        <w:t>）</w:t>
      </w:r>
      <w:r w:rsidR="005C11FF">
        <w:rPr>
          <w:rFonts w:hint="eastAsia"/>
        </w:rPr>
        <w:t>。</w:t>
      </w:r>
      <w:r w:rsidR="005C3B35">
        <w:rPr>
          <w:rFonts w:hint="eastAsia"/>
        </w:rPr>
        <w:t>值得一提的是，</w:t>
      </w:r>
      <w:r w:rsidR="007638AA">
        <w:rPr>
          <w:rFonts w:hint="eastAsia"/>
        </w:rPr>
        <w:t>虽然调研数据并不涉及尚</w:t>
      </w:r>
      <w:r w:rsidR="005C11FF">
        <w:rPr>
          <w:rFonts w:hint="eastAsia"/>
        </w:rPr>
        <w:t>未公布相关政策的</w:t>
      </w:r>
      <w:r w:rsidR="007638AA">
        <w:rPr>
          <w:rFonts w:hint="eastAsia"/>
        </w:rPr>
        <w:t>日本</w:t>
      </w:r>
      <w:r w:rsidR="005C11FF">
        <w:rPr>
          <w:rFonts w:hint="eastAsia"/>
        </w:rPr>
        <w:t>高校</w:t>
      </w:r>
      <w:r w:rsidR="007638AA">
        <w:rPr>
          <w:rFonts w:hint="eastAsia"/>
        </w:rPr>
        <w:t>到底持哪种立场，但可以合理推论，这些高校更可能</w:t>
      </w:r>
      <w:r w:rsidR="005C11FF">
        <w:rPr>
          <w:rFonts w:hint="eastAsia"/>
        </w:rPr>
        <w:t>采取</w:t>
      </w:r>
      <w:r w:rsidR="007638AA">
        <w:rPr>
          <w:rFonts w:hint="eastAsia"/>
        </w:rPr>
        <w:t>了</w:t>
      </w:r>
      <w:r w:rsidR="005C11FF">
        <w:rPr>
          <w:rFonts w:hint="eastAsia"/>
        </w:rPr>
        <w:t>教师自由裁量模式</w:t>
      </w:r>
      <w:r w:rsidR="008517EB">
        <w:rPr>
          <w:rFonts w:hint="eastAsia"/>
        </w:rPr>
        <w:t>，或者说是实质上处于教师自由裁量模式</w:t>
      </w:r>
      <w:r w:rsidR="00CE3A45">
        <w:rPr>
          <w:rFonts w:hint="eastAsia"/>
        </w:rPr>
        <w:t>。也即</w:t>
      </w:r>
      <w:r w:rsidR="005C11FF">
        <w:rPr>
          <w:rFonts w:hint="eastAsia"/>
        </w:rPr>
        <w:t>在校方</w:t>
      </w:r>
      <w:proofErr w:type="gramStart"/>
      <w:r w:rsidR="005C11FF">
        <w:rPr>
          <w:rFonts w:hint="eastAsia"/>
        </w:rPr>
        <w:t>未</w:t>
      </w:r>
      <w:r w:rsidR="007638AA">
        <w:rPr>
          <w:rFonts w:hint="eastAsia"/>
        </w:rPr>
        <w:t>发布</w:t>
      </w:r>
      <w:proofErr w:type="gramEnd"/>
      <w:r w:rsidR="005C11FF">
        <w:rPr>
          <w:rFonts w:hint="eastAsia"/>
        </w:rPr>
        <w:t>统一的规制</w:t>
      </w:r>
      <w:r w:rsidR="007638AA">
        <w:rPr>
          <w:rFonts w:hint="eastAsia"/>
        </w:rPr>
        <w:t>时，</w:t>
      </w:r>
      <w:r w:rsidR="005C11FF">
        <w:rPr>
          <w:rFonts w:hint="eastAsia"/>
        </w:rPr>
        <w:t>教师</w:t>
      </w:r>
      <w:r w:rsidR="008517EB">
        <w:rPr>
          <w:rFonts w:hint="eastAsia"/>
        </w:rPr>
        <w:t>完全有权力</w:t>
      </w:r>
      <w:r w:rsidR="005C11FF">
        <w:rPr>
          <w:rFonts w:hint="eastAsia"/>
        </w:rPr>
        <w:t>自由裁</w:t>
      </w:r>
      <w:proofErr w:type="gramStart"/>
      <w:r w:rsidR="005C11FF">
        <w:rPr>
          <w:rFonts w:hint="eastAsia"/>
        </w:rPr>
        <w:t>量</w:t>
      </w:r>
      <w:r w:rsidR="007638AA">
        <w:rPr>
          <w:rFonts w:hint="eastAsia"/>
        </w:rPr>
        <w:t>教学</w:t>
      </w:r>
      <w:proofErr w:type="gramEnd"/>
      <w:r w:rsidR="005C11FF">
        <w:rPr>
          <w:rFonts w:hint="eastAsia"/>
        </w:rPr>
        <w:t>相关</w:t>
      </w:r>
      <w:r w:rsidR="008517EB">
        <w:rPr>
          <w:rFonts w:hint="eastAsia"/>
        </w:rPr>
        <w:t>事宜</w:t>
      </w:r>
      <w:r w:rsidR="00CE3A45">
        <w:rPr>
          <w:rFonts w:hint="eastAsia"/>
        </w:rPr>
        <w:t>而后</w:t>
      </w:r>
      <w:r w:rsidR="007638AA">
        <w:rPr>
          <w:rFonts w:hint="eastAsia"/>
        </w:rPr>
        <w:t>学生根据老师指引完成学习任务，</w:t>
      </w:r>
      <w:r w:rsidR="00CE3A45">
        <w:rPr>
          <w:rFonts w:hint="eastAsia"/>
        </w:rPr>
        <w:t>这显然</w:t>
      </w:r>
      <w:r w:rsidR="007638AA">
        <w:rPr>
          <w:rFonts w:hint="eastAsia"/>
        </w:rPr>
        <w:t>比较符合学校教学活动规律</w:t>
      </w:r>
      <w:r w:rsidR="0049223D">
        <w:rPr>
          <w:rFonts w:hint="eastAsia"/>
        </w:rPr>
        <w:t>。</w:t>
      </w:r>
      <w:r w:rsidR="008517EB">
        <w:rPr>
          <w:rFonts w:hint="eastAsia"/>
        </w:rPr>
        <w:t>例如，笔者所在</w:t>
      </w:r>
      <w:ins w:id="95" w:author="沪楠 陈" w:date="2024-11-09T16:48:00Z" w16du:dateUtc="2024-11-09T08:48:00Z">
        <w:r w:rsidR="008467C6">
          <w:rPr>
            <w:rFonts w:hint="eastAsia"/>
          </w:rPr>
          <w:t>的</w:t>
        </w:r>
      </w:ins>
      <w:ins w:id="96" w:author="沪楠 陈" w:date="2024-11-09T09:50:00Z" w16du:dateUtc="2024-11-09T01:50:00Z">
        <w:r w:rsidR="00274A59">
          <w:rPr>
            <w:rFonts w:hint="eastAsia"/>
          </w:rPr>
          <w:t>同济大学</w:t>
        </w:r>
      </w:ins>
      <w:del w:id="97" w:author="沪楠 陈" w:date="2024-11-09T09:50:00Z" w16du:dateUtc="2024-11-09T01:50:00Z">
        <w:r w:rsidR="008517EB" w:rsidDel="00274A59">
          <w:rPr>
            <w:rFonts w:hint="eastAsia"/>
          </w:rPr>
          <w:delText>高校</w:delText>
        </w:r>
      </w:del>
      <w:r w:rsidR="008517EB">
        <w:rPr>
          <w:rFonts w:hint="eastAsia"/>
        </w:rPr>
        <w:t>尚未出台任何有关</w:t>
      </w:r>
      <w:r w:rsidR="008517EB">
        <w:rPr>
          <w:rFonts w:hint="eastAsia"/>
        </w:rPr>
        <w:t>AIGC</w:t>
      </w:r>
      <w:ins w:id="98" w:author="沪楠 陈" w:date="2024-11-09T16:48:00Z" w16du:dateUtc="2024-11-09T08:48:00Z">
        <w:r w:rsidR="008467C6">
          <w:rPr>
            <w:rFonts w:hint="eastAsia"/>
          </w:rPr>
          <w:t>限制</w:t>
        </w:r>
      </w:ins>
      <w:r w:rsidR="008517EB">
        <w:rPr>
          <w:rFonts w:hint="eastAsia"/>
        </w:rPr>
        <w:t>的政策和通告，大量的</w:t>
      </w:r>
      <w:proofErr w:type="gramStart"/>
      <w:r w:rsidR="008517EB">
        <w:rPr>
          <w:rFonts w:hint="eastAsia"/>
        </w:rPr>
        <w:t>讨论仅</w:t>
      </w:r>
      <w:proofErr w:type="gramEnd"/>
      <w:r w:rsidR="008517EB">
        <w:rPr>
          <w:rFonts w:hint="eastAsia"/>
        </w:rPr>
        <w:t>限于学术层面，但仍有</w:t>
      </w:r>
      <w:r w:rsidR="00CE3A45">
        <w:rPr>
          <w:rFonts w:hint="eastAsia"/>
        </w:rPr>
        <w:t>几位</w:t>
      </w:r>
      <w:r w:rsidR="008517EB">
        <w:rPr>
          <w:rFonts w:hint="eastAsia"/>
        </w:rPr>
        <w:t>教师明确在其课程文档中声明“使用</w:t>
      </w:r>
      <w:r w:rsidR="008517EB">
        <w:rPr>
          <w:rFonts w:hint="eastAsia"/>
        </w:rPr>
        <w:t>AI</w:t>
      </w:r>
      <w:r w:rsidR="008517EB">
        <w:rPr>
          <w:rFonts w:hint="eastAsia"/>
        </w:rPr>
        <w:t>工具辅助写作的，应当</w:t>
      </w:r>
      <w:r w:rsidR="000E0CED">
        <w:rPr>
          <w:rFonts w:hint="eastAsia"/>
        </w:rPr>
        <w:t>做</w:t>
      </w:r>
      <w:r w:rsidR="008517EB">
        <w:rPr>
          <w:rFonts w:hint="eastAsia"/>
        </w:rPr>
        <w:t>出说明”。而对于那些高校和教师均</w:t>
      </w:r>
      <w:r w:rsidR="00BE6897">
        <w:rPr>
          <w:rFonts w:hint="eastAsia"/>
        </w:rPr>
        <w:t>未</w:t>
      </w:r>
      <w:r w:rsidR="008517EB">
        <w:rPr>
          <w:rFonts w:hint="eastAsia"/>
        </w:rPr>
        <w:t>做出要求的课程，可以</w:t>
      </w:r>
      <w:r w:rsidR="009D34F3">
        <w:rPr>
          <w:rFonts w:hint="eastAsia"/>
        </w:rPr>
        <w:t>合理</w:t>
      </w:r>
      <w:r w:rsidR="00F12C5B">
        <w:rPr>
          <w:rFonts w:hint="eastAsia"/>
        </w:rPr>
        <w:t>设想</w:t>
      </w:r>
      <w:r w:rsidR="008517EB">
        <w:rPr>
          <w:rFonts w:hint="eastAsia"/>
        </w:rPr>
        <w:t>，没有大学生会</w:t>
      </w:r>
      <w:r w:rsidR="008517EB">
        <w:rPr>
          <w:rFonts w:hint="eastAsia"/>
        </w:rPr>
        <w:lastRenderedPageBreak/>
        <w:t>在如此内卷的情况下放弃对</w:t>
      </w:r>
      <w:r w:rsidR="008517EB">
        <w:rPr>
          <w:rFonts w:hint="eastAsia"/>
        </w:rPr>
        <w:t>AIGC</w:t>
      </w:r>
      <w:r w:rsidR="008517EB">
        <w:rPr>
          <w:rFonts w:hint="eastAsia"/>
        </w:rPr>
        <w:t>的尝试。至于</w:t>
      </w:r>
      <w:r w:rsidR="00362885">
        <w:rPr>
          <w:rFonts w:hint="eastAsia"/>
        </w:rPr>
        <w:t>会</w:t>
      </w:r>
      <w:r w:rsidR="008517EB">
        <w:rPr>
          <w:rFonts w:hint="eastAsia"/>
        </w:rPr>
        <w:t>否是所期盼的合理使用，恐怕并不乐观。因此</w:t>
      </w:r>
      <w:r w:rsidR="008033BF">
        <w:rPr>
          <w:rFonts w:hint="eastAsia"/>
        </w:rPr>
        <w:t>，</w:t>
      </w:r>
      <w:r w:rsidR="0049223D">
        <w:rPr>
          <w:rFonts w:hint="eastAsia"/>
        </w:rPr>
        <w:t>教师自由裁</w:t>
      </w:r>
      <w:proofErr w:type="gramStart"/>
      <w:r w:rsidR="0049223D">
        <w:rPr>
          <w:rFonts w:hint="eastAsia"/>
        </w:rPr>
        <w:t>量模式</w:t>
      </w:r>
      <w:proofErr w:type="gramEnd"/>
      <w:r w:rsidR="0049223D">
        <w:rPr>
          <w:rFonts w:hint="eastAsia"/>
        </w:rPr>
        <w:t>作为公开高校中最受重视的选择之一和大量未回应高校的现实情况，其有效性和不足尤其值得</w:t>
      </w:r>
      <w:r w:rsidR="00B10C50">
        <w:rPr>
          <w:rFonts w:hint="eastAsia"/>
        </w:rPr>
        <w:t>进一步调研和</w:t>
      </w:r>
      <w:r w:rsidR="0049223D">
        <w:rPr>
          <w:rFonts w:hint="eastAsia"/>
        </w:rPr>
        <w:t>探讨。</w:t>
      </w:r>
    </w:p>
    <w:p w14:paraId="38289AA7" w14:textId="07D09333" w:rsidR="001175EB" w:rsidRPr="004133FA" w:rsidRDefault="001175EB" w:rsidP="004133FA">
      <w:pPr>
        <w:ind w:firstLineChars="0" w:firstLine="0"/>
        <w:jc w:val="center"/>
        <w:rPr>
          <w:szCs w:val="20"/>
        </w:rPr>
      </w:pPr>
      <w:r w:rsidRPr="004133FA">
        <w:rPr>
          <w:rFonts w:hint="eastAsia"/>
          <w:szCs w:val="20"/>
        </w:rPr>
        <w:t>表</w:t>
      </w:r>
      <w:r w:rsidR="00954EE1" w:rsidRPr="004133FA">
        <w:rPr>
          <w:rFonts w:hint="eastAsia"/>
          <w:szCs w:val="20"/>
        </w:rPr>
        <w:t>2</w:t>
      </w:r>
      <w:r w:rsidRPr="004133FA">
        <w:rPr>
          <w:rFonts w:hint="eastAsia"/>
          <w:szCs w:val="20"/>
        </w:rPr>
        <w:t>：日本</w:t>
      </w:r>
      <w:r w:rsidR="00954EE1" w:rsidRPr="004133FA">
        <w:rPr>
          <w:rFonts w:hint="eastAsia"/>
          <w:szCs w:val="20"/>
        </w:rPr>
        <w:t>不同类型</w:t>
      </w:r>
      <w:r w:rsidRPr="004133FA">
        <w:rPr>
          <w:szCs w:val="20"/>
        </w:rPr>
        <w:t>AIGC</w:t>
      </w:r>
      <w:r w:rsidRPr="004133FA">
        <w:rPr>
          <w:rFonts w:hint="eastAsia"/>
          <w:szCs w:val="20"/>
        </w:rPr>
        <w:t>政策的</w:t>
      </w:r>
      <w:r w:rsidR="00954EE1" w:rsidRPr="004133FA">
        <w:rPr>
          <w:rFonts w:hint="eastAsia"/>
          <w:szCs w:val="20"/>
        </w:rPr>
        <w:t>高校性质</w:t>
      </w:r>
      <w:r w:rsidRPr="004133FA">
        <w:rPr>
          <w:rFonts w:hint="eastAsia"/>
          <w:szCs w:val="20"/>
        </w:rPr>
        <w:t>和数量</w:t>
      </w:r>
    </w:p>
    <w:tbl>
      <w:tblPr>
        <w:tblStyle w:val="af2"/>
        <w:tblW w:w="8192" w:type="dxa"/>
        <w:tblLook w:val="04A0" w:firstRow="1" w:lastRow="0" w:firstColumn="1" w:lastColumn="0" w:noHBand="0" w:noVBand="1"/>
      </w:tblPr>
      <w:tblGrid>
        <w:gridCol w:w="706"/>
        <w:gridCol w:w="1130"/>
        <w:gridCol w:w="848"/>
        <w:gridCol w:w="1130"/>
        <w:gridCol w:w="1130"/>
        <w:gridCol w:w="1130"/>
        <w:gridCol w:w="847"/>
        <w:gridCol w:w="1271"/>
      </w:tblGrid>
      <w:tr w:rsidR="00887606" w:rsidRPr="00417584" w14:paraId="43BEED32" w14:textId="77777777" w:rsidTr="0051085B">
        <w:trPr>
          <w:trHeight w:val="724"/>
        </w:trPr>
        <w:tc>
          <w:tcPr>
            <w:tcW w:w="706" w:type="dxa"/>
            <w:tcBorders>
              <w:top w:val="single" w:sz="8" w:space="0" w:color="auto"/>
              <w:bottom w:val="single" w:sz="8" w:space="0" w:color="auto"/>
            </w:tcBorders>
            <w:noWrap/>
            <w:vAlign w:val="center"/>
            <w:hideMark/>
          </w:tcPr>
          <w:p w14:paraId="40062F3B" w14:textId="77777777" w:rsidR="00887606" w:rsidRPr="00417584" w:rsidRDefault="00887606" w:rsidP="0051085B">
            <w:pPr>
              <w:widowControl/>
              <w:spacing w:line="240" w:lineRule="auto"/>
              <w:ind w:firstLineChars="0" w:firstLine="0"/>
              <w:jc w:val="center"/>
              <w:rPr>
                <w:rFonts w:ascii="宋体" w:hAnsi="宋体" w:cs="宋体"/>
                <w:kern w:val="0"/>
                <w:szCs w:val="21"/>
              </w:rPr>
            </w:pPr>
          </w:p>
        </w:tc>
        <w:tc>
          <w:tcPr>
            <w:tcW w:w="1130" w:type="dxa"/>
            <w:tcBorders>
              <w:top w:val="single" w:sz="8" w:space="0" w:color="auto"/>
              <w:bottom w:val="single" w:sz="8" w:space="0" w:color="auto"/>
            </w:tcBorders>
            <w:noWrap/>
            <w:vAlign w:val="center"/>
            <w:hideMark/>
          </w:tcPr>
          <w:p w14:paraId="484EC3F9" w14:textId="77777777"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禁止接触</w:t>
            </w:r>
          </w:p>
        </w:tc>
        <w:tc>
          <w:tcPr>
            <w:tcW w:w="848" w:type="dxa"/>
            <w:tcBorders>
              <w:top w:val="single" w:sz="8" w:space="0" w:color="auto"/>
              <w:bottom w:val="single" w:sz="8" w:space="0" w:color="auto"/>
            </w:tcBorders>
            <w:noWrap/>
            <w:vAlign w:val="center"/>
            <w:hideMark/>
          </w:tcPr>
          <w:p w14:paraId="10C1039F" w14:textId="77777777"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禁止直接复制</w:t>
            </w:r>
          </w:p>
        </w:tc>
        <w:tc>
          <w:tcPr>
            <w:tcW w:w="1130" w:type="dxa"/>
            <w:tcBorders>
              <w:top w:val="single" w:sz="8" w:space="0" w:color="auto"/>
              <w:bottom w:val="single" w:sz="8" w:space="0" w:color="auto"/>
            </w:tcBorders>
            <w:noWrap/>
            <w:vAlign w:val="center"/>
            <w:hideMark/>
          </w:tcPr>
          <w:p w14:paraId="57B4AE45" w14:textId="303588F9"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多重标注</w:t>
            </w:r>
          </w:p>
        </w:tc>
        <w:tc>
          <w:tcPr>
            <w:tcW w:w="1130" w:type="dxa"/>
            <w:tcBorders>
              <w:top w:val="single" w:sz="8" w:space="0" w:color="auto"/>
              <w:bottom w:val="single" w:sz="8" w:space="0" w:color="auto"/>
            </w:tcBorders>
            <w:noWrap/>
            <w:vAlign w:val="center"/>
            <w:hideMark/>
          </w:tcPr>
          <w:p w14:paraId="498E8028" w14:textId="77777777" w:rsidR="00887606" w:rsidRPr="00417584" w:rsidRDefault="00887606" w:rsidP="0051085B">
            <w:pPr>
              <w:widowControl/>
              <w:spacing w:line="240" w:lineRule="auto"/>
              <w:ind w:firstLineChars="0" w:firstLine="0"/>
              <w:jc w:val="center"/>
              <w:rPr>
                <w:rFonts w:ascii="宋体" w:hAnsi="宋体" w:cs="宋体"/>
                <w:color w:val="000000"/>
                <w:kern w:val="0"/>
                <w:szCs w:val="21"/>
              </w:rPr>
            </w:pPr>
            <w:proofErr w:type="gramStart"/>
            <w:r w:rsidRPr="00417584">
              <w:rPr>
                <w:rFonts w:ascii="宋体" w:hAnsi="宋体" w:cs="宋体" w:hint="eastAsia"/>
                <w:color w:val="000000"/>
                <w:kern w:val="0"/>
                <w:szCs w:val="21"/>
              </w:rPr>
              <w:t>引注说明</w:t>
            </w:r>
            <w:proofErr w:type="gramEnd"/>
          </w:p>
        </w:tc>
        <w:tc>
          <w:tcPr>
            <w:tcW w:w="1130" w:type="dxa"/>
            <w:tcBorders>
              <w:top w:val="single" w:sz="8" w:space="0" w:color="auto"/>
              <w:bottom w:val="single" w:sz="8" w:space="0" w:color="auto"/>
            </w:tcBorders>
            <w:noWrap/>
            <w:vAlign w:val="center"/>
            <w:hideMark/>
          </w:tcPr>
          <w:p w14:paraId="7AD7585E" w14:textId="77777777"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教师许可</w:t>
            </w:r>
          </w:p>
        </w:tc>
        <w:tc>
          <w:tcPr>
            <w:tcW w:w="847" w:type="dxa"/>
            <w:tcBorders>
              <w:top w:val="single" w:sz="8" w:space="0" w:color="auto"/>
              <w:bottom w:val="single" w:sz="8" w:space="0" w:color="auto"/>
            </w:tcBorders>
            <w:noWrap/>
            <w:vAlign w:val="center"/>
            <w:hideMark/>
          </w:tcPr>
          <w:p w14:paraId="3266062F" w14:textId="1E43A3C3"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教师自由裁量</w:t>
            </w:r>
          </w:p>
        </w:tc>
        <w:tc>
          <w:tcPr>
            <w:tcW w:w="1271" w:type="dxa"/>
            <w:tcBorders>
              <w:top w:val="single" w:sz="8" w:space="0" w:color="auto"/>
              <w:bottom w:val="single" w:sz="8" w:space="0" w:color="auto"/>
            </w:tcBorders>
            <w:noWrap/>
            <w:vAlign w:val="center"/>
            <w:hideMark/>
          </w:tcPr>
          <w:p w14:paraId="0F08129E" w14:textId="77777777"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鼓励使用</w:t>
            </w:r>
          </w:p>
        </w:tc>
      </w:tr>
      <w:tr w:rsidR="00887606" w:rsidRPr="00161C7F" w14:paraId="5D7009B2" w14:textId="77777777" w:rsidTr="0051085B">
        <w:trPr>
          <w:trHeight w:val="569"/>
        </w:trPr>
        <w:tc>
          <w:tcPr>
            <w:tcW w:w="706" w:type="dxa"/>
            <w:tcBorders>
              <w:top w:val="single" w:sz="8" w:space="0" w:color="auto"/>
            </w:tcBorders>
            <w:noWrap/>
            <w:vAlign w:val="center"/>
            <w:hideMark/>
          </w:tcPr>
          <w:p w14:paraId="0E9E810B" w14:textId="4DD4EDFD"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公立</w:t>
            </w:r>
          </w:p>
        </w:tc>
        <w:tc>
          <w:tcPr>
            <w:tcW w:w="1130" w:type="dxa"/>
            <w:tcBorders>
              <w:top w:val="single" w:sz="8" w:space="0" w:color="auto"/>
            </w:tcBorders>
            <w:noWrap/>
            <w:vAlign w:val="center"/>
            <w:hideMark/>
          </w:tcPr>
          <w:p w14:paraId="71C9295B"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0</w:t>
            </w:r>
          </w:p>
        </w:tc>
        <w:tc>
          <w:tcPr>
            <w:tcW w:w="848" w:type="dxa"/>
            <w:tcBorders>
              <w:top w:val="single" w:sz="8" w:space="0" w:color="auto"/>
            </w:tcBorders>
            <w:noWrap/>
            <w:vAlign w:val="center"/>
            <w:hideMark/>
          </w:tcPr>
          <w:p w14:paraId="4D448843"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4</w:t>
            </w:r>
          </w:p>
        </w:tc>
        <w:tc>
          <w:tcPr>
            <w:tcW w:w="1130" w:type="dxa"/>
            <w:tcBorders>
              <w:top w:val="single" w:sz="8" w:space="0" w:color="auto"/>
            </w:tcBorders>
            <w:noWrap/>
            <w:vAlign w:val="center"/>
            <w:hideMark/>
          </w:tcPr>
          <w:p w14:paraId="592C4416" w14:textId="04C686AD" w:rsidR="00887606" w:rsidRPr="00417584" w:rsidRDefault="00951BE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10</w:t>
            </w:r>
          </w:p>
        </w:tc>
        <w:tc>
          <w:tcPr>
            <w:tcW w:w="1130" w:type="dxa"/>
            <w:tcBorders>
              <w:top w:val="single" w:sz="8" w:space="0" w:color="auto"/>
            </w:tcBorders>
            <w:noWrap/>
            <w:vAlign w:val="center"/>
            <w:hideMark/>
          </w:tcPr>
          <w:p w14:paraId="123CE05A"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3</w:t>
            </w:r>
          </w:p>
        </w:tc>
        <w:tc>
          <w:tcPr>
            <w:tcW w:w="1130" w:type="dxa"/>
            <w:tcBorders>
              <w:top w:val="single" w:sz="8" w:space="0" w:color="auto"/>
            </w:tcBorders>
            <w:noWrap/>
            <w:vAlign w:val="center"/>
            <w:hideMark/>
          </w:tcPr>
          <w:p w14:paraId="4477A6CD" w14:textId="33BB2BF0"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1</w:t>
            </w:r>
            <w:r w:rsidR="00B10FD5" w:rsidRPr="00417584">
              <w:rPr>
                <w:rFonts w:eastAsia="等线" w:cs="Times New Roman"/>
                <w:color w:val="000000"/>
                <w:kern w:val="0"/>
                <w:szCs w:val="21"/>
              </w:rPr>
              <w:t>3</w:t>
            </w:r>
          </w:p>
        </w:tc>
        <w:tc>
          <w:tcPr>
            <w:tcW w:w="847" w:type="dxa"/>
            <w:tcBorders>
              <w:top w:val="single" w:sz="8" w:space="0" w:color="auto"/>
            </w:tcBorders>
            <w:noWrap/>
            <w:vAlign w:val="center"/>
            <w:hideMark/>
          </w:tcPr>
          <w:p w14:paraId="3D46D29A" w14:textId="22424C88" w:rsidR="00887606" w:rsidRPr="00417584" w:rsidRDefault="00B10FD5"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5</w:t>
            </w:r>
          </w:p>
        </w:tc>
        <w:tc>
          <w:tcPr>
            <w:tcW w:w="1271" w:type="dxa"/>
            <w:tcBorders>
              <w:top w:val="single" w:sz="8" w:space="0" w:color="auto"/>
            </w:tcBorders>
            <w:noWrap/>
            <w:vAlign w:val="center"/>
            <w:hideMark/>
          </w:tcPr>
          <w:p w14:paraId="610A2666"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2</w:t>
            </w:r>
          </w:p>
        </w:tc>
      </w:tr>
      <w:tr w:rsidR="00887606" w:rsidRPr="00161C7F" w14:paraId="24974DDB" w14:textId="77777777" w:rsidTr="0051085B">
        <w:trPr>
          <w:trHeight w:val="569"/>
        </w:trPr>
        <w:tc>
          <w:tcPr>
            <w:tcW w:w="706" w:type="dxa"/>
            <w:tcBorders>
              <w:bottom w:val="nil"/>
            </w:tcBorders>
            <w:noWrap/>
            <w:vAlign w:val="center"/>
            <w:hideMark/>
          </w:tcPr>
          <w:p w14:paraId="2E30C80F" w14:textId="28181EE6"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国立</w:t>
            </w:r>
          </w:p>
        </w:tc>
        <w:tc>
          <w:tcPr>
            <w:tcW w:w="1130" w:type="dxa"/>
            <w:tcBorders>
              <w:bottom w:val="nil"/>
            </w:tcBorders>
            <w:noWrap/>
            <w:vAlign w:val="center"/>
            <w:hideMark/>
          </w:tcPr>
          <w:p w14:paraId="2077AB7D"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0</w:t>
            </w:r>
          </w:p>
        </w:tc>
        <w:tc>
          <w:tcPr>
            <w:tcW w:w="848" w:type="dxa"/>
            <w:tcBorders>
              <w:bottom w:val="nil"/>
            </w:tcBorders>
            <w:noWrap/>
            <w:vAlign w:val="center"/>
            <w:hideMark/>
          </w:tcPr>
          <w:p w14:paraId="29FA8B31" w14:textId="272097EF"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1</w:t>
            </w:r>
            <w:r w:rsidR="008D6D93" w:rsidRPr="00417584">
              <w:rPr>
                <w:rFonts w:eastAsia="等线" w:cs="Times New Roman"/>
                <w:color w:val="000000"/>
                <w:kern w:val="0"/>
                <w:szCs w:val="21"/>
              </w:rPr>
              <w:t>2</w:t>
            </w:r>
          </w:p>
        </w:tc>
        <w:tc>
          <w:tcPr>
            <w:tcW w:w="1130" w:type="dxa"/>
            <w:tcBorders>
              <w:bottom w:val="nil"/>
            </w:tcBorders>
            <w:noWrap/>
            <w:vAlign w:val="center"/>
            <w:hideMark/>
          </w:tcPr>
          <w:p w14:paraId="0BBA93CC" w14:textId="334C7711" w:rsidR="00887606" w:rsidRPr="00417584" w:rsidRDefault="00461C0D"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3</w:t>
            </w:r>
          </w:p>
        </w:tc>
        <w:tc>
          <w:tcPr>
            <w:tcW w:w="1130" w:type="dxa"/>
            <w:tcBorders>
              <w:bottom w:val="nil"/>
            </w:tcBorders>
            <w:noWrap/>
            <w:vAlign w:val="center"/>
            <w:hideMark/>
          </w:tcPr>
          <w:p w14:paraId="0FC4A70B" w14:textId="62E6E2EF" w:rsidR="00887606" w:rsidRPr="00417584" w:rsidRDefault="00EC48FE"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3</w:t>
            </w:r>
          </w:p>
        </w:tc>
        <w:tc>
          <w:tcPr>
            <w:tcW w:w="1130" w:type="dxa"/>
            <w:tcBorders>
              <w:bottom w:val="nil"/>
            </w:tcBorders>
            <w:noWrap/>
            <w:vAlign w:val="center"/>
            <w:hideMark/>
          </w:tcPr>
          <w:p w14:paraId="064911BD" w14:textId="09297BDC"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1</w:t>
            </w:r>
            <w:r w:rsidR="008D6D93" w:rsidRPr="00417584">
              <w:rPr>
                <w:rFonts w:eastAsia="等线" w:cs="Times New Roman"/>
                <w:color w:val="000000"/>
                <w:kern w:val="0"/>
                <w:szCs w:val="21"/>
              </w:rPr>
              <w:t>2</w:t>
            </w:r>
          </w:p>
        </w:tc>
        <w:tc>
          <w:tcPr>
            <w:tcW w:w="847" w:type="dxa"/>
            <w:tcBorders>
              <w:bottom w:val="nil"/>
            </w:tcBorders>
            <w:noWrap/>
            <w:vAlign w:val="center"/>
            <w:hideMark/>
          </w:tcPr>
          <w:p w14:paraId="3C3A30BD" w14:textId="08F3CC85"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23</w:t>
            </w:r>
          </w:p>
        </w:tc>
        <w:tc>
          <w:tcPr>
            <w:tcW w:w="1271" w:type="dxa"/>
            <w:tcBorders>
              <w:bottom w:val="nil"/>
            </w:tcBorders>
            <w:noWrap/>
            <w:vAlign w:val="center"/>
            <w:hideMark/>
          </w:tcPr>
          <w:p w14:paraId="1F6C9B87"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5</w:t>
            </w:r>
          </w:p>
        </w:tc>
      </w:tr>
      <w:tr w:rsidR="00887606" w:rsidRPr="00161C7F" w14:paraId="4DC24DC6" w14:textId="77777777" w:rsidTr="0051085B">
        <w:trPr>
          <w:trHeight w:val="569"/>
        </w:trPr>
        <w:tc>
          <w:tcPr>
            <w:tcW w:w="706" w:type="dxa"/>
            <w:tcBorders>
              <w:top w:val="nil"/>
              <w:bottom w:val="single" w:sz="8" w:space="0" w:color="auto"/>
            </w:tcBorders>
            <w:noWrap/>
            <w:vAlign w:val="center"/>
            <w:hideMark/>
          </w:tcPr>
          <w:p w14:paraId="5B928CCB" w14:textId="27FB6252" w:rsidR="00887606" w:rsidRPr="00417584" w:rsidRDefault="00887606" w:rsidP="0051085B">
            <w:pPr>
              <w:widowControl/>
              <w:spacing w:line="240" w:lineRule="auto"/>
              <w:ind w:firstLineChars="0" w:firstLine="0"/>
              <w:jc w:val="center"/>
              <w:rPr>
                <w:rFonts w:ascii="宋体" w:hAnsi="宋体" w:cs="宋体"/>
                <w:color w:val="000000"/>
                <w:kern w:val="0"/>
                <w:szCs w:val="21"/>
              </w:rPr>
            </w:pPr>
            <w:r w:rsidRPr="00417584">
              <w:rPr>
                <w:rFonts w:ascii="宋体" w:hAnsi="宋体" w:cs="宋体" w:hint="eastAsia"/>
                <w:color w:val="000000"/>
                <w:kern w:val="0"/>
                <w:szCs w:val="21"/>
              </w:rPr>
              <w:t>私立</w:t>
            </w:r>
          </w:p>
        </w:tc>
        <w:tc>
          <w:tcPr>
            <w:tcW w:w="1130" w:type="dxa"/>
            <w:tcBorders>
              <w:top w:val="nil"/>
              <w:bottom w:val="single" w:sz="8" w:space="0" w:color="auto"/>
            </w:tcBorders>
            <w:noWrap/>
            <w:vAlign w:val="center"/>
            <w:hideMark/>
          </w:tcPr>
          <w:p w14:paraId="20303777" w14:textId="77777777"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0</w:t>
            </w:r>
          </w:p>
        </w:tc>
        <w:tc>
          <w:tcPr>
            <w:tcW w:w="848" w:type="dxa"/>
            <w:tcBorders>
              <w:top w:val="nil"/>
              <w:bottom w:val="single" w:sz="8" w:space="0" w:color="auto"/>
            </w:tcBorders>
            <w:noWrap/>
            <w:vAlign w:val="center"/>
            <w:hideMark/>
          </w:tcPr>
          <w:p w14:paraId="74CCA366" w14:textId="26C0EEDA" w:rsidR="00887606" w:rsidRPr="00417584" w:rsidRDefault="008D6D93"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51</w:t>
            </w:r>
          </w:p>
        </w:tc>
        <w:tc>
          <w:tcPr>
            <w:tcW w:w="1130" w:type="dxa"/>
            <w:tcBorders>
              <w:top w:val="nil"/>
              <w:bottom w:val="single" w:sz="8" w:space="0" w:color="auto"/>
            </w:tcBorders>
            <w:noWrap/>
            <w:vAlign w:val="center"/>
            <w:hideMark/>
          </w:tcPr>
          <w:p w14:paraId="69A571B8" w14:textId="61688210" w:rsidR="00887606" w:rsidRPr="00417584" w:rsidRDefault="00B10FD5"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4</w:t>
            </w:r>
            <w:r w:rsidR="00461C0D" w:rsidRPr="00417584">
              <w:rPr>
                <w:rFonts w:eastAsia="等线" w:cs="Times New Roman"/>
                <w:color w:val="000000"/>
                <w:kern w:val="0"/>
                <w:szCs w:val="21"/>
              </w:rPr>
              <w:t>2</w:t>
            </w:r>
          </w:p>
        </w:tc>
        <w:tc>
          <w:tcPr>
            <w:tcW w:w="1130" w:type="dxa"/>
            <w:tcBorders>
              <w:top w:val="nil"/>
              <w:bottom w:val="single" w:sz="8" w:space="0" w:color="auto"/>
            </w:tcBorders>
            <w:noWrap/>
            <w:vAlign w:val="center"/>
            <w:hideMark/>
          </w:tcPr>
          <w:p w14:paraId="0B088ED1" w14:textId="575B6D1B" w:rsidR="00887606" w:rsidRPr="00417584" w:rsidRDefault="00EC48FE"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3</w:t>
            </w:r>
            <w:r w:rsidR="00B10FD5" w:rsidRPr="00417584">
              <w:rPr>
                <w:rFonts w:eastAsia="等线" w:cs="Times New Roman"/>
                <w:color w:val="000000"/>
                <w:kern w:val="0"/>
                <w:szCs w:val="21"/>
              </w:rPr>
              <w:t>1</w:t>
            </w:r>
          </w:p>
        </w:tc>
        <w:tc>
          <w:tcPr>
            <w:tcW w:w="1130" w:type="dxa"/>
            <w:tcBorders>
              <w:top w:val="nil"/>
              <w:bottom w:val="single" w:sz="8" w:space="0" w:color="auto"/>
            </w:tcBorders>
            <w:noWrap/>
            <w:vAlign w:val="center"/>
            <w:hideMark/>
          </w:tcPr>
          <w:p w14:paraId="625B9BC6" w14:textId="5DAB3871" w:rsidR="00887606" w:rsidRPr="00417584" w:rsidRDefault="00B10FD5"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7</w:t>
            </w:r>
            <w:r w:rsidR="008D6D93" w:rsidRPr="00417584">
              <w:rPr>
                <w:rFonts w:eastAsia="等线" w:cs="Times New Roman"/>
                <w:color w:val="000000"/>
                <w:kern w:val="0"/>
                <w:szCs w:val="21"/>
              </w:rPr>
              <w:t>1</w:t>
            </w:r>
          </w:p>
        </w:tc>
        <w:tc>
          <w:tcPr>
            <w:tcW w:w="847" w:type="dxa"/>
            <w:tcBorders>
              <w:top w:val="nil"/>
              <w:bottom w:val="single" w:sz="8" w:space="0" w:color="auto"/>
            </w:tcBorders>
            <w:noWrap/>
            <w:vAlign w:val="center"/>
            <w:hideMark/>
          </w:tcPr>
          <w:p w14:paraId="6F73EF71" w14:textId="689E4D53" w:rsidR="00887606" w:rsidRPr="00417584" w:rsidRDefault="00EC48FE"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4</w:t>
            </w:r>
            <w:r w:rsidR="00461C0D" w:rsidRPr="00417584">
              <w:rPr>
                <w:rFonts w:eastAsia="等线" w:cs="Times New Roman"/>
                <w:color w:val="000000"/>
                <w:kern w:val="0"/>
                <w:szCs w:val="21"/>
              </w:rPr>
              <w:t>5</w:t>
            </w:r>
          </w:p>
        </w:tc>
        <w:tc>
          <w:tcPr>
            <w:tcW w:w="1271" w:type="dxa"/>
            <w:tcBorders>
              <w:top w:val="nil"/>
              <w:bottom w:val="single" w:sz="8" w:space="0" w:color="auto"/>
            </w:tcBorders>
            <w:noWrap/>
            <w:vAlign w:val="center"/>
            <w:hideMark/>
          </w:tcPr>
          <w:p w14:paraId="4DB5AD33" w14:textId="6D107DD0" w:rsidR="00887606" w:rsidRPr="00417584" w:rsidRDefault="00887606" w:rsidP="0051085B">
            <w:pPr>
              <w:widowControl/>
              <w:spacing w:line="240" w:lineRule="auto"/>
              <w:ind w:firstLineChars="0" w:firstLine="0"/>
              <w:jc w:val="center"/>
              <w:rPr>
                <w:rFonts w:eastAsia="等线" w:cs="Times New Roman"/>
                <w:color w:val="000000"/>
                <w:kern w:val="0"/>
                <w:szCs w:val="21"/>
              </w:rPr>
            </w:pPr>
            <w:r w:rsidRPr="00417584">
              <w:rPr>
                <w:rFonts w:eastAsia="等线" w:cs="Times New Roman"/>
                <w:color w:val="000000"/>
                <w:kern w:val="0"/>
                <w:szCs w:val="21"/>
              </w:rPr>
              <w:t>2</w:t>
            </w:r>
            <w:r w:rsidR="00461C0D" w:rsidRPr="00417584">
              <w:rPr>
                <w:rFonts w:eastAsia="等线" w:cs="Times New Roman"/>
                <w:color w:val="000000"/>
                <w:kern w:val="0"/>
                <w:szCs w:val="21"/>
              </w:rPr>
              <w:t>4</w:t>
            </w:r>
          </w:p>
        </w:tc>
      </w:tr>
    </w:tbl>
    <w:p w14:paraId="5A2FB4EE" w14:textId="5EEEFA1F" w:rsidR="00D15783" w:rsidRDefault="00D15783" w:rsidP="00395EE9">
      <w:pPr>
        <w:ind w:firstLine="420"/>
      </w:pPr>
      <w:r>
        <w:rPr>
          <w:rFonts w:hint="eastAsia"/>
        </w:rPr>
        <w:t>总体而言，</w:t>
      </w:r>
      <w:r w:rsidR="00395EE9">
        <w:rPr>
          <w:rFonts w:hint="eastAsia"/>
        </w:rPr>
        <w:t>在</w:t>
      </w:r>
      <w:r>
        <w:rPr>
          <w:rFonts w:hint="eastAsia"/>
        </w:rPr>
        <w:t>日本</w:t>
      </w:r>
      <w:r w:rsidR="00395EE9">
        <w:rPr>
          <w:rFonts w:hint="eastAsia"/>
        </w:rPr>
        <w:t>，已经</w:t>
      </w:r>
      <w:r>
        <w:rPr>
          <w:rFonts w:hint="eastAsia"/>
        </w:rPr>
        <w:t>有</w:t>
      </w:r>
      <w:r w:rsidR="00395EE9">
        <w:rPr>
          <w:rFonts w:hint="eastAsia"/>
        </w:rPr>
        <w:t>大量</w:t>
      </w:r>
      <w:r>
        <w:rPr>
          <w:rFonts w:hint="eastAsia"/>
        </w:rPr>
        <w:t>高校意识到生成式人工智能</w:t>
      </w:r>
      <w:r w:rsidR="00395EE9">
        <w:rPr>
          <w:rFonts w:hint="eastAsia"/>
        </w:rPr>
        <w:t>正</w:t>
      </w:r>
      <w:r>
        <w:rPr>
          <w:rFonts w:hint="eastAsia"/>
        </w:rPr>
        <w:t>在撕裂传统的高等教育并</w:t>
      </w:r>
      <w:r w:rsidR="00395EE9">
        <w:rPr>
          <w:rFonts w:hint="eastAsia"/>
        </w:rPr>
        <w:t>做</w:t>
      </w:r>
      <w:r>
        <w:rPr>
          <w:rFonts w:hint="eastAsia"/>
        </w:rPr>
        <w:t>出</w:t>
      </w:r>
      <w:r w:rsidR="00395EE9">
        <w:rPr>
          <w:rFonts w:hint="eastAsia"/>
        </w:rPr>
        <w:t>了积极的回应和探索</w:t>
      </w:r>
      <w:r>
        <w:rPr>
          <w:rFonts w:hint="eastAsia"/>
        </w:rPr>
        <w:t>。</w:t>
      </w:r>
      <w:r w:rsidR="00DE6599">
        <w:rPr>
          <w:rFonts w:hint="eastAsia"/>
        </w:rPr>
        <w:t>这</w:t>
      </w:r>
      <w:r w:rsidR="007D087B">
        <w:rPr>
          <w:rFonts w:hint="eastAsia"/>
        </w:rPr>
        <w:t>种状况</w:t>
      </w:r>
      <w:r w:rsidR="00DE6599">
        <w:rPr>
          <w:rFonts w:hint="eastAsia"/>
        </w:rPr>
        <w:t>与日本政府和高校对于人工智能的积极态度密切相关。</w:t>
      </w:r>
      <w:r w:rsidR="005A502B">
        <w:rPr>
          <w:rFonts w:hint="eastAsia"/>
        </w:rPr>
        <w:t>当下，无论</w:t>
      </w:r>
      <w:r w:rsidR="00DE6599">
        <w:rPr>
          <w:rFonts w:hint="eastAsia"/>
        </w:rPr>
        <w:t>是</w:t>
      </w:r>
      <w:r w:rsidR="00056F1C">
        <w:rPr>
          <w:rFonts w:hint="eastAsia"/>
        </w:rPr>
        <w:t>日本的</w:t>
      </w:r>
      <w:r w:rsidR="005A502B">
        <w:rPr>
          <w:rFonts w:hint="eastAsia"/>
        </w:rPr>
        <w:t>A</w:t>
      </w:r>
      <w:r w:rsidR="005A502B">
        <w:t>I</w:t>
      </w:r>
      <w:r w:rsidR="005A502B">
        <w:rPr>
          <w:rFonts w:hint="eastAsia"/>
        </w:rPr>
        <w:t>战略还是社会</w:t>
      </w:r>
      <w:r w:rsidR="005A502B">
        <w:rPr>
          <w:rFonts w:hint="eastAsia"/>
        </w:rPr>
        <w:t>5.0</w:t>
      </w:r>
      <w:proofErr w:type="gramStart"/>
      <w:r w:rsidR="00DE6599">
        <w:rPr>
          <w:rFonts w:hint="eastAsia"/>
        </w:rPr>
        <w:t>愿景都</w:t>
      </w:r>
      <w:proofErr w:type="gramEnd"/>
      <w:r w:rsidR="00DE6599">
        <w:rPr>
          <w:rFonts w:hint="eastAsia"/>
        </w:rPr>
        <w:t>展出日本政府对人工智能产业成为其长盛不衰的经济增长引擎的渴望</w:t>
      </w:r>
      <w:r w:rsidR="001351B2">
        <w:rPr>
          <w:rFonts w:hint="eastAsia"/>
        </w:rPr>
        <w:t>，而</w:t>
      </w:r>
      <w:r w:rsidR="00DE6599">
        <w:rPr>
          <w:rFonts w:hint="eastAsia"/>
        </w:rPr>
        <w:t>日本教育界也</w:t>
      </w:r>
      <w:r w:rsidR="001351B2">
        <w:rPr>
          <w:rFonts w:hint="eastAsia"/>
        </w:rPr>
        <w:t>在</w:t>
      </w:r>
      <w:r w:rsidR="00DE6599" w:rsidRPr="00DE6599">
        <w:rPr>
          <w:rFonts w:hint="eastAsia"/>
        </w:rPr>
        <w:t>积极扩大运用生成式人工智能的课堂实践</w:t>
      </w:r>
      <w:r w:rsidR="001351B2">
        <w:rPr>
          <w:rFonts w:hint="eastAsia"/>
        </w:rPr>
        <w:t>规模</w:t>
      </w:r>
      <w:r w:rsidR="00DE6599" w:rsidRPr="00DE6599">
        <w:rPr>
          <w:rFonts w:hint="eastAsia"/>
        </w:rPr>
        <w:t>，</w:t>
      </w:r>
      <w:r w:rsidR="004A3E04">
        <w:rPr>
          <w:rFonts w:hint="eastAsia"/>
        </w:rPr>
        <w:t>推动</w:t>
      </w:r>
      <w:r w:rsidR="00DE6599">
        <w:rPr>
          <w:rFonts w:hint="eastAsia"/>
        </w:rPr>
        <w:t>生成式人工智能</w:t>
      </w:r>
      <w:r w:rsidR="004A3E04">
        <w:rPr>
          <w:rFonts w:hint="eastAsia"/>
        </w:rPr>
        <w:t>在日本</w:t>
      </w:r>
      <w:r w:rsidR="0093153E">
        <w:rPr>
          <w:rFonts w:hint="eastAsia"/>
        </w:rPr>
        <w:t>高</w:t>
      </w:r>
      <w:r w:rsidR="00DE6599">
        <w:rPr>
          <w:rFonts w:hint="eastAsia"/>
        </w:rPr>
        <w:t>校</w:t>
      </w:r>
      <w:r w:rsidR="004A3E04">
        <w:rPr>
          <w:rFonts w:hint="eastAsia"/>
        </w:rPr>
        <w:t>的应用</w:t>
      </w:r>
      <w:r w:rsidR="001351B2">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_Ref151916532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[17]</w:t>
      </w:r>
      <w:r w:rsidR="00C8658F" w:rsidRPr="00C8658F">
        <w:rPr>
          <w:rStyle w:val="ac"/>
        </w:rPr>
        <w:fldChar w:fldCharType="end"/>
      </w:r>
    </w:p>
    <w:p w14:paraId="78033F04" w14:textId="5DAC6446" w:rsidR="00717200" w:rsidRDefault="005B60A5" w:rsidP="000C44E9">
      <w:pPr>
        <w:pStyle w:val="a5"/>
      </w:pPr>
      <w:r>
        <w:rPr>
          <w:rFonts w:hint="eastAsia"/>
        </w:rPr>
        <w:t>三、</w:t>
      </w:r>
      <w:r w:rsidR="00705446">
        <w:rPr>
          <w:rFonts w:hint="eastAsia"/>
        </w:rPr>
        <w:t>日本高校</w:t>
      </w:r>
      <w:r w:rsidR="00403FE1">
        <w:rPr>
          <w:rFonts w:hint="eastAsia"/>
        </w:rPr>
        <w:t>的</w:t>
      </w:r>
      <w:r w:rsidR="002E4611">
        <w:rPr>
          <w:rFonts w:hint="eastAsia"/>
        </w:rPr>
        <w:t>行动路径与对策动因</w:t>
      </w:r>
    </w:p>
    <w:p w14:paraId="72F7EC3B" w14:textId="37D60AAB" w:rsidR="00BF2909" w:rsidRPr="00BF2909" w:rsidRDefault="00BF2909" w:rsidP="00CA06D8">
      <w:pPr>
        <w:ind w:firstLine="420"/>
      </w:pPr>
      <w:r>
        <w:rPr>
          <w:rFonts w:hint="eastAsia"/>
        </w:rPr>
        <w:t>面对生成式人工智能的冲击，日本高校</w:t>
      </w:r>
      <w:r w:rsidR="006578B2">
        <w:rPr>
          <w:rFonts w:hint="eastAsia"/>
        </w:rPr>
        <w:t>做了</w:t>
      </w:r>
      <w:r w:rsidR="005054BB">
        <w:rPr>
          <w:rFonts w:hint="eastAsia"/>
        </w:rPr>
        <w:t>很</w:t>
      </w:r>
      <w:r w:rsidR="006578B2">
        <w:rPr>
          <w:rFonts w:hint="eastAsia"/>
        </w:rPr>
        <w:t>多探索，但</w:t>
      </w:r>
      <w:r w:rsidR="00EB147E">
        <w:rPr>
          <w:rFonts w:hint="eastAsia"/>
        </w:rPr>
        <w:t>尚</w:t>
      </w:r>
      <w:r w:rsidR="006578B2">
        <w:rPr>
          <w:rFonts w:hint="eastAsia"/>
        </w:rPr>
        <w:t>未达成</w:t>
      </w:r>
      <w:r w:rsidR="00EB147E">
        <w:rPr>
          <w:rFonts w:hint="eastAsia"/>
        </w:rPr>
        <w:t>完全</w:t>
      </w:r>
      <w:r w:rsidR="006578B2">
        <w:rPr>
          <w:rFonts w:hint="eastAsia"/>
        </w:rPr>
        <w:t>一致</w:t>
      </w:r>
      <w:r>
        <w:rPr>
          <w:rFonts w:hint="eastAsia"/>
        </w:rPr>
        <w:t>的立场和行为规范。</w:t>
      </w:r>
      <w:r w:rsidR="00274300" w:rsidRPr="00A3316C">
        <w:rPr>
          <w:rFonts w:hint="eastAsia"/>
          <w:szCs w:val="24"/>
        </w:rPr>
        <w:t>学生何种</w:t>
      </w:r>
      <w:r w:rsidR="00274300" w:rsidRPr="00A3316C">
        <w:rPr>
          <w:rFonts w:hint="eastAsia"/>
          <w:szCs w:val="24"/>
        </w:rPr>
        <w:t>AIGC</w:t>
      </w:r>
      <w:r w:rsidR="005054BB" w:rsidRPr="00A3316C">
        <w:rPr>
          <w:rFonts w:hint="eastAsia"/>
          <w:szCs w:val="24"/>
        </w:rPr>
        <w:t>使用</w:t>
      </w:r>
      <w:r w:rsidR="00274300" w:rsidRPr="00A3316C">
        <w:rPr>
          <w:rFonts w:hint="eastAsia"/>
          <w:szCs w:val="24"/>
        </w:rPr>
        <w:t>行为应当被限制，完全取决于日本高校如何看待</w:t>
      </w:r>
      <w:r w:rsidR="005054BB" w:rsidRPr="00A3316C">
        <w:rPr>
          <w:rFonts w:hint="eastAsia"/>
          <w:szCs w:val="24"/>
        </w:rPr>
        <w:t>生成式人工智能</w:t>
      </w:r>
      <w:r w:rsidR="00274300" w:rsidRPr="00A3316C">
        <w:rPr>
          <w:rFonts w:hint="eastAsia"/>
          <w:szCs w:val="24"/>
        </w:rPr>
        <w:t>在整个完成教学任务中的角色以及更加看重哪些额外的</w:t>
      </w:r>
      <w:proofErr w:type="gramStart"/>
      <w:r w:rsidR="000C428E">
        <w:rPr>
          <w:rFonts w:hint="eastAsia"/>
          <w:szCs w:val="24"/>
        </w:rPr>
        <w:t>考量</w:t>
      </w:r>
      <w:proofErr w:type="gramEnd"/>
      <w:r w:rsidR="00274300" w:rsidRPr="00A3316C">
        <w:rPr>
          <w:rFonts w:hint="eastAsia"/>
          <w:szCs w:val="24"/>
        </w:rPr>
        <w:t>因素。</w:t>
      </w:r>
      <w:r>
        <w:rPr>
          <w:rFonts w:hint="eastAsia"/>
        </w:rPr>
        <w:t>有的高校</w:t>
      </w:r>
      <w:r w:rsidR="00EB147E">
        <w:rPr>
          <w:rFonts w:hint="eastAsia"/>
        </w:rPr>
        <w:t>认为</w:t>
      </w:r>
      <w:r w:rsidR="00CA06D8">
        <w:rPr>
          <w:rFonts w:hint="eastAsia"/>
        </w:rPr>
        <w:t>滥用</w:t>
      </w:r>
      <w:r w:rsidR="00EB147E">
        <w:rPr>
          <w:rFonts w:hint="eastAsia"/>
        </w:rPr>
        <w:t>AIGC</w:t>
      </w:r>
      <w:r w:rsidR="00EB147E">
        <w:rPr>
          <w:rFonts w:hint="eastAsia"/>
        </w:rPr>
        <w:t>的</w:t>
      </w:r>
      <w:r w:rsidR="00CA06D8">
        <w:rPr>
          <w:rFonts w:hint="eastAsia"/>
        </w:rPr>
        <w:t>行为可能损害学校的教育目标</w:t>
      </w:r>
      <w:r w:rsidR="00EB147E">
        <w:rPr>
          <w:rFonts w:hint="eastAsia"/>
        </w:rPr>
        <w:t>而采取了比较严格的限制</w:t>
      </w:r>
      <w:r w:rsidR="0013676F">
        <w:rPr>
          <w:rFonts w:hint="eastAsia"/>
        </w:rPr>
        <w:t>性</w:t>
      </w:r>
      <w:r w:rsidR="00EB147E">
        <w:rPr>
          <w:rFonts w:hint="eastAsia"/>
        </w:rPr>
        <w:t>规范</w:t>
      </w:r>
      <w:r>
        <w:rPr>
          <w:rFonts w:hint="eastAsia"/>
        </w:rPr>
        <w:t>，</w:t>
      </w:r>
      <w:r w:rsidR="00EB147E">
        <w:rPr>
          <w:rFonts w:hint="eastAsia"/>
        </w:rPr>
        <w:t>而</w:t>
      </w:r>
      <w:r>
        <w:rPr>
          <w:rFonts w:hint="eastAsia"/>
        </w:rPr>
        <w:t>有</w:t>
      </w:r>
      <w:r w:rsidR="0013676F">
        <w:rPr>
          <w:rFonts w:hint="eastAsia"/>
        </w:rPr>
        <w:t>的</w:t>
      </w:r>
      <w:r>
        <w:rPr>
          <w:rFonts w:hint="eastAsia"/>
        </w:rPr>
        <w:t>高校</w:t>
      </w:r>
      <w:r w:rsidR="00EB147E">
        <w:rPr>
          <w:rFonts w:hint="eastAsia"/>
        </w:rPr>
        <w:t>则</w:t>
      </w:r>
      <w:r>
        <w:rPr>
          <w:rFonts w:hint="eastAsia"/>
        </w:rPr>
        <w:t>认为</w:t>
      </w:r>
      <w:r w:rsidR="0013676F">
        <w:rPr>
          <w:rFonts w:hint="eastAsia"/>
        </w:rPr>
        <w:t>目前</w:t>
      </w:r>
      <w:r>
        <w:rPr>
          <w:rFonts w:hint="eastAsia"/>
        </w:rPr>
        <w:t>更</w:t>
      </w:r>
      <w:r w:rsidR="00EB147E">
        <w:rPr>
          <w:rFonts w:hint="eastAsia"/>
        </w:rPr>
        <w:t>应</w:t>
      </w:r>
      <w:r w:rsidR="00FD5A45">
        <w:rPr>
          <w:rFonts w:hint="eastAsia"/>
        </w:rPr>
        <w:t>积极</w:t>
      </w:r>
      <w:r>
        <w:rPr>
          <w:rFonts w:hint="eastAsia"/>
        </w:rPr>
        <w:t>帮助学生驾驭</w:t>
      </w:r>
      <w:r w:rsidR="00FD5A45">
        <w:rPr>
          <w:rFonts w:hint="eastAsia"/>
        </w:rPr>
        <w:t>新</w:t>
      </w:r>
      <w:r>
        <w:rPr>
          <w:rFonts w:hint="eastAsia"/>
        </w:rPr>
        <w:t>技术</w:t>
      </w:r>
      <w:r w:rsidR="00EB147E">
        <w:rPr>
          <w:rFonts w:hint="eastAsia"/>
        </w:rPr>
        <w:t>而采取</w:t>
      </w:r>
      <w:r w:rsidR="00FD5A45">
        <w:rPr>
          <w:rFonts w:hint="eastAsia"/>
        </w:rPr>
        <w:t>了</w:t>
      </w:r>
      <w:r w:rsidR="00EB147E">
        <w:rPr>
          <w:rFonts w:hint="eastAsia"/>
        </w:rPr>
        <w:t>相对宽松的</w:t>
      </w:r>
      <w:r w:rsidR="00FD5A45">
        <w:rPr>
          <w:rFonts w:hint="eastAsia"/>
        </w:rPr>
        <w:t>鼓励性</w:t>
      </w:r>
      <w:r w:rsidR="00EB147E">
        <w:rPr>
          <w:rFonts w:hint="eastAsia"/>
        </w:rPr>
        <w:t>规范</w:t>
      </w:r>
      <w:r w:rsidR="00416F6D">
        <w:rPr>
          <w:rFonts w:hint="eastAsia"/>
        </w:rPr>
        <w:t>。</w:t>
      </w:r>
      <w:r w:rsidR="00B374EF">
        <w:rPr>
          <w:rFonts w:hint="eastAsia"/>
        </w:rPr>
        <w:t>这些宽紧不一的政策</w:t>
      </w:r>
      <w:r w:rsidR="00524629">
        <w:rPr>
          <w:rFonts w:hint="eastAsia"/>
        </w:rPr>
        <w:t>分别从</w:t>
      </w:r>
      <w:r w:rsidR="00274300" w:rsidRPr="00A3316C">
        <w:rPr>
          <w:rFonts w:hint="eastAsia"/>
          <w:szCs w:val="24"/>
        </w:rPr>
        <w:t>学生和教师</w:t>
      </w:r>
      <w:r w:rsidR="00DE6893">
        <w:rPr>
          <w:rFonts w:hint="eastAsia"/>
          <w:szCs w:val="24"/>
        </w:rPr>
        <w:t>——</w:t>
      </w:r>
      <w:r w:rsidR="00274300" w:rsidRPr="00A3316C">
        <w:rPr>
          <w:rFonts w:hint="eastAsia"/>
          <w:szCs w:val="24"/>
        </w:rPr>
        <w:t>执行政策的</w:t>
      </w:r>
      <w:r w:rsidR="00DE6893">
        <w:rPr>
          <w:rFonts w:hint="eastAsia"/>
          <w:szCs w:val="24"/>
        </w:rPr>
        <w:t>两个</w:t>
      </w:r>
      <w:r w:rsidR="00274300" w:rsidRPr="00A3316C">
        <w:rPr>
          <w:rFonts w:hint="eastAsia"/>
          <w:szCs w:val="24"/>
        </w:rPr>
        <w:t>最主要</w:t>
      </w:r>
      <w:r w:rsidR="00274300">
        <w:rPr>
          <w:rFonts w:hint="eastAsia"/>
          <w:szCs w:val="24"/>
        </w:rPr>
        <w:t>主体</w:t>
      </w:r>
      <w:r w:rsidR="00724788">
        <w:rPr>
          <w:rFonts w:hint="eastAsia"/>
        </w:rPr>
        <w:t>入手，</w:t>
      </w:r>
      <w:r w:rsidR="00524629">
        <w:rPr>
          <w:rFonts w:hint="eastAsia"/>
        </w:rPr>
        <w:t>搭建了</w:t>
      </w:r>
      <w:r w:rsidR="00147EEF">
        <w:rPr>
          <w:rFonts w:hint="eastAsia"/>
        </w:rPr>
        <w:t>规制</w:t>
      </w:r>
      <w:r w:rsidR="003858AD">
        <w:rPr>
          <w:rFonts w:hint="eastAsia"/>
        </w:rPr>
        <w:t>的</w:t>
      </w:r>
      <w:r w:rsidR="00524629">
        <w:rPr>
          <w:rFonts w:hint="eastAsia"/>
        </w:rPr>
        <w:t>完整</w:t>
      </w:r>
      <w:r w:rsidR="003858AD">
        <w:rPr>
          <w:rFonts w:hint="eastAsia"/>
        </w:rPr>
        <w:t>架构。</w:t>
      </w:r>
    </w:p>
    <w:p w14:paraId="121AD0A5" w14:textId="02694115" w:rsidR="00EA7C5C" w:rsidRDefault="00D51E9F" w:rsidP="00EA7C5C">
      <w:pPr>
        <w:pStyle w:val="a3"/>
        <w:ind w:firstLine="422"/>
      </w:pPr>
      <w:r>
        <w:rPr>
          <w:rFonts w:hint="eastAsia"/>
        </w:rPr>
        <w:t>（一）</w:t>
      </w:r>
      <w:r w:rsidR="004B3108">
        <w:rPr>
          <w:rFonts w:hint="eastAsia"/>
        </w:rPr>
        <w:t>学生端</w:t>
      </w:r>
      <w:r w:rsidR="00BF2909">
        <w:rPr>
          <w:rFonts w:hint="eastAsia"/>
        </w:rPr>
        <w:t>的</w:t>
      </w:r>
      <w:r w:rsidR="00BF2909">
        <w:rPr>
          <w:rFonts w:hint="eastAsia"/>
        </w:rPr>
        <w:t>A</w:t>
      </w:r>
      <w:r w:rsidR="00BF2909">
        <w:t>IGC</w:t>
      </w:r>
      <w:r w:rsidR="00BF2909">
        <w:rPr>
          <w:rFonts w:hint="eastAsia"/>
        </w:rPr>
        <w:t>使用行为规范</w:t>
      </w:r>
      <w:r w:rsidR="000706D1">
        <w:rPr>
          <w:rFonts w:hint="eastAsia"/>
        </w:rPr>
        <w:t>与</w:t>
      </w:r>
      <w:proofErr w:type="gramStart"/>
      <w:r w:rsidR="000706D1">
        <w:rPr>
          <w:rFonts w:hint="eastAsia"/>
        </w:rPr>
        <w:t>考量</w:t>
      </w:r>
      <w:proofErr w:type="gramEnd"/>
      <w:r w:rsidR="000706D1">
        <w:rPr>
          <w:rFonts w:hint="eastAsia"/>
        </w:rPr>
        <w:t>因素</w:t>
      </w:r>
    </w:p>
    <w:p w14:paraId="5569E40D" w14:textId="6FC19AA6" w:rsidR="006A7CAD" w:rsidRPr="006A7CAD" w:rsidRDefault="00D51E9F" w:rsidP="0051085B">
      <w:pPr>
        <w:pStyle w:val="afc"/>
        <w:ind w:firstLine="422"/>
      </w:pPr>
      <w:r w:rsidRPr="00815A8A">
        <w:rPr>
          <w:rFonts w:hint="eastAsia"/>
        </w:rPr>
        <w:t>1</w:t>
      </w:r>
      <w:r w:rsidRPr="00815A8A">
        <w:rPr>
          <w:rFonts w:hint="eastAsia"/>
        </w:rPr>
        <w:t>、</w:t>
      </w:r>
      <w:r w:rsidR="000E751D" w:rsidRPr="00815A8A">
        <w:rPr>
          <w:rFonts w:hint="eastAsia"/>
        </w:rPr>
        <w:t>禁止接触与禁止直接复制</w:t>
      </w:r>
      <w:r w:rsidR="000706D1">
        <w:rPr>
          <w:rFonts w:hint="eastAsia"/>
        </w:rPr>
        <w:t>：严格</w:t>
      </w:r>
      <w:r w:rsidR="00524629">
        <w:rPr>
          <w:rFonts w:hint="eastAsia"/>
        </w:rPr>
        <w:t>限制</w:t>
      </w:r>
    </w:p>
    <w:p w14:paraId="3A7BA5B6" w14:textId="19982A9F" w:rsidR="00144E94" w:rsidRPr="0029203F" w:rsidRDefault="009F1B78" w:rsidP="00665D40">
      <w:pPr>
        <w:tabs>
          <w:tab w:val="left" w:pos="2654"/>
        </w:tabs>
        <w:ind w:firstLineChars="183" w:firstLine="384"/>
      </w:pPr>
      <w:r>
        <w:rPr>
          <w:rFonts w:hint="eastAsia"/>
        </w:rPr>
        <w:t>禁止接触与禁止直接复制</w:t>
      </w:r>
      <w:r w:rsidR="009A6C12">
        <w:rPr>
          <w:rFonts w:hint="eastAsia"/>
        </w:rPr>
        <w:t>的</w:t>
      </w:r>
      <w:r w:rsidR="008D2F1E">
        <w:rPr>
          <w:rFonts w:hint="eastAsia"/>
        </w:rPr>
        <w:t>规制手段</w:t>
      </w:r>
      <w:r w:rsidR="009A6C12">
        <w:rPr>
          <w:rFonts w:hint="eastAsia"/>
        </w:rPr>
        <w:t>先后出现，</w:t>
      </w:r>
      <w:r>
        <w:rPr>
          <w:rFonts w:hint="eastAsia"/>
        </w:rPr>
        <w:t>均展现</w:t>
      </w:r>
      <w:r w:rsidR="006244CB">
        <w:rPr>
          <w:rFonts w:hint="eastAsia"/>
        </w:rPr>
        <w:t>出校方</w:t>
      </w:r>
      <w:r>
        <w:rPr>
          <w:rFonts w:hint="eastAsia"/>
        </w:rPr>
        <w:t>较强的限制</w:t>
      </w:r>
      <w:r>
        <w:rPr>
          <w:rFonts w:hint="eastAsia"/>
        </w:rPr>
        <w:t>A</w:t>
      </w:r>
      <w:r>
        <w:t>IGC</w:t>
      </w:r>
      <w:r>
        <w:rPr>
          <w:rFonts w:hint="eastAsia"/>
        </w:rPr>
        <w:t>使用行为的意愿，</w:t>
      </w:r>
      <w:r w:rsidR="002B67F0">
        <w:rPr>
          <w:rFonts w:hint="eastAsia"/>
        </w:rPr>
        <w:t>但</w:t>
      </w:r>
      <w:r>
        <w:rPr>
          <w:rFonts w:hint="eastAsia"/>
        </w:rPr>
        <w:t>后者</w:t>
      </w:r>
      <w:r w:rsidR="005E58D1">
        <w:rPr>
          <w:rFonts w:hint="eastAsia"/>
        </w:rPr>
        <w:t>显然</w:t>
      </w:r>
      <w:r>
        <w:rPr>
          <w:rFonts w:hint="eastAsia"/>
        </w:rPr>
        <w:t>是</w:t>
      </w:r>
      <w:r w:rsidR="002B67F0">
        <w:rPr>
          <w:rFonts w:hint="eastAsia"/>
        </w:rPr>
        <w:t>校方在</w:t>
      </w:r>
      <w:r w:rsidR="009A6C12">
        <w:rPr>
          <w:rFonts w:hint="eastAsia"/>
        </w:rPr>
        <w:t>充分权衡利弊之</w:t>
      </w:r>
      <w:r>
        <w:rPr>
          <w:rFonts w:hint="eastAsia"/>
        </w:rPr>
        <w:t>后对前者</w:t>
      </w:r>
      <w:r w:rsidR="00203060">
        <w:rPr>
          <w:rFonts w:hint="eastAsia"/>
        </w:rPr>
        <w:t>的</w:t>
      </w:r>
      <w:r w:rsidR="000706D1">
        <w:rPr>
          <w:rFonts w:hint="eastAsia"/>
        </w:rPr>
        <w:t>矫正</w:t>
      </w:r>
      <w:r>
        <w:rPr>
          <w:rFonts w:hint="eastAsia"/>
        </w:rPr>
        <w:t>。</w:t>
      </w:r>
      <w:r w:rsidR="00002C75">
        <w:rPr>
          <w:rFonts w:hint="eastAsia"/>
        </w:rPr>
        <w:t>在生成式人工智能</w:t>
      </w:r>
      <w:r>
        <w:rPr>
          <w:rFonts w:hint="eastAsia"/>
        </w:rPr>
        <w:t>与教育界产生碰撞的初期，</w:t>
      </w:r>
      <w:r w:rsidR="007250B5">
        <w:rPr>
          <w:rFonts w:hint="eastAsia"/>
        </w:rPr>
        <w:t>部分</w:t>
      </w:r>
      <w:r w:rsidR="00A27D4C">
        <w:rPr>
          <w:rFonts w:hint="eastAsia"/>
        </w:rPr>
        <w:t>地区</w:t>
      </w:r>
      <w:r w:rsidR="00002C75">
        <w:rPr>
          <w:rFonts w:hint="eastAsia"/>
        </w:rPr>
        <w:t>出于</w:t>
      </w:r>
      <w:r w:rsidR="00B54706">
        <w:rPr>
          <w:rFonts w:hint="eastAsia"/>
        </w:rPr>
        <w:t>维护</w:t>
      </w:r>
      <w:r w:rsidR="00002C75">
        <w:rPr>
          <w:rFonts w:hint="eastAsia"/>
        </w:rPr>
        <w:t>学术诚信</w:t>
      </w:r>
      <w:r w:rsidR="00B54706">
        <w:rPr>
          <w:rFonts w:hint="eastAsia"/>
        </w:rPr>
        <w:t>、控制负面影响的目的，</w:t>
      </w:r>
      <w:r>
        <w:rPr>
          <w:rFonts w:hint="eastAsia"/>
        </w:rPr>
        <w:t>采取了极其严格的控制手段</w:t>
      </w:r>
      <w:r w:rsidR="00A27D4C">
        <w:rPr>
          <w:rFonts w:hint="eastAsia"/>
        </w:rPr>
        <w:t>。</w:t>
      </w:r>
      <w:r>
        <w:rPr>
          <w:rFonts w:hint="eastAsia"/>
        </w:rPr>
        <w:t>例如，</w:t>
      </w:r>
      <w:r w:rsidR="004557F8">
        <w:t>纽约市教育部在</w:t>
      </w:r>
      <w:r w:rsidR="004557F8">
        <w:t xml:space="preserve"> 2023 </w:t>
      </w:r>
      <w:r w:rsidR="004557F8">
        <w:t>年</w:t>
      </w:r>
      <w:r w:rsidR="004557F8">
        <w:t xml:space="preserve"> 1 </w:t>
      </w:r>
      <w:proofErr w:type="gramStart"/>
      <w:r w:rsidR="004557F8">
        <w:t>月宣布</w:t>
      </w:r>
      <w:proofErr w:type="gramEnd"/>
      <w:r w:rsidR="004557F8">
        <w:t>禁止全市教师和学生访问</w:t>
      </w:r>
      <w:r w:rsidR="004557F8">
        <w:t xml:space="preserve"> ChatGPT</w:t>
      </w:r>
      <w:r w:rsidR="004557F8">
        <w:t>，并通过技术手段禁止学校网络和设备接入</w:t>
      </w:r>
      <w:r w:rsidR="004557F8">
        <w:t xml:space="preserve"> ChatGPT</w:t>
      </w:r>
      <w:r w:rsidR="004557F8">
        <w:t>。</w:t>
      </w:r>
      <w:r w:rsidR="00C8658F" w:rsidRPr="00C8658F">
        <w:rPr>
          <w:rStyle w:val="ac"/>
        </w:rPr>
        <w:fldChar w:fldCharType="begin"/>
      </w:r>
      <w:r w:rsidR="00C8658F" w:rsidRPr="00C8658F">
        <w:rPr>
          <w:vertAlign w:val="superscript"/>
        </w:rPr>
        <w:instrText xml:space="preserve"> REF _Ref151916540 \r \h </w:instrText>
      </w:r>
      <w:r w:rsidR="00C8658F" w:rsidRPr="00C8658F">
        <w:rPr>
          <w:rStyle w:val="ac"/>
        </w:rPr>
      </w:r>
      <w:r w:rsidR="00C8658F" w:rsidRPr="00C8658F">
        <w:rPr>
          <w:rStyle w:val="ac"/>
        </w:rPr>
        <w:fldChar w:fldCharType="separate"/>
      </w:r>
      <w:r w:rsidR="004C0C7C">
        <w:rPr>
          <w:vertAlign w:val="superscript"/>
        </w:rPr>
        <w:t>[18]</w:t>
      </w:r>
      <w:r w:rsidR="00C8658F" w:rsidRPr="00C8658F">
        <w:rPr>
          <w:rStyle w:val="ac"/>
        </w:rPr>
        <w:fldChar w:fldCharType="end"/>
      </w:r>
      <w:r w:rsidR="00524629">
        <w:rPr>
          <w:rFonts w:hint="eastAsia"/>
        </w:rPr>
        <w:t xml:space="preserve"> </w:t>
      </w:r>
      <w:r w:rsidR="005F5B4A">
        <w:rPr>
          <w:rFonts w:hint="eastAsia"/>
        </w:rPr>
        <w:t>类“一刀切”的方案</w:t>
      </w:r>
      <w:r w:rsidR="005F5B4A" w:rsidRPr="005F5B4A">
        <w:t>过于简单粗暴，不仅操作层面不可行，而且实施效果堪忧。</w:t>
      </w:r>
      <w:r w:rsidR="00175ECF">
        <w:rPr>
          <w:rFonts w:hint="eastAsia"/>
        </w:rPr>
        <w:t>从可行性看</w:t>
      </w:r>
      <w:r w:rsidR="005F5B4A">
        <w:rPr>
          <w:rFonts w:hint="eastAsia"/>
        </w:rPr>
        <w:t>，高校</w:t>
      </w:r>
      <w:r w:rsidR="00EF61C3">
        <w:rPr>
          <w:rFonts w:hint="eastAsia"/>
        </w:rPr>
        <w:t>固然可以使用</w:t>
      </w:r>
      <w:r w:rsidR="005F5B4A">
        <w:rPr>
          <w:rFonts w:hint="eastAsia"/>
        </w:rPr>
        <w:t>技术</w:t>
      </w:r>
      <w:r w:rsidR="00EF61C3">
        <w:rPr>
          <w:rFonts w:hint="eastAsia"/>
        </w:rPr>
        <w:t>进行</w:t>
      </w:r>
      <w:r w:rsidR="005E60FC">
        <w:rPr>
          <w:rFonts w:hint="eastAsia"/>
        </w:rPr>
        <w:t>围堵</w:t>
      </w:r>
      <w:r w:rsidR="00EF61C3">
        <w:rPr>
          <w:rFonts w:hint="eastAsia"/>
        </w:rPr>
        <w:t>，</w:t>
      </w:r>
      <w:r w:rsidR="005E60FC">
        <w:rPr>
          <w:rFonts w:hint="eastAsia"/>
        </w:rPr>
        <w:lastRenderedPageBreak/>
        <w:t>但随着生成式人工智能的发展壮大，学生也会在好奇心和利益的驱动下采取各种手段进行</w:t>
      </w:r>
      <w:r w:rsidR="005F5B4A">
        <w:rPr>
          <w:rFonts w:hint="eastAsia"/>
        </w:rPr>
        <w:t>突围。</w:t>
      </w:r>
      <w:r w:rsidR="005E60FC">
        <w:rPr>
          <w:rFonts w:hint="eastAsia"/>
        </w:rPr>
        <w:t>从</w:t>
      </w:r>
      <w:r w:rsidR="005E60FC">
        <w:t>实施效果看</w:t>
      </w:r>
      <w:r w:rsidR="005E60FC">
        <w:rPr>
          <w:rFonts w:hint="eastAsia"/>
        </w:rPr>
        <w:t>，</w:t>
      </w:r>
      <w:r w:rsidR="005F5B4A">
        <w:rPr>
          <w:rFonts w:hint="eastAsia"/>
        </w:rPr>
        <w:t>通盘</w:t>
      </w:r>
      <w:r w:rsidR="00265D5A">
        <w:rPr>
          <w:rFonts w:hint="eastAsia"/>
        </w:rPr>
        <w:t>禁止</w:t>
      </w:r>
      <w:r w:rsidR="005331A5">
        <w:rPr>
          <w:rFonts w:hint="eastAsia"/>
        </w:rPr>
        <w:t>学生</w:t>
      </w:r>
      <w:r w:rsidR="00265D5A">
        <w:rPr>
          <w:rFonts w:hint="eastAsia"/>
        </w:rPr>
        <w:t>使用生成式人工智能并不能解决问题，反而会使隐秘的滥用行为更加泛滥。</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_Ref151916689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[19]</w:t>
      </w:r>
      <w:r w:rsidR="00C8658F" w:rsidRPr="00C8658F">
        <w:rPr>
          <w:rStyle w:val="ac"/>
        </w:rPr>
        <w:fldChar w:fldCharType="end"/>
      </w:r>
      <w:r w:rsidR="00967AAE">
        <w:rPr>
          <w:rFonts w:hint="eastAsia"/>
        </w:rPr>
        <w:t xml:space="preserve"> </w:t>
      </w:r>
      <w:r w:rsidR="005E60FC">
        <w:rPr>
          <w:rFonts w:hint="eastAsia"/>
        </w:rPr>
        <w:t>更重要的是，这</w:t>
      </w:r>
      <w:r w:rsidR="003E3AE2">
        <w:rPr>
          <w:rFonts w:hint="eastAsia"/>
        </w:rPr>
        <w:t>种</w:t>
      </w:r>
      <w:r w:rsidR="005E60FC">
        <w:rPr>
          <w:rFonts w:hint="eastAsia"/>
        </w:rPr>
        <w:t>举措将生成式人工智能与高等教育彻底对立</w:t>
      </w:r>
      <w:r w:rsidR="003E3AE2">
        <w:rPr>
          <w:rFonts w:hint="eastAsia"/>
        </w:rPr>
        <w:t>起来</w:t>
      </w:r>
      <w:r w:rsidR="001637FD">
        <w:rPr>
          <w:rFonts w:hint="eastAsia"/>
        </w:rPr>
        <w:t>，</w:t>
      </w:r>
      <w:r w:rsidR="001637FD" w:rsidRPr="001637FD">
        <w:rPr>
          <w:rFonts w:hint="eastAsia"/>
        </w:rPr>
        <w:t>完全忽视了该技术对高等教育可能发挥的巨大正面效用。</w:t>
      </w:r>
      <w:r w:rsidR="00402C18">
        <w:rPr>
          <w:rFonts w:hint="eastAsia"/>
        </w:rPr>
        <w:t>由于</w:t>
      </w:r>
      <w:r w:rsidR="00524629">
        <w:rPr>
          <w:rFonts w:hint="eastAsia"/>
        </w:rPr>
        <w:t>生成式人工智能</w:t>
      </w:r>
      <w:r w:rsidR="00402C18">
        <w:rPr>
          <w:rFonts w:hint="eastAsia"/>
        </w:rPr>
        <w:t>正</w:t>
      </w:r>
      <w:r w:rsidR="00524629">
        <w:rPr>
          <w:rFonts w:hint="eastAsia"/>
        </w:rPr>
        <w:t>逐渐渗透</w:t>
      </w:r>
      <w:r w:rsidR="00402C18">
        <w:rPr>
          <w:rFonts w:hint="eastAsia"/>
        </w:rPr>
        <w:t>到</w:t>
      </w:r>
      <w:r w:rsidR="00524629">
        <w:rPr>
          <w:rFonts w:hint="eastAsia"/>
        </w:rPr>
        <w:t>社会各行各业，熟练掌握</w:t>
      </w:r>
      <w:r w:rsidR="000B61CB">
        <w:rPr>
          <w:rFonts w:hint="eastAsia"/>
        </w:rPr>
        <w:t>和使用</w:t>
      </w:r>
      <w:r w:rsidR="00524629">
        <w:rPr>
          <w:rFonts w:hint="eastAsia"/>
        </w:rPr>
        <w:t>生成式人工智能等新兴技术</w:t>
      </w:r>
      <w:r w:rsidR="000B61CB">
        <w:rPr>
          <w:rFonts w:hint="eastAsia"/>
        </w:rPr>
        <w:t>自然</w:t>
      </w:r>
      <w:r w:rsidR="00524629">
        <w:rPr>
          <w:rFonts w:hint="eastAsia"/>
        </w:rPr>
        <w:t>构成</w:t>
      </w:r>
      <w:r w:rsidR="00513873">
        <w:rPr>
          <w:rFonts w:hint="eastAsia"/>
        </w:rPr>
        <w:t>了</w:t>
      </w:r>
      <w:r w:rsidR="00524629">
        <w:rPr>
          <w:rFonts w:hint="eastAsia"/>
        </w:rPr>
        <w:t>学生核心竞争力的重要组成部分。</w:t>
      </w:r>
      <w:r w:rsidR="001637FD">
        <w:rPr>
          <w:rFonts w:hint="eastAsia"/>
        </w:rPr>
        <w:t>正是出于</w:t>
      </w:r>
      <w:r w:rsidR="003E3AE2">
        <w:rPr>
          <w:rFonts w:hint="eastAsia"/>
        </w:rPr>
        <w:t>这种</w:t>
      </w:r>
      <w:proofErr w:type="gramStart"/>
      <w:r w:rsidR="001637FD">
        <w:rPr>
          <w:rFonts w:hint="eastAsia"/>
        </w:rPr>
        <w:t>考量</w:t>
      </w:r>
      <w:proofErr w:type="gramEnd"/>
      <w:r w:rsidR="001637FD">
        <w:rPr>
          <w:rFonts w:hint="eastAsia"/>
        </w:rPr>
        <w:t>，许多高校</w:t>
      </w:r>
      <w:r w:rsidR="00BC51D7">
        <w:rPr>
          <w:rFonts w:hint="eastAsia"/>
        </w:rPr>
        <w:t>开始</w:t>
      </w:r>
      <w:r w:rsidR="008D4DBE">
        <w:rPr>
          <w:rFonts w:hint="eastAsia"/>
        </w:rPr>
        <w:t>旗帜鲜明地</w:t>
      </w:r>
      <w:r w:rsidR="00524629">
        <w:rPr>
          <w:rFonts w:hint="eastAsia"/>
        </w:rPr>
        <w:t>主张</w:t>
      </w:r>
      <w:r w:rsidR="001637FD">
        <w:rPr>
          <w:rFonts w:hint="eastAsia"/>
        </w:rPr>
        <w:t>禁止接触生成式人工智能是不现实的，应当禁止的是生成式人工智能的</w:t>
      </w:r>
      <w:r w:rsidR="003E3AE2">
        <w:rPr>
          <w:rFonts w:hint="eastAsia"/>
        </w:rPr>
        <w:t>滥用</w:t>
      </w:r>
      <w:r w:rsidR="001637FD">
        <w:rPr>
          <w:rFonts w:hint="eastAsia"/>
        </w:rPr>
        <w:t>行为</w:t>
      </w:r>
      <w:r w:rsidR="003E3AE2">
        <w:rPr>
          <w:rFonts w:hint="eastAsia"/>
        </w:rPr>
        <w:t>。这种理念的</w:t>
      </w:r>
      <w:r w:rsidR="007F1C09">
        <w:rPr>
          <w:rFonts w:hint="eastAsia"/>
        </w:rPr>
        <w:t>修正</w:t>
      </w:r>
      <w:r w:rsidR="003E3AE2">
        <w:rPr>
          <w:rFonts w:hint="eastAsia"/>
        </w:rPr>
        <w:t>，</w:t>
      </w:r>
      <w:r w:rsidR="007F1C09">
        <w:rPr>
          <w:rFonts w:hint="eastAsia"/>
        </w:rPr>
        <w:t>具体表现为</w:t>
      </w:r>
      <w:r w:rsidR="007F1C09">
        <w:rPr>
          <w:rFonts w:hint="eastAsia"/>
        </w:rPr>
        <w:t>AIGC</w:t>
      </w:r>
      <w:r w:rsidR="007F1C09">
        <w:rPr>
          <w:rFonts w:hint="eastAsia"/>
        </w:rPr>
        <w:t>政策从起初的“禁止接触”转变为后来的</w:t>
      </w:r>
      <w:r w:rsidR="003E3AE2">
        <w:rPr>
          <w:rFonts w:hint="eastAsia"/>
        </w:rPr>
        <w:t>“</w:t>
      </w:r>
      <w:r w:rsidR="00D67F88">
        <w:rPr>
          <w:rFonts w:hint="eastAsia"/>
        </w:rPr>
        <w:t>禁止直接复制</w:t>
      </w:r>
      <w:r w:rsidR="003E3AE2">
        <w:rPr>
          <w:rFonts w:hint="eastAsia"/>
        </w:rPr>
        <w:t>”</w:t>
      </w:r>
      <w:r w:rsidR="00D67F88">
        <w:rPr>
          <w:rFonts w:hint="eastAsia"/>
        </w:rPr>
        <w:t>模式。</w:t>
      </w:r>
      <w:r w:rsidR="009129B3">
        <w:rPr>
          <w:rFonts w:hint="eastAsia"/>
        </w:rPr>
        <w:t>例如，山梨学院大学认为“不要一刀切</w:t>
      </w:r>
      <w:r w:rsidR="006E7B56">
        <w:rPr>
          <w:rFonts w:hint="eastAsia"/>
        </w:rPr>
        <w:t>地</w:t>
      </w:r>
      <w:r w:rsidR="009129B3">
        <w:rPr>
          <w:rFonts w:hint="eastAsia"/>
        </w:rPr>
        <w:t>禁止使用生成式人工智能”，使用应当以学术诚信为前提，</w:t>
      </w:r>
      <w:r w:rsidR="00606FF2">
        <w:rPr>
          <w:rFonts w:hint="eastAsia"/>
        </w:rPr>
        <w:t>而</w:t>
      </w:r>
      <w:r w:rsidR="009129B3">
        <w:rPr>
          <w:rFonts w:hint="eastAsia"/>
        </w:rPr>
        <w:t>原封不动复制</w:t>
      </w:r>
      <w:r w:rsidR="009129B3">
        <w:rPr>
          <w:rFonts w:hint="eastAsia"/>
        </w:rPr>
        <w:t>A</w:t>
      </w:r>
      <w:r w:rsidR="009129B3">
        <w:t>IGC</w:t>
      </w:r>
      <w:r w:rsidR="00C54CF2">
        <w:rPr>
          <w:rFonts w:hint="eastAsia"/>
        </w:rPr>
        <w:t>则</w:t>
      </w:r>
      <w:r w:rsidR="009129B3">
        <w:rPr>
          <w:rFonts w:hint="eastAsia"/>
        </w:rPr>
        <w:t>被认为是类似于剽窃的欺诈行为。</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_Ref160614704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[20]</w:t>
      </w:r>
      <w:r w:rsidR="00C8658F" w:rsidRPr="00C8658F">
        <w:rPr>
          <w:rStyle w:val="ac"/>
        </w:rPr>
        <w:fldChar w:fldCharType="end"/>
      </w:r>
      <w:r w:rsidR="00524629">
        <w:rPr>
          <w:rFonts w:hint="eastAsia"/>
        </w:rPr>
        <w:t xml:space="preserve"> </w:t>
      </w:r>
      <w:r w:rsidR="00524629">
        <w:rPr>
          <w:rFonts w:hint="eastAsia"/>
        </w:rPr>
        <w:t>很显然，</w:t>
      </w:r>
      <w:r w:rsidR="009129B3">
        <w:rPr>
          <w:rFonts w:hint="eastAsia"/>
        </w:rPr>
        <w:t>采取这一类</w:t>
      </w:r>
      <w:r w:rsidR="00665D40">
        <w:rPr>
          <w:rFonts w:hint="eastAsia"/>
        </w:rPr>
        <w:t>措施的</w:t>
      </w:r>
      <w:r w:rsidR="00EE6C2F">
        <w:rPr>
          <w:rFonts w:hint="eastAsia"/>
        </w:rPr>
        <w:t>日本</w:t>
      </w:r>
      <w:r w:rsidR="0052607C">
        <w:rPr>
          <w:rFonts w:hint="eastAsia"/>
        </w:rPr>
        <w:t>高校</w:t>
      </w:r>
      <w:r w:rsidR="00665D40">
        <w:rPr>
          <w:rFonts w:hint="eastAsia"/>
        </w:rPr>
        <w:t>并没有拒绝生成式人工智能，而是</w:t>
      </w:r>
      <w:r w:rsidR="00F216E8">
        <w:rPr>
          <w:rFonts w:hint="eastAsia"/>
        </w:rPr>
        <w:t>正确地</w:t>
      </w:r>
      <w:r w:rsidR="00665D40">
        <w:rPr>
          <w:rFonts w:hint="eastAsia"/>
        </w:rPr>
        <w:t>将重心放在了直接复制</w:t>
      </w:r>
      <w:r w:rsidR="00665D40">
        <w:rPr>
          <w:rFonts w:hint="eastAsia"/>
        </w:rPr>
        <w:t>A</w:t>
      </w:r>
      <w:r w:rsidR="00665D40">
        <w:t>IGC</w:t>
      </w:r>
      <w:r w:rsidR="00665D40">
        <w:rPr>
          <w:rFonts w:hint="eastAsia"/>
        </w:rPr>
        <w:t>这一滥用行为之上。</w:t>
      </w:r>
    </w:p>
    <w:p w14:paraId="755DEDD0" w14:textId="467E279D" w:rsidR="000E751D" w:rsidRPr="006A7CAD" w:rsidRDefault="00D51E9F" w:rsidP="0051085B">
      <w:pPr>
        <w:pStyle w:val="afc"/>
        <w:ind w:firstLine="422"/>
      </w:pPr>
      <w:r w:rsidRPr="006A7CAD">
        <w:rPr>
          <w:rFonts w:hint="eastAsia"/>
        </w:rPr>
        <w:t>2</w:t>
      </w:r>
      <w:r w:rsidRPr="006A7CAD">
        <w:rPr>
          <w:rFonts w:hint="eastAsia"/>
        </w:rPr>
        <w:t>、</w:t>
      </w:r>
      <w:r w:rsidR="000E751D" w:rsidRPr="006A7CAD">
        <w:rPr>
          <w:rFonts w:hint="eastAsia"/>
        </w:rPr>
        <w:t>一般禁止与</w:t>
      </w:r>
      <w:r w:rsidR="006C55C2" w:rsidRPr="006A7CAD">
        <w:rPr>
          <w:rFonts w:hint="eastAsia"/>
        </w:rPr>
        <w:t>具体</w:t>
      </w:r>
      <w:r w:rsidR="000E751D" w:rsidRPr="006A7CAD">
        <w:rPr>
          <w:rFonts w:hint="eastAsia"/>
        </w:rPr>
        <w:t>例外</w:t>
      </w:r>
      <w:r w:rsidR="000706D1">
        <w:rPr>
          <w:rFonts w:hint="eastAsia"/>
        </w:rPr>
        <w:t>：</w:t>
      </w:r>
      <w:r w:rsidR="008E4DF9">
        <w:rPr>
          <w:rFonts w:hint="eastAsia"/>
        </w:rPr>
        <w:t>额外因素</w:t>
      </w:r>
    </w:p>
    <w:p w14:paraId="3DD1E11B" w14:textId="0FA4181B" w:rsidR="00D1639F" w:rsidRDefault="000706D1" w:rsidP="004D1E56">
      <w:pPr>
        <w:ind w:firstLine="420"/>
      </w:pPr>
      <w:r>
        <w:rPr>
          <w:rFonts w:hint="eastAsia"/>
        </w:rPr>
        <w:t>出于对</w:t>
      </w:r>
      <w:r w:rsidR="00524629">
        <w:rPr>
          <w:rFonts w:hint="eastAsia"/>
        </w:rPr>
        <w:t>使用</w:t>
      </w:r>
      <w:r>
        <w:rPr>
          <w:rFonts w:hint="eastAsia"/>
        </w:rPr>
        <w:t>AIGC</w:t>
      </w:r>
      <w:r w:rsidR="00524629">
        <w:rPr>
          <w:rFonts w:hint="eastAsia"/>
        </w:rPr>
        <w:t>行为</w:t>
      </w:r>
      <w:r>
        <w:rPr>
          <w:rFonts w:hint="eastAsia"/>
        </w:rPr>
        <w:t>性质的不同看法</w:t>
      </w:r>
      <w:r w:rsidR="008E4DF9">
        <w:rPr>
          <w:rFonts w:hint="eastAsia"/>
        </w:rPr>
        <w:t>以及对特殊情况的照顾</w:t>
      </w:r>
      <w:r>
        <w:rPr>
          <w:rFonts w:hint="eastAsia"/>
        </w:rPr>
        <w:t>，</w:t>
      </w:r>
      <w:r w:rsidR="00D81B7D">
        <w:rPr>
          <w:rFonts w:hint="eastAsia"/>
        </w:rPr>
        <w:t>有相当</w:t>
      </w:r>
      <w:r w:rsidR="003A2056">
        <w:rPr>
          <w:rFonts w:hint="eastAsia"/>
        </w:rPr>
        <w:t>数量</w:t>
      </w:r>
      <w:r w:rsidR="00D81B7D">
        <w:rPr>
          <w:rFonts w:hint="eastAsia"/>
        </w:rPr>
        <w:t>的</w:t>
      </w:r>
      <w:r w:rsidR="003A2056">
        <w:rPr>
          <w:rFonts w:hint="eastAsia"/>
        </w:rPr>
        <w:t>日本</w:t>
      </w:r>
      <w:r w:rsidR="00D81B7D">
        <w:rPr>
          <w:rFonts w:hint="eastAsia"/>
        </w:rPr>
        <w:t>高校采取了更加宽松和积极的准许模式，也即</w:t>
      </w:r>
      <w:r w:rsidR="00850CA6">
        <w:rPr>
          <w:rFonts w:hint="eastAsia"/>
        </w:rPr>
        <w:t>一般情况下禁止</w:t>
      </w:r>
      <w:r w:rsidR="00310567">
        <w:rPr>
          <w:rFonts w:hint="eastAsia"/>
        </w:rPr>
        <w:t>学生</w:t>
      </w:r>
      <w:r w:rsidR="00850CA6">
        <w:rPr>
          <w:rFonts w:hint="eastAsia"/>
        </w:rPr>
        <w:t>直接</w:t>
      </w:r>
      <w:r w:rsidR="00D1639F">
        <w:rPr>
          <w:rFonts w:hint="eastAsia"/>
        </w:rPr>
        <w:t>复制</w:t>
      </w:r>
      <w:r w:rsidR="00850CA6">
        <w:t>AIGC</w:t>
      </w:r>
      <w:r w:rsidR="00850CA6">
        <w:rPr>
          <w:rFonts w:hint="eastAsia"/>
        </w:rPr>
        <w:t>，但是</w:t>
      </w:r>
      <w:r w:rsidR="00D1639F">
        <w:rPr>
          <w:rFonts w:hint="eastAsia"/>
        </w:rPr>
        <w:t>部分特殊场景例外</w:t>
      </w:r>
      <w:r w:rsidR="00D81B7D">
        <w:rPr>
          <w:rFonts w:hint="eastAsia"/>
        </w:rPr>
        <w:t>。</w:t>
      </w:r>
      <w:r w:rsidR="0015010B">
        <w:rPr>
          <w:rFonts w:hint="eastAsia"/>
        </w:rPr>
        <w:t>就这些</w:t>
      </w:r>
      <w:r w:rsidR="00355B6C">
        <w:rPr>
          <w:rFonts w:hint="eastAsia"/>
        </w:rPr>
        <w:t>例外场景</w:t>
      </w:r>
      <w:r>
        <w:rPr>
          <w:rFonts w:hint="eastAsia"/>
        </w:rPr>
        <w:t>而言</w:t>
      </w:r>
      <w:r w:rsidR="00355B6C">
        <w:rPr>
          <w:rFonts w:hint="eastAsia"/>
        </w:rPr>
        <w:t>，有的高校认为在老师要求或者准许的情况下，为了</w:t>
      </w:r>
      <w:r w:rsidR="00D1639F">
        <w:rPr>
          <w:rFonts w:hint="eastAsia"/>
        </w:rPr>
        <w:t>实现</w:t>
      </w:r>
      <w:r w:rsidR="00D1639F" w:rsidRPr="00D1639F">
        <w:rPr>
          <w:rFonts w:hint="eastAsia"/>
        </w:rPr>
        <w:t>特殊教学目标和任务</w:t>
      </w:r>
      <w:r w:rsidR="00D1639F">
        <w:rPr>
          <w:rFonts w:hint="eastAsia"/>
        </w:rPr>
        <w:t>时</w:t>
      </w:r>
      <w:r w:rsidR="00355B6C">
        <w:rPr>
          <w:rFonts w:hint="eastAsia"/>
        </w:rPr>
        <w:t>使用</w:t>
      </w:r>
      <w:r w:rsidR="00355B6C">
        <w:rPr>
          <w:rFonts w:hint="eastAsia"/>
        </w:rPr>
        <w:t>A</w:t>
      </w:r>
      <w:r w:rsidR="00355B6C">
        <w:t>IGC</w:t>
      </w:r>
      <w:r w:rsidR="00D1639F">
        <w:rPr>
          <w:rFonts w:hint="eastAsia"/>
        </w:rPr>
        <w:t>是恰当的。如</w:t>
      </w:r>
      <w:r w:rsidR="00865F96">
        <w:rPr>
          <w:rFonts w:hint="eastAsia"/>
        </w:rPr>
        <w:t>学习</w:t>
      </w:r>
      <w:proofErr w:type="gramStart"/>
      <w:r w:rsidR="00D1639F" w:rsidRPr="00D1639F">
        <w:rPr>
          <w:rFonts w:hint="eastAsia"/>
        </w:rPr>
        <w:t>院女子</w:t>
      </w:r>
      <w:proofErr w:type="gramEnd"/>
      <w:r w:rsidR="00D1639F" w:rsidRPr="00D1639F">
        <w:rPr>
          <w:rFonts w:hint="eastAsia"/>
        </w:rPr>
        <w:t>大学</w:t>
      </w:r>
      <w:r w:rsidR="00051399">
        <w:rPr>
          <w:rFonts w:hint="eastAsia"/>
        </w:rPr>
        <w:t>的公告</w:t>
      </w:r>
      <w:r w:rsidR="002D6995">
        <w:rPr>
          <w:rFonts w:hint="eastAsia"/>
        </w:rPr>
        <w:t>所</w:t>
      </w:r>
      <w:r w:rsidR="00051399">
        <w:rPr>
          <w:rFonts w:hint="eastAsia"/>
        </w:rPr>
        <w:t>指出</w:t>
      </w:r>
      <w:r w:rsidR="002D6995">
        <w:rPr>
          <w:rFonts w:hint="eastAsia"/>
        </w:rPr>
        <w:t>的</w:t>
      </w:r>
      <w:r w:rsidR="00D1639F">
        <w:rPr>
          <w:rFonts w:hint="eastAsia"/>
        </w:rPr>
        <w:t>，“</w:t>
      </w:r>
      <w:r w:rsidR="00D1639F" w:rsidRPr="00D1639F">
        <w:rPr>
          <w:rFonts w:hint="eastAsia"/>
        </w:rPr>
        <w:t>不允许在报告、</w:t>
      </w:r>
      <w:del w:id="99" w:author="沪楠 陈" w:date="2024-11-09T10:09:00Z" w16du:dateUtc="2024-11-09T02:09:00Z">
        <w:r w:rsidR="00D1639F" w:rsidRPr="00D1639F" w:rsidDel="00D204D4">
          <w:rPr>
            <w:rFonts w:hint="eastAsia"/>
          </w:rPr>
          <w:delText>反</w:delText>
        </w:r>
      </w:del>
      <w:del w:id="100" w:author="沪楠 陈" w:date="2024-11-09T08:59:00Z" w16du:dateUtc="2024-11-09T00:59:00Z">
        <w:r w:rsidR="00D1639F" w:rsidRPr="00D1639F" w:rsidDel="00840328">
          <w:rPr>
            <w:rFonts w:hint="eastAsia"/>
          </w:rPr>
          <w:delText>应</w:delText>
        </w:r>
      </w:del>
      <w:del w:id="101" w:author="沪楠 陈" w:date="2024-11-09T10:09:00Z" w16du:dateUtc="2024-11-09T02:09:00Z">
        <w:r w:rsidR="00D1639F" w:rsidRPr="00D1639F" w:rsidDel="00D204D4">
          <w:rPr>
            <w:rFonts w:hint="eastAsia"/>
          </w:rPr>
          <w:delText>论文</w:delText>
        </w:r>
      </w:del>
      <w:ins w:id="102" w:author="沪楠 陈" w:date="2024-11-09T10:09:00Z" w16du:dateUtc="2024-11-09T02:09:00Z">
        <w:r w:rsidR="00D204D4">
          <w:rPr>
            <w:rFonts w:hint="eastAsia"/>
          </w:rPr>
          <w:t>评价表单</w:t>
        </w:r>
      </w:ins>
      <w:r w:rsidR="00D1639F" w:rsidRPr="00D1639F">
        <w:rPr>
          <w:rFonts w:hint="eastAsia"/>
        </w:rPr>
        <w:t>、</w:t>
      </w:r>
      <w:r w:rsidR="00B10FD5">
        <w:rPr>
          <w:rFonts w:hint="eastAsia"/>
        </w:rPr>
        <w:t>学位</w:t>
      </w:r>
      <w:r w:rsidR="00D1639F" w:rsidRPr="00D1639F">
        <w:rPr>
          <w:rFonts w:hint="eastAsia"/>
        </w:rPr>
        <w:t>论文和其他评分材料中使用人工智能生成的</w:t>
      </w:r>
      <w:r w:rsidR="00D1639F">
        <w:rPr>
          <w:rFonts w:hint="eastAsia"/>
        </w:rPr>
        <w:t>产物</w:t>
      </w:r>
      <w:r w:rsidR="00D1639F" w:rsidRPr="00D1639F">
        <w:rPr>
          <w:rFonts w:hint="eastAsia"/>
        </w:rPr>
        <w:t>（文本、计算结果等），除非课程教师允许使用该产品</w:t>
      </w:r>
      <w:r w:rsidR="00ED2DE0">
        <w:rPr>
          <w:rFonts w:hint="eastAsia"/>
        </w:rPr>
        <w:t>。</w:t>
      </w:r>
      <w:r w:rsidR="00D1639F">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_Ref160614778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[2</w:t>
      </w:r>
      <w:r w:rsidR="004C0C7C">
        <w:rPr>
          <w:vertAlign w:val="superscript"/>
        </w:rPr>
        <w:t>1</w:t>
      </w:r>
      <w:r w:rsidR="004C0C7C">
        <w:rPr>
          <w:vertAlign w:val="superscript"/>
        </w:rPr>
        <w:t>]</w:t>
      </w:r>
      <w:r w:rsidR="00C8658F" w:rsidRPr="00C8658F">
        <w:rPr>
          <w:rStyle w:val="ac"/>
        </w:rPr>
        <w:fldChar w:fldCharType="end"/>
      </w:r>
      <w:r w:rsidR="00500D4E">
        <w:rPr>
          <w:rFonts w:hint="eastAsia"/>
        </w:rPr>
        <w:t xml:space="preserve"> </w:t>
      </w:r>
      <w:r w:rsidR="002D6995">
        <w:rPr>
          <w:rFonts w:hint="eastAsia"/>
        </w:rPr>
        <w:t>很显然</w:t>
      </w:r>
      <w:r w:rsidR="008E4DF9">
        <w:rPr>
          <w:rFonts w:hint="eastAsia"/>
        </w:rPr>
        <w:t>，这是一种引入新的监督者以确保一般禁止</w:t>
      </w:r>
      <w:r w:rsidR="001647FC">
        <w:rPr>
          <w:rFonts w:hint="eastAsia"/>
        </w:rPr>
        <w:t>原则在大多数情况</w:t>
      </w:r>
      <w:r w:rsidR="008E4DF9">
        <w:rPr>
          <w:rFonts w:hint="eastAsia"/>
        </w:rPr>
        <w:t>都能得到灵活调整的做法，</w:t>
      </w:r>
      <w:r w:rsidR="001647FC">
        <w:rPr>
          <w:rFonts w:hint="eastAsia"/>
        </w:rPr>
        <w:t>同时</w:t>
      </w:r>
      <w:r w:rsidR="008E4DF9">
        <w:rPr>
          <w:rFonts w:hint="eastAsia"/>
        </w:rPr>
        <w:t>又保证了在没有额外监督的情况下仍有最低限度的</w:t>
      </w:r>
      <w:r w:rsidR="00131129">
        <w:rPr>
          <w:rFonts w:hint="eastAsia"/>
        </w:rPr>
        <w:t>禁</w:t>
      </w:r>
      <w:r w:rsidR="005A4951">
        <w:rPr>
          <w:rFonts w:hint="eastAsia"/>
        </w:rPr>
        <w:t>用</w:t>
      </w:r>
      <w:r w:rsidR="00737284">
        <w:rPr>
          <w:rFonts w:hint="eastAsia"/>
        </w:rPr>
        <w:t>要求</w:t>
      </w:r>
      <w:r w:rsidR="008E4DF9">
        <w:rPr>
          <w:rFonts w:hint="eastAsia"/>
        </w:rPr>
        <w:t>。</w:t>
      </w:r>
      <w:r w:rsidR="00F22AFA">
        <w:rPr>
          <w:rFonts w:hint="eastAsia"/>
        </w:rPr>
        <w:t>与之相对，部分高校认为准许学生直接</w:t>
      </w:r>
      <w:r w:rsidR="00BE3F0D">
        <w:rPr>
          <w:rFonts w:hint="eastAsia"/>
        </w:rPr>
        <w:t>使用</w:t>
      </w:r>
      <w:r w:rsidR="00F22AFA">
        <w:rPr>
          <w:rFonts w:hint="eastAsia"/>
        </w:rPr>
        <w:t>A</w:t>
      </w:r>
      <w:r w:rsidR="00F22AFA">
        <w:t>IGC</w:t>
      </w:r>
      <w:r w:rsidR="00F22AFA">
        <w:rPr>
          <w:rFonts w:hint="eastAsia"/>
        </w:rPr>
        <w:t>的</w:t>
      </w:r>
      <w:r w:rsidR="00C13FF7">
        <w:rPr>
          <w:rFonts w:hint="eastAsia"/>
        </w:rPr>
        <w:t>权限</w:t>
      </w:r>
      <w:r w:rsidR="00F22AFA">
        <w:rPr>
          <w:rFonts w:hint="eastAsia"/>
        </w:rPr>
        <w:t>并不</w:t>
      </w:r>
      <w:r w:rsidR="00C13FF7">
        <w:rPr>
          <w:rFonts w:hint="eastAsia"/>
        </w:rPr>
        <w:t>在</w:t>
      </w:r>
      <w:r w:rsidR="00F22AFA">
        <w:rPr>
          <w:rFonts w:hint="eastAsia"/>
        </w:rPr>
        <w:t>教师</w:t>
      </w:r>
      <w:r w:rsidR="00C13FF7">
        <w:rPr>
          <w:rFonts w:hint="eastAsia"/>
        </w:rPr>
        <w:t>手里</w:t>
      </w:r>
      <w:r w:rsidR="00F22AFA">
        <w:rPr>
          <w:rFonts w:hint="eastAsia"/>
        </w:rPr>
        <w:t>，而</w:t>
      </w:r>
      <w:r w:rsidR="00C13FF7">
        <w:rPr>
          <w:rFonts w:hint="eastAsia"/>
        </w:rPr>
        <w:t>依然</w:t>
      </w:r>
      <w:r w:rsidR="00F22AFA">
        <w:rPr>
          <w:rFonts w:hint="eastAsia"/>
        </w:rPr>
        <w:t>是</w:t>
      </w:r>
      <w:r w:rsidR="00C13FF7">
        <w:rPr>
          <w:rFonts w:hint="eastAsia"/>
        </w:rPr>
        <w:t>高等教育所依赖的学术</w:t>
      </w:r>
      <w:r w:rsidR="00F22AFA">
        <w:rPr>
          <w:rFonts w:hint="eastAsia"/>
        </w:rPr>
        <w:t>道德和学术规范。</w:t>
      </w:r>
      <w:r w:rsidR="0078305C">
        <w:rPr>
          <w:rFonts w:hint="eastAsia"/>
        </w:rPr>
        <w:t>就如同</w:t>
      </w:r>
      <w:r w:rsidR="0078305C" w:rsidRPr="0078305C">
        <w:rPr>
          <w:rFonts w:hint="eastAsia"/>
        </w:rPr>
        <w:t>千</w:t>
      </w:r>
      <w:del w:id="103" w:author="沪楠 陈" w:date="2024-11-09T10:21:00Z" w16du:dateUtc="2024-11-09T02:21:00Z">
        <w:r w:rsidR="0078305C" w:rsidRPr="0078305C" w:rsidDel="006B0F90">
          <w:rPr>
            <w:rFonts w:hint="eastAsia"/>
          </w:rPr>
          <w:delText>葉</w:delText>
        </w:r>
      </w:del>
      <w:proofErr w:type="gramStart"/>
      <w:ins w:id="104" w:author="沪楠 陈" w:date="2024-11-09T10:18:00Z" w16du:dateUtc="2024-11-09T02:18:00Z">
        <w:r w:rsidR="00DA6B06">
          <w:rPr>
            <w:rFonts w:hint="eastAsia"/>
          </w:rPr>
          <w:t>叶</w:t>
        </w:r>
      </w:ins>
      <w:r w:rsidR="0078305C" w:rsidRPr="0078305C">
        <w:rPr>
          <w:rFonts w:hint="eastAsia"/>
        </w:rPr>
        <w:t>商科大</w:t>
      </w:r>
      <w:proofErr w:type="gramEnd"/>
      <w:r w:rsidR="0078305C" w:rsidRPr="0078305C">
        <w:rPr>
          <w:rFonts w:hint="eastAsia"/>
        </w:rPr>
        <w:t>学</w:t>
      </w:r>
      <w:r w:rsidR="0078305C">
        <w:rPr>
          <w:rFonts w:hint="eastAsia"/>
        </w:rPr>
        <w:t>所声明的那样，“</w:t>
      </w:r>
      <w:r w:rsidR="0078305C" w:rsidRPr="0078305C">
        <w:rPr>
          <w:rFonts w:hint="eastAsia"/>
        </w:rPr>
        <w:t>使用生成式人工智能来撰写报告和论文是作弊。然而，如果将生成式人工智能</w:t>
      </w:r>
      <w:r w:rsidR="00ED2DE0">
        <w:rPr>
          <w:rFonts w:hint="eastAsia"/>
        </w:rPr>
        <w:t>生成物</w:t>
      </w:r>
      <w:r w:rsidR="0078305C" w:rsidRPr="0078305C">
        <w:rPr>
          <w:rFonts w:hint="eastAsia"/>
        </w:rPr>
        <w:t>视为信息来源，验证其真实性并按照引用规则使用它与传统的学术写作规范和学术研究实践没有什么不同</w:t>
      </w:r>
      <w:r w:rsidR="00ED2DE0">
        <w:rPr>
          <w:rFonts w:hint="eastAsia"/>
        </w:rPr>
        <w:t>。</w:t>
      </w:r>
      <w:r w:rsidR="0078305C">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_Ref160614792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[22]</w:t>
      </w:r>
      <w:r w:rsidR="00C8658F" w:rsidRPr="00C8658F">
        <w:rPr>
          <w:rStyle w:val="ac"/>
        </w:rPr>
        <w:fldChar w:fldCharType="end"/>
      </w:r>
      <w:r w:rsidR="000C44E9">
        <w:rPr>
          <w:rFonts w:hint="eastAsia"/>
        </w:rPr>
        <w:t xml:space="preserve"> </w:t>
      </w:r>
      <w:r w:rsidR="00ED2DE0">
        <w:rPr>
          <w:rFonts w:hint="eastAsia"/>
        </w:rPr>
        <w:t>因此只要满足学术研究规范，就可以直接复制</w:t>
      </w:r>
      <w:r w:rsidR="00ED2DE0">
        <w:rPr>
          <w:rFonts w:hint="eastAsia"/>
        </w:rPr>
        <w:t>A</w:t>
      </w:r>
      <w:r w:rsidR="00ED2DE0">
        <w:t>IGC</w:t>
      </w:r>
      <w:r w:rsidR="00ED2DE0">
        <w:rPr>
          <w:rFonts w:hint="eastAsia"/>
        </w:rPr>
        <w:t>。</w:t>
      </w:r>
      <w:r w:rsidR="00F22AFA">
        <w:rPr>
          <w:rFonts w:hint="eastAsia"/>
        </w:rPr>
        <w:t>当然，也有</w:t>
      </w:r>
      <w:r w:rsidR="00BE3F0D">
        <w:rPr>
          <w:rFonts w:hint="eastAsia"/>
        </w:rPr>
        <w:t>立场</w:t>
      </w:r>
      <w:r w:rsidR="00ED2DE0">
        <w:rPr>
          <w:rFonts w:hint="eastAsia"/>
        </w:rPr>
        <w:t>更加严格</w:t>
      </w:r>
      <w:r w:rsidR="00F22AFA">
        <w:rPr>
          <w:rFonts w:hint="eastAsia"/>
        </w:rPr>
        <w:t>的高校</w:t>
      </w:r>
      <w:r w:rsidR="00ED2DE0">
        <w:rPr>
          <w:rFonts w:hint="eastAsia"/>
        </w:rPr>
        <w:t>认为</w:t>
      </w:r>
      <w:r w:rsidR="004D4480">
        <w:rPr>
          <w:rFonts w:hint="eastAsia"/>
        </w:rPr>
        <w:t>即便</w:t>
      </w:r>
      <w:r w:rsidR="00ED2DE0">
        <w:rPr>
          <w:rFonts w:hint="eastAsia"/>
        </w:rPr>
        <w:t>同时满足</w:t>
      </w:r>
      <w:r w:rsidR="00F22AFA">
        <w:rPr>
          <w:rFonts w:hint="eastAsia"/>
        </w:rPr>
        <w:t>以上两点</w:t>
      </w:r>
      <w:r w:rsidR="00A04337">
        <w:rPr>
          <w:rFonts w:hint="eastAsia"/>
        </w:rPr>
        <w:t>仍不能直接复制</w:t>
      </w:r>
      <w:r w:rsidR="004D1E56">
        <w:rPr>
          <w:rFonts w:hint="eastAsia"/>
        </w:rPr>
        <w:t>。例如，在冲绳国际大学，即便</w:t>
      </w:r>
      <w:r w:rsidR="00ED2DE0">
        <w:rPr>
          <w:rFonts w:hint="eastAsia"/>
        </w:rPr>
        <w:t>获得</w:t>
      </w:r>
      <w:r w:rsidR="004D1E56">
        <w:rPr>
          <w:rFonts w:hint="eastAsia"/>
        </w:rPr>
        <w:t>了</w:t>
      </w:r>
      <w:r w:rsidR="00ED2DE0">
        <w:rPr>
          <w:rFonts w:hint="eastAsia"/>
        </w:rPr>
        <w:t>教师的准许，</w:t>
      </w:r>
      <w:r w:rsidR="004D1E56">
        <w:rPr>
          <w:rFonts w:hint="eastAsia"/>
        </w:rPr>
        <w:t>也仍</w:t>
      </w:r>
      <w:r w:rsidR="00ED2DE0">
        <w:rPr>
          <w:rFonts w:hint="eastAsia"/>
        </w:rPr>
        <w:t>需要按要求</w:t>
      </w:r>
      <w:r w:rsidR="002D6995">
        <w:rPr>
          <w:rFonts w:hint="eastAsia"/>
        </w:rPr>
        <w:t>规范</w:t>
      </w:r>
      <w:proofErr w:type="gramStart"/>
      <w:r w:rsidR="00ED2DE0">
        <w:rPr>
          <w:rFonts w:hint="eastAsia"/>
        </w:rPr>
        <w:t>引注说明</w:t>
      </w:r>
      <w:proofErr w:type="gramEnd"/>
      <w:r w:rsidR="00ED2DE0">
        <w:rPr>
          <w:rFonts w:hint="eastAsia"/>
        </w:rPr>
        <w:t>使用情况</w:t>
      </w:r>
      <w:r w:rsidR="00A04337">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_Ref160614798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[23]</w:t>
      </w:r>
      <w:r w:rsidR="00C8658F" w:rsidRPr="00C8658F">
        <w:rPr>
          <w:rStyle w:val="ac"/>
        </w:rPr>
        <w:fldChar w:fldCharType="end"/>
      </w:r>
      <w:r w:rsidR="00A04337">
        <w:rPr>
          <w:rFonts w:hint="eastAsia"/>
        </w:rPr>
        <w:t xml:space="preserve"> </w:t>
      </w:r>
      <w:r w:rsidR="00A04337">
        <w:rPr>
          <w:rFonts w:hint="eastAsia"/>
        </w:rPr>
        <w:t>而</w:t>
      </w:r>
      <w:r w:rsidR="00803E36">
        <w:rPr>
          <w:rFonts w:hint="eastAsia"/>
        </w:rPr>
        <w:t>有的高校甚至</w:t>
      </w:r>
      <w:r w:rsidR="004133FA">
        <w:rPr>
          <w:rFonts w:hint="eastAsia"/>
        </w:rPr>
        <w:t>将一般情况下的禁止范围延伸到</w:t>
      </w:r>
      <w:r w:rsidR="00803E36">
        <w:rPr>
          <w:rFonts w:hint="eastAsia"/>
        </w:rPr>
        <w:t>创意</w:t>
      </w:r>
      <w:r w:rsidR="00F8387E">
        <w:rPr>
          <w:rFonts w:hint="eastAsia"/>
        </w:rPr>
        <w:t>、构思</w:t>
      </w:r>
      <w:r w:rsidR="00803E36">
        <w:rPr>
          <w:rFonts w:hint="eastAsia"/>
        </w:rPr>
        <w:t>层面</w:t>
      </w:r>
      <w:r w:rsidR="00F8387E">
        <w:rPr>
          <w:rFonts w:hint="eastAsia"/>
        </w:rPr>
        <w:t>的</w:t>
      </w:r>
      <w:r w:rsidR="004133FA">
        <w:rPr>
          <w:rFonts w:hint="eastAsia"/>
        </w:rPr>
        <w:t>学习参考</w:t>
      </w:r>
      <w:r w:rsidR="00803E36">
        <w:rPr>
          <w:rFonts w:hint="eastAsia"/>
        </w:rPr>
        <w:t>的范畴</w:t>
      </w:r>
      <w:r w:rsidR="004133FA">
        <w:rPr>
          <w:rFonts w:hint="eastAsia"/>
        </w:rPr>
        <w:t>，</w:t>
      </w:r>
      <w:r w:rsidR="00803E36">
        <w:rPr>
          <w:rFonts w:hint="eastAsia"/>
        </w:rPr>
        <w:t>例如大阪艺术大学</w:t>
      </w:r>
      <w:r w:rsidR="004133FA">
        <w:rPr>
          <w:rFonts w:hint="eastAsia"/>
        </w:rPr>
        <w:t>认为</w:t>
      </w:r>
      <w:r w:rsidR="00803E36">
        <w:rPr>
          <w:rFonts w:hint="eastAsia"/>
        </w:rPr>
        <w:t>，</w:t>
      </w:r>
      <w:r w:rsidR="004133FA">
        <w:rPr>
          <w:rFonts w:hint="eastAsia"/>
        </w:rPr>
        <w:t>将“</w:t>
      </w:r>
      <w:r w:rsidR="004133FA" w:rsidRPr="004133FA">
        <w:rPr>
          <w:rFonts w:hint="eastAsia"/>
        </w:rPr>
        <w:t>作为想法和提案基础的创意部分</w:t>
      </w:r>
      <w:r w:rsidR="004133FA">
        <w:rPr>
          <w:rFonts w:hint="eastAsia"/>
        </w:rPr>
        <w:t>”</w:t>
      </w:r>
      <w:r w:rsidR="004133FA" w:rsidRPr="004133FA">
        <w:rPr>
          <w:rFonts w:hint="eastAsia"/>
        </w:rPr>
        <w:t>委托给生成式人工智能</w:t>
      </w:r>
      <w:r w:rsidR="004133FA">
        <w:rPr>
          <w:rFonts w:hint="eastAsia"/>
        </w:rPr>
        <w:t>也是被禁止的。</w:t>
      </w:r>
      <w:r w:rsidR="00F715BA" w:rsidRPr="00F715BA">
        <w:rPr>
          <w:vertAlign w:val="superscript"/>
        </w:rPr>
        <w:fldChar w:fldCharType="begin"/>
      </w:r>
      <w:r w:rsidR="00F715BA" w:rsidRPr="00F715BA">
        <w:rPr>
          <w:vertAlign w:val="superscript"/>
        </w:rPr>
        <w:instrText xml:space="preserve"> </w:instrText>
      </w:r>
      <w:r w:rsidR="00F715BA" w:rsidRPr="00F715BA">
        <w:rPr>
          <w:rFonts w:hint="eastAsia"/>
          <w:vertAlign w:val="superscript"/>
        </w:rPr>
        <w:instrText>REF _Ref160633293 \r \h</w:instrText>
      </w:r>
      <w:r w:rsidR="00F715BA" w:rsidRPr="00F715BA">
        <w:rPr>
          <w:vertAlign w:val="superscript"/>
        </w:rPr>
        <w:instrText xml:space="preserve"> </w:instrText>
      </w:r>
      <w:r w:rsidR="00F715BA" w:rsidRPr="00F715BA">
        <w:rPr>
          <w:vertAlign w:val="superscript"/>
        </w:rPr>
      </w:r>
      <w:r w:rsidR="00F715BA" w:rsidRPr="00F715BA">
        <w:rPr>
          <w:vertAlign w:val="superscript"/>
        </w:rPr>
        <w:fldChar w:fldCharType="separate"/>
      </w:r>
      <w:r w:rsidR="004C0C7C">
        <w:rPr>
          <w:vertAlign w:val="superscript"/>
        </w:rPr>
        <w:t>[24]</w:t>
      </w:r>
      <w:r w:rsidR="00F715BA" w:rsidRPr="00F715BA">
        <w:rPr>
          <w:vertAlign w:val="superscript"/>
        </w:rPr>
        <w:fldChar w:fldCharType="end"/>
      </w:r>
      <w:r w:rsidR="00F715BA" w:rsidRPr="00F715BA">
        <w:rPr>
          <w:rFonts w:hint="eastAsia"/>
        </w:rPr>
        <w:t xml:space="preserve"> </w:t>
      </w:r>
      <w:r w:rsidR="00B765BD">
        <w:rPr>
          <w:rFonts w:hint="eastAsia"/>
        </w:rPr>
        <w:t>但事实上，借助生成式人工智能进行头脑风暴或是创意构建反而是非常多日本高校明确</w:t>
      </w:r>
      <w:r w:rsidR="00B765BD">
        <w:rPr>
          <w:rFonts w:hint="eastAsia"/>
        </w:rPr>
        <w:lastRenderedPageBreak/>
        <w:t>推荐的“有效使用生成式人工智能”的方式。</w:t>
      </w:r>
      <w:r w:rsidR="00F715BA" w:rsidRPr="00F715BA">
        <w:rPr>
          <w:rFonts w:hint="eastAsia"/>
        </w:rPr>
        <w:t>这种</w:t>
      </w:r>
      <w:r w:rsidR="00F8387E">
        <w:rPr>
          <w:rFonts w:hint="eastAsia"/>
        </w:rPr>
        <w:t>限制性措施</w:t>
      </w:r>
      <w:r w:rsidR="003A12B2">
        <w:rPr>
          <w:rFonts w:hint="eastAsia"/>
        </w:rPr>
        <w:t>明显</w:t>
      </w:r>
      <w:r w:rsidR="00F8387E">
        <w:rPr>
          <w:rFonts w:hint="eastAsia"/>
        </w:rPr>
        <w:t>具有特定学科</w:t>
      </w:r>
      <w:r w:rsidR="003A12B2">
        <w:rPr>
          <w:rFonts w:hint="eastAsia"/>
        </w:rPr>
        <w:t>特殊要求</w:t>
      </w:r>
      <w:r w:rsidR="00F8387E">
        <w:rPr>
          <w:rFonts w:hint="eastAsia"/>
        </w:rPr>
        <w:t>的色彩，</w:t>
      </w:r>
      <w:r w:rsidR="00DB63A5">
        <w:rPr>
          <w:rFonts w:hint="eastAsia"/>
        </w:rPr>
        <w:t>但</w:t>
      </w:r>
      <w:r w:rsidR="00F715BA" w:rsidRPr="00F715BA">
        <w:rPr>
          <w:rFonts w:hint="eastAsia"/>
        </w:rPr>
        <w:t>在没有足够可靠的检测资源的支撑下，</w:t>
      </w:r>
      <w:r w:rsidR="00F8387E">
        <w:rPr>
          <w:rFonts w:hint="eastAsia"/>
        </w:rPr>
        <w:t>更多</w:t>
      </w:r>
      <w:r w:rsidR="002D6995">
        <w:rPr>
          <w:rFonts w:hint="eastAsia"/>
        </w:rPr>
        <w:t>可能是</w:t>
      </w:r>
      <w:r w:rsidR="000E33EA">
        <w:rPr>
          <w:rFonts w:hint="eastAsia"/>
        </w:rPr>
        <w:t>仅</w:t>
      </w:r>
      <w:r w:rsidR="00925199">
        <w:rPr>
          <w:rFonts w:hint="eastAsia"/>
        </w:rPr>
        <w:t>起到</w:t>
      </w:r>
      <w:r w:rsidR="00F715BA" w:rsidRPr="00F715BA">
        <w:rPr>
          <w:rFonts w:hint="eastAsia"/>
        </w:rPr>
        <w:t>宣示</w:t>
      </w:r>
      <w:r w:rsidR="000E33EA">
        <w:rPr>
          <w:rFonts w:hint="eastAsia"/>
        </w:rPr>
        <w:t>作用</w:t>
      </w:r>
      <w:r w:rsidR="00F715BA" w:rsidRPr="00F715BA">
        <w:rPr>
          <w:rFonts w:hint="eastAsia"/>
        </w:rPr>
        <w:t>。</w:t>
      </w:r>
      <w:r w:rsidR="004D1E56">
        <w:rPr>
          <w:rFonts w:hint="eastAsia"/>
        </w:rPr>
        <w:t>总体而言，</w:t>
      </w:r>
      <w:r w:rsidR="007C46FA">
        <w:rPr>
          <w:rFonts w:hint="eastAsia"/>
        </w:rPr>
        <w:t>比起禁止接触模式，</w:t>
      </w:r>
      <w:r w:rsidR="00815A8A">
        <w:rPr>
          <w:rFonts w:hint="eastAsia"/>
        </w:rPr>
        <w:t>禁止直接复制模式的优点在于考虑到了学习参考和直接复制的本质区别，而一般禁止与例外模式则在禁止直接复制的基础之上，</w:t>
      </w:r>
      <w:r w:rsidR="009C4F0E">
        <w:rPr>
          <w:rFonts w:hint="eastAsia"/>
        </w:rPr>
        <w:t>进一步</w:t>
      </w:r>
      <w:r w:rsidR="00815A8A">
        <w:rPr>
          <w:rFonts w:hint="eastAsia"/>
        </w:rPr>
        <w:t>考虑到了一些例外的特殊场景</w:t>
      </w:r>
      <w:r w:rsidR="008E4DF9">
        <w:rPr>
          <w:rFonts w:hint="eastAsia"/>
        </w:rPr>
        <w:t>与额外的因素</w:t>
      </w:r>
      <w:r w:rsidR="00815A8A">
        <w:rPr>
          <w:rFonts w:hint="eastAsia"/>
        </w:rPr>
        <w:t>，展现出更加包容和细化的思考立场。</w:t>
      </w:r>
      <w:r w:rsidR="00500D4E">
        <w:rPr>
          <w:rFonts w:hint="eastAsia"/>
        </w:rPr>
        <w:t>实际中，也不乏高校一开始仅仅表示禁止直接复制</w:t>
      </w:r>
      <w:r w:rsidR="00E4531D">
        <w:rPr>
          <w:rFonts w:hint="eastAsia"/>
        </w:rPr>
        <w:t>AIGC</w:t>
      </w:r>
      <w:r w:rsidR="00500D4E">
        <w:rPr>
          <w:rFonts w:hint="eastAsia"/>
        </w:rPr>
        <w:t>，</w:t>
      </w:r>
      <w:r w:rsidR="000C44E9" w:rsidRPr="000C44E9">
        <w:rPr>
          <w:rStyle w:val="ac"/>
        </w:rPr>
        <w:fldChar w:fldCharType="begin"/>
      </w:r>
      <w:r w:rsidR="000C44E9" w:rsidRPr="000C44E9">
        <w:rPr>
          <w:vertAlign w:val="superscript"/>
        </w:rPr>
        <w:instrText xml:space="preserve"> </w:instrText>
      </w:r>
      <w:r w:rsidR="000C44E9" w:rsidRPr="000C44E9">
        <w:rPr>
          <w:rFonts w:hint="eastAsia"/>
          <w:vertAlign w:val="superscript"/>
        </w:rPr>
        <w:instrText>REF _Ref177740821 \r \h</w:instrText>
      </w:r>
      <w:r w:rsidR="000C44E9" w:rsidRPr="000C44E9">
        <w:rPr>
          <w:vertAlign w:val="superscript"/>
        </w:rPr>
        <w:instrText xml:space="preserve"> </w:instrText>
      </w:r>
      <w:r w:rsidR="000C44E9" w:rsidRPr="000C44E9">
        <w:rPr>
          <w:rStyle w:val="ac"/>
        </w:rPr>
      </w:r>
      <w:r w:rsidR="000C44E9" w:rsidRPr="000C44E9">
        <w:rPr>
          <w:rStyle w:val="ac"/>
        </w:rPr>
        <w:fldChar w:fldCharType="separate"/>
      </w:r>
      <w:r w:rsidR="004C0C7C">
        <w:rPr>
          <w:vertAlign w:val="superscript"/>
        </w:rPr>
        <w:t>[25]</w:t>
      </w:r>
      <w:r w:rsidR="000C44E9" w:rsidRPr="000C44E9">
        <w:rPr>
          <w:rStyle w:val="ac"/>
        </w:rPr>
        <w:fldChar w:fldCharType="end"/>
      </w:r>
      <w:r w:rsidR="002D6995">
        <w:rPr>
          <w:rFonts w:hint="eastAsia"/>
        </w:rPr>
        <w:t xml:space="preserve"> </w:t>
      </w:r>
      <w:r w:rsidR="00500D4E">
        <w:rPr>
          <w:rFonts w:hint="eastAsia"/>
        </w:rPr>
        <w:t>而后却又发布新的公告</w:t>
      </w:r>
      <w:r w:rsidR="00E4531D">
        <w:rPr>
          <w:rFonts w:hint="eastAsia"/>
        </w:rPr>
        <w:t>转而</w:t>
      </w:r>
      <w:r w:rsidR="00500D4E">
        <w:rPr>
          <w:rFonts w:hint="eastAsia"/>
        </w:rPr>
        <w:t>表示除此之外还应该按照教师的指导来使用。</w:t>
      </w:r>
      <w:r w:rsidR="000C44E9" w:rsidRPr="000C44E9">
        <w:rPr>
          <w:rStyle w:val="ac"/>
        </w:rPr>
        <w:fldChar w:fldCharType="begin"/>
      </w:r>
      <w:r w:rsidR="000C44E9" w:rsidRPr="000C44E9">
        <w:rPr>
          <w:vertAlign w:val="superscript"/>
        </w:rPr>
        <w:instrText xml:space="preserve"> </w:instrText>
      </w:r>
      <w:r w:rsidR="000C44E9" w:rsidRPr="000C44E9">
        <w:rPr>
          <w:rFonts w:hint="eastAsia"/>
          <w:vertAlign w:val="superscript"/>
        </w:rPr>
        <w:instrText>REF _Ref177740826 \r \h</w:instrText>
      </w:r>
      <w:r w:rsidR="000C44E9" w:rsidRPr="000C44E9">
        <w:rPr>
          <w:vertAlign w:val="superscript"/>
        </w:rPr>
        <w:instrText xml:space="preserve"> </w:instrText>
      </w:r>
      <w:r w:rsidR="000C44E9" w:rsidRPr="000C44E9">
        <w:rPr>
          <w:rStyle w:val="ac"/>
        </w:rPr>
        <w:instrText xml:space="preserve"> \* MERGEFORMAT </w:instrText>
      </w:r>
      <w:r w:rsidR="000C44E9" w:rsidRPr="000C44E9">
        <w:rPr>
          <w:rStyle w:val="ac"/>
        </w:rPr>
      </w:r>
      <w:r w:rsidR="000C44E9" w:rsidRPr="000C44E9">
        <w:rPr>
          <w:rStyle w:val="ac"/>
        </w:rPr>
        <w:fldChar w:fldCharType="separate"/>
      </w:r>
      <w:r w:rsidR="004C0C7C">
        <w:rPr>
          <w:vertAlign w:val="superscript"/>
        </w:rPr>
        <w:t>[26]</w:t>
      </w:r>
      <w:r w:rsidR="000C44E9" w:rsidRPr="000C44E9">
        <w:rPr>
          <w:rStyle w:val="ac"/>
        </w:rPr>
        <w:fldChar w:fldCharType="end"/>
      </w:r>
    </w:p>
    <w:p w14:paraId="2F793182" w14:textId="1DC176E7" w:rsidR="000E751D" w:rsidRPr="006A7CAD" w:rsidRDefault="00D51E9F" w:rsidP="0051085B">
      <w:pPr>
        <w:pStyle w:val="afc"/>
        <w:ind w:firstLine="422"/>
      </w:pPr>
      <w:r w:rsidRPr="006A7CAD">
        <w:rPr>
          <w:rFonts w:hint="eastAsia"/>
        </w:rPr>
        <w:t>3</w:t>
      </w:r>
      <w:r w:rsidRPr="006A7CAD">
        <w:rPr>
          <w:rFonts w:hint="eastAsia"/>
        </w:rPr>
        <w:t>、</w:t>
      </w:r>
      <w:r w:rsidR="000E751D" w:rsidRPr="006A7CAD">
        <w:rPr>
          <w:rFonts w:hint="eastAsia"/>
        </w:rPr>
        <w:t>教师自由裁量</w:t>
      </w:r>
      <w:r w:rsidR="000706D1">
        <w:rPr>
          <w:rFonts w:hint="eastAsia"/>
        </w:rPr>
        <w:t>：敏捷治理</w:t>
      </w:r>
    </w:p>
    <w:p w14:paraId="53C61E44" w14:textId="4ADD8411" w:rsidR="0029203F" w:rsidRDefault="00265D5A" w:rsidP="00606295">
      <w:pPr>
        <w:ind w:firstLine="420"/>
      </w:pPr>
      <w:r>
        <w:rPr>
          <w:rFonts w:hint="eastAsia"/>
        </w:rPr>
        <w:t>为了获得更加精细和灵活的控制效果，大量日本</w:t>
      </w:r>
      <w:r w:rsidR="0029203F">
        <w:rPr>
          <w:rFonts w:hint="eastAsia"/>
        </w:rPr>
        <w:t>高校</w:t>
      </w:r>
      <w:r>
        <w:rPr>
          <w:rFonts w:hint="eastAsia"/>
        </w:rPr>
        <w:t>采取教师自由裁量的方式，将是否能在某一课程相关的教学评估中使用</w:t>
      </w:r>
      <w:r>
        <w:rPr>
          <w:rFonts w:hint="eastAsia"/>
        </w:rPr>
        <w:t>A</w:t>
      </w:r>
      <w:r>
        <w:t>IGC</w:t>
      </w:r>
      <w:r>
        <w:rPr>
          <w:rFonts w:hint="eastAsia"/>
        </w:rPr>
        <w:t>的决定权完全下放至任课教师。</w:t>
      </w:r>
      <w:r w:rsidR="0029203F">
        <w:rPr>
          <w:rFonts w:hint="eastAsia"/>
        </w:rPr>
        <w:t>以东京外国语大学为例，校方认为</w:t>
      </w:r>
      <w:r w:rsidR="005A3DEF">
        <w:rPr>
          <w:rFonts w:hint="eastAsia"/>
        </w:rPr>
        <w:t>基</w:t>
      </w:r>
      <w:r w:rsidR="0029203F">
        <w:rPr>
          <w:rFonts w:hint="eastAsia"/>
        </w:rPr>
        <w:t>于课程特点之间的差异，可能会</w:t>
      </w:r>
      <w:r w:rsidR="00C803C1">
        <w:rPr>
          <w:rFonts w:hint="eastAsia"/>
        </w:rPr>
        <w:t>相应</w:t>
      </w:r>
      <w:r w:rsidR="0029203F">
        <w:rPr>
          <w:rFonts w:hint="eastAsia"/>
        </w:rPr>
        <w:t>出现</w:t>
      </w:r>
      <w:r w:rsidR="007730CB">
        <w:rPr>
          <w:rFonts w:hint="eastAsia"/>
        </w:rPr>
        <w:t>“</w:t>
      </w:r>
      <w:r w:rsidR="0029203F">
        <w:rPr>
          <w:rFonts w:hint="eastAsia"/>
        </w:rPr>
        <w:t>从禁止、限制使用到积极使用等多种不同应对”</w:t>
      </w:r>
      <w:r w:rsidR="007730CB">
        <w:rPr>
          <w:rFonts w:hint="eastAsia"/>
        </w:rPr>
        <w:t>的情况</w:t>
      </w:r>
      <w:r w:rsidR="0029203F">
        <w:rPr>
          <w:rFonts w:hint="eastAsia"/>
        </w:rPr>
        <w:t>，因此应当由任课教师自主决定。</w:t>
      </w:r>
      <w:r w:rsidR="000C44E9" w:rsidRPr="000C44E9">
        <w:rPr>
          <w:vertAlign w:val="superscript"/>
        </w:rPr>
        <w:fldChar w:fldCharType="begin"/>
      </w:r>
      <w:r w:rsidR="000C44E9" w:rsidRPr="000C44E9">
        <w:rPr>
          <w:vertAlign w:val="superscript"/>
        </w:rPr>
        <w:instrText xml:space="preserve"> </w:instrText>
      </w:r>
      <w:r w:rsidR="000C44E9" w:rsidRPr="000C44E9">
        <w:rPr>
          <w:rFonts w:hint="eastAsia"/>
          <w:vertAlign w:val="superscript"/>
        </w:rPr>
        <w:instrText>REF _Ref177740913 \r \h</w:instrText>
      </w:r>
      <w:r w:rsidR="000C44E9" w:rsidRPr="000C44E9">
        <w:rPr>
          <w:vertAlign w:val="superscript"/>
        </w:rPr>
        <w:instrText xml:space="preserve">  \* MERGEFORMAT </w:instrText>
      </w:r>
      <w:r w:rsidR="000C44E9" w:rsidRPr="000C44E9">
        <w:rPr>
          <w:vertAlign w:val="superscript"/>
        </w:rPr>
      </w:r>
      <w:r w:rsidR="000C44E9" w:rsidRPr="000C44E9">
        <w:rPr>
          <w:vertAlign w:val="superscript"/>
        </w:rPr>
        <w:fldChar w:fldCharType="separate"/>
      </w:r>
      <w:r w:rsidR="004C0C7C">
        <w:rPr>
          <w:vertAlign w:val="superscript"/>
        </w:rPr>
        <w:t>[27]</w:t>
      </w:r>
      <w:r w:rsidR="000C44E9" w:rsidRPr="000C44E9">
        <w:rPr>
          <w:vertAlign w:val="superscript"/>
        </w:rPr>
        <w:fldChar w:fldCharType="end"/>
      </w:r>
      <w:r w:rsidR="000C44E9">
        <w:rPr>
          <w:rFonts w:hint="eastAsia"/>
          <w:vertAlign w:val="superscript"/>
        </w:rPr>
        <w:t xml:space="preserve"> </w:t>
      </w:r>
      <w:r w:rsidR="0029203F">
        <w:rPr>
          <w:rFonts w:hint="eastAsia"/>
        </w:rPr>
        <w:t>这种</w:t>
      </w:r>
      <w:r w:rsidR="00815A8A">
        <w:rPr>
          <w:rFonts w:hint="eastAsia"/>
        </w:rPr>
        <w:t>模式</w:t>
      </w:r>
      <w:r w:rsidR="006032F8">
        <w:rPr>
          <w:rFonts w:hint="eastAsia"/>
        </w:rPr>
        <w:t>顺应</w:t>
      </w:r>
      <w:r w:rsidR="0029203F">
        <w:rPr>
          <w:rFonts w:hint="eastAsia"/>
        </w:rPr>
        <w:t>了不同课程之间的差异性，比如在外语学术写作课程</w:t>
      </w:r>
      <w:r w:rsidR="000F39B6">
        <w:rPr>
          <w:rFonts w:hint="eastAsia"/>
        </w:rPr>
        <w:t>中使用</w:t>
      </w:r>
      <w:r w:rsidR="0029203F">
        <w:rPr>
          <w:rFonts w:hint="eastAsia"/>
        </w:rPr>
        <w:t>人工智能代写</w:t>
      </w:r>
      <w:r w:rsidR="005A3DEF">
        <w:rPr>
          <w:rFonts w:hint="eastAsia"/>
        </w:rPr>
        <w:t>几乎</w:t>
      </w:r>
      <w:r w:rsidR="0029203F">
        <w:rPr>
          <w:rFonts w:hint="eastAsia"/>
        </w:rPr>
        <w:t>是不可能被</w:t>
      </w:r>
      <w:r w:rsidR="000F39B6">
        <w:rPr>
          <w:rFonts w:hint="eastAsia"/>
        </w:rPr>
        <w:t>教师</w:t>
      </w:r>
      <w:r w:rsidR="0029203F">
        <w:rPr>
          <w:rFonts w:hint="eastAsia"/>
        </w:rPr>
        <w:t>接受的行为，而在</w:t>
      </w:r>
      <w:r w:rsidR="00BD2A6D">
        <w:rPr>
          <w:rFonts w:hint="eastAsia"/>
        </w:rPr>
        <w:t>工具</w:t>
      </w:r>
      <w:r w:rsidR="0029203F">
        <w:rPr>
          <w:rFonts w:hint="eastAsia"/>
        </w:rPr>
        <w:t>训练课程上使用</w:t>
      </w:r>
      <w:r w:rsidR="0029203F">
        <w:rPr>
          <w:rFonts w:hint="eastAsia"/>
        </w:rPr>
        <w:t>A</w:t>
      </w:r>
      <w:r w:rsidR="0029203F">
        <w:t>IGC</w:t>
      </w:r>
      <w:r w:rsidR="00C06E9A">
        <w:rPr>
          <w:rFonts w:hint="eastAsia"/>
        </w:rPr>
        <w:t>则</w:t>
      </w:r>
      <w:r w:rsidR="0029203F">
        <w:rPr>
          <w:rFonts w:hint="eastAsia"/>
        </w:rPr>
        <w:t>可能</w:t>
      </w:r>
      <w:r w:rsidR="00C06E9A">
        <w:rPr>
          <w:rFonts w:hint="eastAsia"/>
        </w:rPr>
        <w:t>是</w:t>
      </w:r>
      <w:r w:rsidR="0029203F">
        <w:rPr>
          <w:rFonts w:hint="eastAsia"/>
        </w:rPr>
        <w:t>被鼓励的行为。另一方面，</w:t>
      </w:r>
      <w:r w:rsidR="005E6CFA">
        <w:rPr>
          <w:rFonts w:hint="eastAsia"/>
        </w:rPr>
        <w:t>校方</w:t>
      </w:r>
      <w:r w:rsidR="00FE38C5">
        <w:rPr>
          <w:rFonts w:hint="eastAsia"/>
        </w:rPr>
        <w:t>通过</w:t>
      </w:r>
      <w:r w:rsidR="005E6CFA">
        <w:rPr>
          <w:rFonts w:hint="eastAsia"/>
        </w:rPr>
        <w:t>下放</w:t>
      </w:r>
      <w:r w:rsidR="0029203F">
        <w:rPr>
          <w:rFonts w:hint="eastAsia"/>
        </w:rPr>
        <w:t>决定权</w:t>
      </w:r>
      <w:r w:rsidR="005E6CFA">
        <w:rPr>
          <w:rFonts w:hint="eastAsia"/>
        </w:rPr>
        <w:t>，</w:t>
      </w:r>
      <w:r w:rsidR="0092111E">
        <w:rPr>
          <w:rFonts w:hint="eastAsia"/>
        </w:rPr>
        <w:t>极大地增强了</w:t>
      </w:r>
      <w:r w:rsidR="0029203F">
        <w:rPr>
          <w:rFonts w:hint="eastAsia"/>
        </w:rPr>
        <w:t>政策的敏捷性</w:t>
      </w:r>
      <w:r w:rsidR="00FE38C5">
        <w:rPr>
          <w:rFonts w:hint="eastAsia"/>
        </w:rPr>
        <w:t>，因为任课教师在使用</w:t>
      </w:r>
      <w:r w:rsidR="00FE38C5">
        <w:rPr>
          <w:rFonts w:hint="eastAsia"/>
        </w:rPr>
        <w:t>A</w:t>
      </w:r>
      <w:r w:rsidR="00FE38C5">
        <w:t>IGC</w:t>
      </w:r>
      <w:r w:rsidR="00FE38C5">
        <w:rPr>
          <w:rFonts w:hint="eastAsia"/>
        </w:rPr>
        <w:t>会否影响课程核心</w:t>
      </w:r>
      <w:r w:rsidR="006F1165">
        <w:rPr>
          <w:rFonts w:hint="eastAsia"/>
        </w:rPr>
        <w:t>目标</w:t>
      </w:r>
      <w:r w:rsidR="00FE38C5">
        <w:rPr>
          <w:rFonts w:hint="eastAsia"/>
        </w:rPr>
        <w:t>的实现</w:t>
      </w:r>
      <w:r w:rsidR="002C3E93">
        <w:rPr>
          <w:rFonts w:hint="eastAsia"/>
        </w:rPr>
        <w:t>和裁量</w:t>
      </w:r>
      <w:r w:rsidR="006F1165">
        <w:rPr>
          <w:rFonts w:hint="eastAsia"/>
        </w:rPr>
        <w:t>方面</w:t>
      </w:r>
      <w:r w:rsidR="001A4BCC">
        <w:rPr>
          <w:rFonts w:hint="eastAsia"/>
        </w:rPr>
        <w:t>，</w:t>
      </w:r>
      <w:r w:rsidR="00FE38C5">
        <w:rPr>
          <w:rFonts w:hint="eastAsia"/>
        </w:rPr>
        <w:t>有着近乎绝对的权威性。</w:t>
      </w:r>
      <w:r w:rsidR="00B50D23">
        <w:rPr>
          <w:rFonts w:hint="eastAsia"/>
        </w:rPr>
        <w:t>必须指出的是，该政策虽然事实上主要的</w:t>
      </w:r>
      <w:proofErr w:type="gramStart"/>
      <w:r w:rsidR="00B50D23">
        <w:rPr>
          <w:rFonts w:hint="eastAsia"/>
        </w:rPr>
        <w:t>应用场域</w:t>
      </w:r>
      <w:proofErr w:type="gramEnd"/>
      <w:r w:rsidR="00B50D23">
        <w:rPr>
          <w:rFonts w:hint="eastAsia"/>
        </w:rPr>
        <w:t>为</w:t>
      </w:r>
      <w:r w:rsidR="002D6995">
        <w:rPr>
          <w:rFonts w:hint="eastAsia"/>
        </w:rPr>
        <w:t>日常</w:t>
      </w:r>
      <w:r w:rsidR="00B50D23">
        <w:rPr>
          <w:rFonts w:hint="eastAsia"/>
        </w:rPr>
        <w:t>教学，但仍有部分</w:t>
      </w:r>
      <w:r w:rsidR="001D0F8A">
        <w:rPr>
          <w:rFonts w:hint="eastAsia"/>
        </w:rPr>
        <w:t>日本</w:t>
      </w:r>
      <w:r w:rsidR="00B50D23">
        <w:rPr>
          <w:rFonts w:hint="eastAsia"/>
        </w:rPr>
        <w:t>高校将该方式同时适用于</w:t>
      </w:r>
      <w:r w:rsidR="002D6995">
        <w:rPr>
          <w:rFonts w:hint="eastAsia"/>
        </w:rPr>
        <w:t>日常</w:t>
      </w:r>
      <w:r w:rsidR="00B50D23">
        <w:rPr>
          <w:rFonts w:hint="eastAsia"/>
        </w:rPr>
        <w:t>教学和学位论文写作。根本原因在于这种敏捷度是考虑到课程本身多样化特点而被认可的，而学位论文的写作同样</w:t>
      </w:r>
      <w:r w:rsidR="00CD159E">
        <w:rPr>
          <w:rFonts w:hint="eastAsia"/>
        </w:rPr>
        <w:t>和课程一样因学科和研究方法的不同需要区别</w:t>
      </w:r>
      <w:proofErr w:type="gramStart"/>
      <w:r w:rsidR="00CD159E">
        <w:rPr>
          <w:rFonts w:hint="eastAsia"/>
        </w:rPr>
        <w:t>考量</w:t>
      </w:r>
      <w:proofErr w:type="gramEnd"/>
      <w:r w:rsidR="00880D50">
        <w:rPr>
          <w:rFonts w:hint="eastAsia"/>
        </w:rPr>
        <w:t>，只不过是</w:t>
      </w:r>
      <w:r w:rsidR="00F648E7">
        <w:rPr>
          <w:rFonts w:hint="eastAsia"/>
        </w:rPr>
        <w:t>将</w:t>
      </w:r>
      <w:r w:rsidR="00880D50">
        <w:rPr>
          <w:rFonts w:hint="eastAsia"/>
        </w:rPr>
        <w:t>自由裁量者从任课教师变为了导师</w:t>
      </w:r>
      <w:r w:rsidR="00F648E7">
        <w:rPr>
          <w:rFonts w:hint="eastAsia"/>
        </w:rPr>
        <w:t>或学术委员会</w:t>
      </w:r>
      <w:r w:rsidR="00B50D23">
        <w:rPr>
          <w:rFonts w:hint="eastAsia"/>
        </w:rPr>
        <w:t>。因此在学位论文写作中同样可以适用，并无本质区别。</w:t>
      </w:r>
      <w:r w:rsidR="00FE38C5">
        <w:rPr>
          <w:rFonts w:hint="eastAsia"/>
        </w:rPr>
        <w:t>但无法忽略的是，</w:t>
      </w:r>
      <w:r w:rsidR="00965D8D">
        <w:rPr>
          <w:rFonts w:hint="eastAsia"/>
        </w:rPr>
        <w:t>决策方面</w:t>
      </w:r>
      <w:r w:rsidR="005A3DEF">
        <w:rPr>
          <w:rFonts w:hint="eastAsia"/>
        </w:rPr>
        <w:t>过细的粒度</w:t>
      </w:r>
      <w:r w:rsidR="00FE38C5">
        <w:rPr>
          <w:rFonts w:hint="eastAsia"/>
        </w:rPr>
        <w:t>对教师的</w:t>
      </w:r>
      <w:r w:rsidR="00445AAD">
        <w:rPr>
          <w:rFonts w:hint="eastAsia"/>
        </w:rPr>
        <w:t>导</w:t>
      </w:r>
      <w:proofErr w:type="gramStart"/>
      <w:r w:rsidR="00445AAD">
        <w:rPr>
          <w:rFonts w:hint="eastAsia"/>
        </w:rPr>
        <w:t>学</w:t>
      </w:r>
      <w:r w:rsidR="008326A1">
        <w:rPr>
          <w:rFonts w:hint="eastAsia"/>
        </w:rPr>
        <w:t>能力</w:t>
      </w:r>
      <w:proofErr w:type="gramEnd"/>
      <w:r w:rsidR="00C008DB">
        <w:rPr>
          <w:rFonts w:hint="eastAsia"/>
        </w:rPr>
        <w:t>和</w:t>
      </w:r>
      <w:r w:rsidR="00FE38C5">
        <w:rPr>
          <w:rFonts w:hint="eastAsia"/>
        </w:rPr>
        <w:t>数字素养</w:t>
      </w:r>
      <w:r w:rsidR="007609A0">
        <w:rPr>
          <w:rFonts w:hint="eastAsia"/>
        </w:rPr>
        <w:t>包括生成式人工智能领域的知识储备</w:t>
      </w:r>
      <w:r w:rsidR="00FE38C5">
        <w:rPr>
          <w:rFonts w:hint="eastAsia"/>
        </w:rPr>
        <w:t>提出</w:t>
      </w:r>
      <w:r w:rsidR="007E2F7B">
        <w:rPr>
          <w:rFonts w:hint="eastAsia"/>
        </w:rPr>
        <w:t>了</w:t>
      </w:r>
      <w:r w:rsidR="00FE38C5">
        <w:rPr>
          <w:rFonts w:hint="eastAsia"/>
        </w:rPr>
        <w:t>较高的要求。</w:t>
      </w:r>
      <w:r w:rsidR="002D6995">
        <w:rPr>
          <w:rFonts w:hint="eastAsia"/>
        </w:rPr>
        <w:t>与此同时</w:t>
      </w:r>
      <w:r w:rsidR="00974FC9">
        <w:rPr>
          <w:rFonts w:hint="eastAsia"/>
        </w:rPr>
        <w:t>，</w:t>
      </w:r>
      <w:r w:rsidR="003225C0">
        <w:rPr>
          <w:rFonts w:hint="eastAsia"/>
        </w:rPr>
        <w:t>教育过程</w:t>
      </w:r>
      <w:r w:rsidR="00A91047">
        <w:rPr>
          <w:rFonts w:hint="eastAsia"/>
        </w:rPr>
        <w:t>也</w:t>
      </w:r>
      <w:r w:rsidR="003225C0">
        <w:rPr>
          <w:rFonts w:hint="eastAsia"/>
        </w:rPr>
        <w:t>是一个动态博弈</w:t>
      </w:r>
      <w:r w:rsidR="002D6995">
        <w:rPr>
          <w:rFonts w:hint="eastAsia"/>
        </w:rPr>
        <w:t>的</w:t>
      </w:r>
      <w:r w:rsidR="003225C0">
        <w:rPr>
          <w:rFonts w:hint="eastAsia"/>
        </w:rPr>
        <w:t>过程，</w:t>
      </w:r>
      <w:r w:rsidR="00815A8A">
        <w:rPr>
          <w:rFonts w:hint="eastAsia"/>
        </w:rPr>
        <w:t>教师</w:t>
      </w:r>
      <w:r w:rsidR="003225C0">
        <w:rPr>
          <w:rFonts w:hint="eastAsia"/>
        </w:rPr>
        <w:t>必须预先</w:t>
      </w:r>
      <w:r w:rsidR="00FE38C5">
        <w:rPr>
          <w:rFonts w:hint="eastAsia"/>
        </w:rPr>
        <w:t>进行周详的</w:t>
      </w:r>
      <w:r w:rsidR="00815A8A">
        <w:rPr>
          <w:rFonts w:hint="eastAsia"/>
        </w:rPr>
        <w:t>考察和</w:t>
      </w:r>
      <w:r w:rsidR="00FE38C5">
        <w:rPr>
          <w:rFonts w:hint="eastAsia"/>
        </w:rPr>
        <w:t>规划</w:t>
      </w:r>
      <w:r w:rsidR="003225C0">
        <w:rPr>
          <w:rFonts w:hint="eastAsia"/>
        </w:rPr>
        <w:t>，并在教学过程中根据不同时点的学生行为和教学效果进行教学方案和教学方式的调整，</w:t>
      </w:r>
      <w:r w:rsidR="00DB6CAD" w:rsidRPr="00C8658F">
        <w:rPr>
          <w:rStyle w:val="ac"/>
        </w:rPr>
        <w:fldChar w:fldCharType="begin"/>
      </w:r>
      <w:r w:rsidR="00DB6CAD" w:rsidRPr="00C8658F">
        <w:rPr>
          <w:vertAlign w:val="superscript"/>
        </w:rPr>
        <w:instrText xml:space="preserve"> </w:instrText>
      </w:r>
      <w:r w:rsidR="00DB6CAD" w:rsidRPr="00C8658F">
        <w:rPr>
          <w:rFonts w:hint="eastAsia"/>
          <w:vertAlign w:val="superscript"/>
        </w:rPr>
        <w:instrText>REF _Ref160614842 \r \h</w:instrText>
      </w:r>
      <w:r w:rsidR="00DB6CAD" w:rsidRPr="00C8658F">
        <w:rPr>
          <w:vertAlign w:val="superscript"/>
        </w:rPr>
        <w:instrText xml:space="preserve"> </w:instrText>
      </w:r>
      <w:r w:rsidR="00DB6CAD" w:rsidRPr="00C8658F">
        <w:rPr>
          <w:rStyle w:val="ac"/>
        </w:rPr>
      </w:r>
      <w:r w:rsidR="00DB6CAD" w:rsidRPr="00C8658F">
        <w:rPr>
          <w:rStyle w:val="ac"/>
        </w:rPr>
        <w:fldChar w:fldCharType="separate"/>
      </w:r>
      <w:r w:rsidR="004C0C7C">
        <w:rPr>
          <w:vertAlign w:val="superscript"/>
        </w:rPr>
        <w:t>[28]</w:t>
      </w:r>
      <w:r w:rsidR="00DB6CAD" w:rsidRPr="00C8658F">
        <w:rPr>
          <w:rStyle w:val="ac"/>
        </w:rPr>
        <w:fldChar w:fldCharType="end"/>
      </w:r>
      <w:r w:rsidR="00DB6CAD">
        <w:rPr>
          <w:rFonts w:hint="eastAsia"/>
        </w:rPr>
        <w:t xml:space="preserve"> </w:t>
      </w:r>
      <w:r w:rsidR="003225C0">
        <w:rPr>
          <w:rFonts w:hint="eastAsia"/>
        </w:rPr>
        <w:t>才能充分发挥</w:t>
      </w:r>
      <w:r w:rsidR="00FE38C5">
        <w:rPr>
          <w:rFonts w:hint="eastAsia"/>
        </w:rPr>
        <w:t>教师自由裁量这一方式的预设效果。</w:t>
      </w:r>
      <w:r w:rsidR="00AD570D">
        <w:rPr>
          <w:rFonts w:hint="eastAsia"/>
        </w:rPr>
        <w:t>值得注意的是，</w:t>
      </w:r>
      <w:r w:rsidR="00B16088">
        <w:rPr>
          <w:rFonts w:hint="eastAsia"/>
        </w:rPr>
        <w:t>教师自由裁</w:t>
      </w:r>
      <w:proofErr w:type="gramStart"/>
      <w:r w:rsidR="00B16088">
        <w:rPr>
          <w:rFonts w:hint="eastAsia"/>
        </w:rPr>
        <w:t>量</w:t>
      </w:r>
      <w:r w:rsidR="00AD570D">
        <w:rPr>
          <w:rFonts w:hint="eastAsia"/>
        </w:rPr>
        <w:t>模式</w:t>
      </w:r>
      <w:proofErr w:type="gramEnd"/>
      <w:r w:rsidR="00AD570D">
        <w:rPr>
          <w:rFonts w:hint="eastAsia"/>
        </w:rPr>
        <w:t>与</w:t>
      </w:r>
      <w:r w:rsidR="000C428E">
        <w:rPr>
          <w:rFonts w:hint="eastAsia"/>
        </w:rPr>
        <w:t>“</w:t>
      </w:r>
      <w:r w:rsidR="00AD570D">
        <w:rPr>
          <w:rFonts w:hint="eastAsia"/>
        </w:rPr>
        <w:t>一般禁止</w:t>
      </w:r>
      <w:r w:rsidR="000C428E">
        <w:rPr>
          <w:rFonts w:hint="eastAsia"/>
        </w:rPr>
        <w:t>+</w:t>
      </w:r>
      <w:r w:rsidR="00AD570D">
        <w:rPr>
          <w:rFonts w:hint="eastAsia"/>
        </w:rPr>
        <w:t>教师准许例外</w:t>
      </w:r>
      <w:r w:rsidR="000C428E">
        <w:rPr>
          <w:rFonts w:hint="eastAsia"/>
        </w:rPr>
        <w:t>”</w:t>
      </w:r>
      <w:r w:rsidR="00AD570D">
        <w:rPr>
          <w:rFonts w:hint="eastAsia"/>
        </w:rPr>
        <w:t>并不完全一致</w:t>
      </w:r>
      <w:r w:rsidR="00AC7A4A">
        <w:rPr>
          <w:rFonts w:hint="eastAsia"/>
        </w:rPr>
        <w:t>。</w:t>
      </w:r>
      <w:r w:rsidR="00AD570D">
        <w:rPr>
          <w:rFonts w:hint="eastAsia"/>
        </w:rPr>
        <w:t>前者给予教师更多的裁量权，</w:t>
      </w:r>
      <w:r w:rsidR="006F748B">
        <w:rPr>
          <w:rFonts w:hint="eastAsia"/>
        </w:rPr>
        <w:t>由</w:t>
      </w:r>
      <w:r w:rsidR="00AD570D">
        <w:rPr>
          <w:rFonts w:hint="eastAsia"/>
        </w:rPr>
        <w:t>教师</w:t>
      </w:r>
      <w:r w:rsidR="009A7F94">
        <w:rPr>
          <w:rFonts w:hint="eastAsia"/>
        </w:rPr>
        <w:t>根据</w:t>
      </w:r>
      <w:r w:rsidR="00AD570D">
        <w:rPr>
          <w:rFonts w:hint="eastAsia"/>
        </w:rPr>
        <w:t>自由心证与专业知识进行裁量，</w:t>
      </w:r>
      <w:r w:rsidR="00C97D15">
        <w:rPr>
          <w:rFonts w:hint="eastAsia"/>
        </w:rPr>
        <w:t>这代表着完全或极大程度的放权——如果教师没有通知学生如何使用，则默认教师</w:t>
      </w:r>
      <w:r w:rsidR="008312E5">
        <w:rPr>
          <w:rFonts w:hint="eastAsia"/>
        </w:rPr>
        <w:t>允许自由使用</w:t>
      </w:r>
      <w:r w:rsidR="00C97D15">
        <w:rPr>
          <w:rFonts w:hint="eastAsia"/>
        </w:rPr>
        <w:t>，因为校方并做出任何额外的强制性规定。笔者所在高校的</w:t>
      </w:r>
      <w:r w:rsidR="00026E33">
        <w:rPr>
          <w:rFonts w:hint="eastAsia"/>
        </w:rPr>
        <w:t>前述</w:t>
      </w:r>
      <w:r w:rsidR="00C97D15">
        <w:rPr>
          <w:rFonts w:hint="eastAsia"/>
        </w:rPr>
        <w:t>例子亦能证明此点。相比之下，</w:t>
      </w:r>
      <w:r w:rsidR="00AD570D">
        <w:rPr>
          <w:rFonts w:hint="eastAsia"/>
        </w:rPr>
        <w:t>后者其实是为了应对一些特殊的或专门的课程而</w:t>
      </w:r>
      <w:r w:rsidR="00923C00">
        <w:rPr>
          <w:rFonts w:hint="eastAsia"/>
        </w:rPr>
        <w:t>设置</w:t>
      </w:r>
      <w:r w:rsidR="00AD570D">
        <w:rPr>
          <w:rFonts w:hint="eastAsia"/>
        </w:rPr>
        <w:t>的例外，例如</w:t>
      </w:r>
      <w:r w:rsidR="00923C00">
        <w:rPr>
          <w:rFonts w:hint="eastAsia"/>
        </w:rPr>
        <w:t>在</w:t>
      </w:r>
      <w:r w:rsidR="00AD570D">
        <w:rPr>
          <w:rFonts w:hint="eastAsia"/>
        </w:rPr>
        <w:t>学习生成式人工智能使用</w:t>
      </w:r>
      <w:r w:rsidR="00923C00">
        <w:rPr>
          <w:rFonts w:hint="eastAsia"/>
        </w:rPr>
        <w:t>技能</w:t>
      </w:r>
      <w:r w:rsidR="00AD570D">
        <w:rPr>
          <w:rFonts w:hint="eastAsia"/>
        </w:rPr>
        <w:t>的课程</w:t>
      </w:r>
      <w:r w:rsidR="00923C00">
        <w:rPr>
          <w:rFonts w:hint="eastAsia"/>
        </w:rPr>
        <w:t>里</w:t>
      </w:r>
      <w:r w:rsidR="00AD570D">
        <w:rPr>
          <w:rFonts w:hint="eastAsia"/>
        </w:rPr>
        <w:t>，提交最终生成的</w:t>
      </w:r>
      <w:r w:rsidR="00AD570D">
        <w:rPr>
          <w:rFonts w:hint="eastAsia"/>
        </w:rPr>
        <w:t>AIGC</w:t>
      </w:r>
      <w:r w:rsidR="00AD570D">
        <w:rPr>
          <w:rFonts w:hint="eastAsia"/>
        </w:rPr>
        <w:t>以检验学生使用</w:t>
      </w:r>
      <w:r w:rsidR="00923C00">
        <w:rPr>
          <w:rFonts w:hint="eastAsia"/>
        </w:rPr>
        <w:t>该</w:t>
      </w:r>
      <w:r w:rsidR="00AD570D">
        <w:rPr>
          <w:rFonts w:hint="eastAsia"/>
        </w:rPr>
        <w:t>工具的效果。</w:t>
      </w:r>
      <w:r w:rsidR="00AC7A4A">
        <w:rPr>
          <w:rFonts w:hint="eastAsia"/>
        </w:rPr>
        <w:t>后者</w:t>
      </w:r>
      <w:r w:rsidR="00606295">
        <w:rPr>
          <w:rFonts w:hint="eastAsia"/>
        </w:rPr>
        <w:t>还</w:t>
      </w:r>
      <w:r w:rsidR="00AC7A4A">
        <w:rPr>
          <w:rFonts w:hint="eastAsia"/>
        </w:rPr>
        <w:t>意味着</w:t>
      </w:r>
      <w:r w:rsidR="001D595D">
        <w:rPr>
          <w:rFonts w:hint="eastAsia"/>
        </w:rPr>
        <w:t>如果</w:t>
      </w:r>
      <w:r w:rsidR="00AC7A4A">
        <w:rPr>
          <w:rFonts w:hint="eastAsia"/>
        </w:rPr>
        <w:t>教师</w:t>
      </w:r>
      <w:r w:rsidR="004C1C65">
        <w:rPr>
          <w:rFonts w:hint="eastAsia"/>
        </w:rPr>
        <w:t>没有</w:t>
      </w:r>
      <w:r w:rsidR="004C1C65">
        <w:rPr>
          <w:rFonts w:hint="eastAsia"/>
        </w:rPr>
        <w:lastRenderedPageBreak/>
        <w:t>给出明确的</w:t>
      </w:r>
      <w:r w:rsidR="00AC7A4A">
        <w:rPr>
          <w:rFonts w:hint="eastAsia"/>
        </w:rPr>
        <w:t>要求，</w:t>
      </w:r>
      <w:r w:rsidR="00606295">
        <w:rPr>
          <w:rFonts w:hint="eastAsia"/>
        </w:rPr>
        <w:t>也存在</w:t>
      </w:r>
      <w:r w:rsidR="00AC7A4A">
        <w:rPr>
          <w:rFonts w:hint="eastAsia"/>
        </w:rPr>
        <w:t>校方</w:t>
      </w:r>
      <w:r w:rsidR="00606295">
        <w:rPr>
          <w:rFonts w:hint="eastAsia"/>
        </w:rPr>
        <w:t>规定的</w:t>
      </w:r>
      <w:r w:rsidR="00AC797A">
        <w:rPr>
          <w:rFonts w:hint="eastAsia"/>
        </w:rPr>
        <w:t>限制，学生</w:t>
      </w:r>
      <w:r w:rsidR="00606295">
        <w:rPr>
          <w:rFonts w:hint="eastAsia"/>
        </w:rPr>
        <w:t>在教学任务中</w:t>
      </w:r>
      <w:r w:rsidR="00AC7A4A">
        <w:rPr>
          <w:rFonts w:hint="eastAsia"/>
        </w:rPr>
        <w:t>使用</w:t>
      </w:r>
      <w:r w:rsidR="00AC7A4A">
        <w:rPr>
          <w:rFonts w:hint="eastAsia"/>
        </w:rPr>
        <w:t>AIGC</w:t>
      </w:r>
      <w:r w:rsidR="00CE1F71">
        <w:rPr>
          <w:rFonts w:hint="eastAsia"/>
        </w:rPr>
        <w:t>原则上</w:t>
      </w:r>
      <w:r w:rsidR="00AC7A4A">
        <w:rPr>
          <w:rFonts w:hint="eastAsia"/>
        </w:rPr>
        <w:t>是不被允许的</w:t>
      </w:r>
      <w:r w:rsidR="00606295">
        <w:rPr>
          <w:rFonts w:hint="eastAsia"/>
        </w:rPr>
        <w:t>。</w:t>
      </w:r>
      <w:r w:rsidR="00AD570D">
        <w:rPr>
          <w:rFonts w:hint="eastAsia"/>
        </w:rPr>
        <w:t>因此，两者的</w:t>
      </w:r>
      <w:r w:rsidR="00C97D15">
        <w:rPr>
          <w:rFonts w:hint="eastAsia"/>
        </w:rPr>
        <w:t>本质</w:t>
      </w:r>
      <w:r w:rsidR="00AD570D">
        <w:rPr>
          <w:rFonts w:hint="eastAsia"/>
        </w:rPr>
        <w:t>区别就在于校方放权程度的高低，</w:t>
      </w:r>
      <w:r w:rsidR="00A03CDB">
        <w:rPr>
          <w:rFonts w:hint="eastAsia"/>
        </w:rPr>
        <w:t>这</w:t>
      </w:r>
      <w:r w:rsidR="00AD570D">
        <w:rPr>
          <w:rFonts w:hint="eastAsia"/>
        </w:rPr>
        <w:t>也</w:t>
      </w:r>
      <w:r w:rsidR="00A03CDB">
        <w:rPr>
          <w:rFonts w:hint="eastAsia"/>
        </w:rPr>
        <w:t>折射出</w:t>
      </w:r>
      <w:r w:rsidR="00AD570D">
        <w:rPr>
          <w:rFonts w:hint="eastAsia"/>
        </w:rPr>
        <w:t>高校在这一问题上的</w:t>
      </w:r>
      <w:r w:rsidR="00176511">
        <w:rPr>
          <w:rFonts w:hint="eastAsia"/>
        </w:rPr>
        <w:t>不同</w:t>
      </w:r>
      <w:r w:rsidR="00AD570D">
        <w:rPr>
          <w:rFonts w:hint="eastAsia"/>
        </w:rPr>
        <w:t>看法与侧重点。</w:t>
      </w:r>
    </w:p>
    <w:p w14:paraId="576D2643" w14:textId="65B276A9" w:rsidR="000E751D" w:rsidRPr="006A7CAD" w:rsidRDefault="00D51E9F" w:rsidP="0051085B">
      <w:pPr>
        <w:pStyle w:val="afc"/>
        <w:ind w:firstLine="422"/>
      </w:pPr>
      <w:r w:rsidRPr="006A7CAD">
        <w:rPr>
          <w:rFonts w:hint="eastAsia"/>
        </w:rPr>
        <w:t>4</w:t>
      </w:r>
      <w:r w:rsidRPr="006A7CAD">
        <w:rPr>
          <w:rFonts w:hint="eastAsia"/>
        </w:rPr>
        <w:t>、</w:t>
      </w:r>
      <w:r w:rsidR="000E751D" w:rsidRPr="006A7CAD">
        <w:rPr>
          <w:rFonts w:hint="eastAsia"/>
        </w:rPr>
        <w:t>鼓励使用</w:t>
      </w:r>
      <w:r w:rsidR="000706D1">
        <w:rPr>
          <w:rFonts w:hint="eastAsia"/>
        </w:rPr>
        <w:t>：</w:t>
      </w:r>
      <w:r w:rsidR="002505F7">
        <w:rPr>
          <w:rFonts w:hint="eastAsia"/>
        </w:rPr>
        <w:t>适应</w:t>
      </w:r>
      <w:r w:rsidR="00500D4E">
        <w:rPr>
          <w:rFonts w:hint="eastAsia"/>
        </w:rPr>
        <w:t>未来</w:t>
      </w:r>
    </w:p>
    <w:p w14:paraId="66C8F4E5" w14:textId="070D5E6C" w:rsidR="000E3640" w:rsidRPr="009D77F6" w:rsidRDefault="0024689D" w:rsidP="009D77F6">
      <w:pPr>
        <w:ind w:firstLine="420"/>
      </w:pPr>
      <w:r>
        <w:rPr>
          <w:rFonts w:hint="eastAsia"/>
        </w:rPr>
        <w:t>除了前述</w:t>
      </w:r>
      <w:r w:rsidR="00B61FEA">
        <w:rPr>
          <w:rFonts w:hint="eastAsia"/>
        </w:rPr>
        <w:t>模式</w:t>
      </w:r>
      <w:r>
        <w:rPr>
          <w:rFonts w:hint="eastAsia"/>
        </w:rPr>
        <w:t>，</w:t>
      </w:r>
      <w:r w:rsidR="00274300">
        <w:rPr>
          <w:rFonts w:hint="eastAsia"/>
        </w:rPr>
        <w:t>还有部分高校秉持人工智能工具论的观点，采取相对鼓励学生使用的模式，试图使学生提前适应人工智能社会</w:t>
      </w:r>
      <w:r>
        <w:rPr>
          <w:rFonts w:hint="eastAsia"/>
        </w:rPr>
        <w:t>。</w:t>
      </w:r>
      <w:r w:rsidR="00B61FEA">
        <w:rPr>
          <w:rFonts w:hint="eastAsia"/>
        </w:rPr>
        <w:t>例如，</w:t>
      </w:r>
      <w:r w:rsidR="00E30497">
        <w:rPr>
          <w:rFonts w:hint="eastAsia"/>
        </w:rPr>
        <w:t>大阪女学院大学</w:t>
      </w:r>
      <w:r w:rsidR="001E1BD3">
        <w:rPr>
          <w:rFonts w:hint="eastAsia"/>
        </w:rPr>
        <w:t>表示</w:t>
      </w:r>
      <w:r w:rsidR="00B61FEA">
        <w:rPr>
          <w:rFonts w:hint="eastAsia"/>
        </w:rPr>
        <w:t>，“人工智能说到底只是一种工具，根据使用方式的不同，它可能隐藏着负面的影响。</w:t>
      </w:r>
      <w:r w:rsidR="00B61FEA" w:rsidRPr="00B61FEA">
        <w:rPr>
          <w:rFonts w:hint="eastAsia"/>
        </w:rPr>
        <w:t>但我们相信，那些将人工智能作为自己的助手加以掌握，并通过小组学习中人与人之间的密切对话培养出</w:t>
      </w:r>
      <w:r w:rsidR="00B61FEA">
        <w:rPr>
          <w:rFonts w:hint="eastAsia"/>
        </w:rPr>
        <w:t>‘</w:t>
      </w:r>
      <w:r w:rsidR="00B61FEA" w:rsidRPr="00B61FEA">
        <w:rPr>
          <w:rFonts w:hint="eastAsia"/>
        </w:rPr>
        <w:t>独立思考和判断能力</w:t>
      </w:r>
      <w:r w:rsidR="00B61FEA">
        <w:rPr>
          <w:rFonts w:hint="eastAsia"/>
        </w:rPr>
        <w:t>’</w:t>
      </w:r>
      <w:r w:rsidR="00B61FEA" w:rsidRPr="00B61FEA">
        <w:rPr>
          <w:rFonts w:hint="eastAsia"/>
        </w:rPr>
        <w:t>的学生，一定会成为能够在未来的人工智能社会中发挥领导作用的女性。</w:t>
      </w:r>
      <w:r w:rsidR="00B61FEA">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_Ref160614848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[29]</w:t>
      </w:r>
      <w:r w:rsidR="00C8658F" w:rsidRPr="00C8658F">
        <w:rPr>
          <w:rStyle w:val="ac"/>
        </w:rPr>
        <w:fldChar w:fldCharType="end"/>
      </w:r>
      <w:r w:rsidR="00B61FEA">
        <w:rPr>
          <w:rFonts w:hint="eastAsia"/>
        </w:rPr>
        <w:t>采取这类模式的</w:t>
      </w:r>
      <w:r w:rsidR="0026361C">
        <w:rPr>
          <w:rFonts w:hint="eastAsia"/>
        </w:rPr>
        <w:t>日本</w:t>
      </w:r>
      <w:r w:rsidR="00B61FEA">
        <w:rPr>
          <w:rFonts w:hint="eastAsia"/>
        </w:rPr>
        <w:t>高校认为，生成式人工智能仍然脱离不了工具属性，</w:t>
      </w:r>
      <w:r w:rsidR="00C62DA6">
        <w:rPr>
          <w:rFonts w:hint="eastAsia"/>
        </w:rPr>
        <w:t>其</w:t>
      </w:r>
      <w:r w:rsidR="003E7C52">
        <w:rPr>
          <w:rFonts w:hint="eastAsia"/>
        </w:rPr>
        <w:t>影响的好坏取决于</w:t>
      </w:r>
      <w:r w:rsidR="00566E31">
        <w:rPr>
          <w:rFonts w:hint="eastAsia"/>
        </w:rPr>
        <w:t>人们</w:t>
      </w:r>
      <w:r w:rsidR="003E7C52">
        <w:rPr>
          <w:rFonts w:hint="eastAsia"/>
        </w:rPr>
        <w:t>的使用方式，</w:t>
      </w:r>
      <w:r w:rsidR="004F3E28">
        <w:rPr>
          <w:rFonts w:hint="eastAsia"/>
        </w:rPr>
        <w:t>应重视</w:t>
      </w:r>
      <w:r w:rsidR="00B61FEA">
        <w:rPr>
          <w:rFonts w:hint="eastAsia"/>
        </w:rPr>
        <w:t>其可能</w:t>
      </w:r>
      <w:r w:rsidR="00674A80">
        <w:rPr>
          <w:rFonts w:hint="eastAsia"/>
        </w:rPr>
        <w:t>给</w:t>
      </w:r>
      <w:r w:rsidR="00B61FEA">
        <w:rPr>
          <w:rFonts w:hint="eastAsia"/>
        </w:rPr>
        <w:t>高等教育带来的正面效用。</w:t>
      </w:r>
      <w:r w:rsidR="00AD570D">
        <w:rPr>
          <w:rFonts w:hint="eastAsia"/>
        </w:rPr>
        <w:t>很显然，生成式人工智能已经渗透</w:t>
      </w:r>
      <w:r w:rsidR="005D2247">
        <w:rPr>
          <w:rFonts w:hint="eastAsia"/>
        </w:rPr>
        <w:t>到</w:t>
      </w:r>
      <w:r w:rsidR="00AD570D">
        <w:rPr>
          <w:rFonts w:hint="eastAsia"/>
        </w:rPr>
        <w:t>社会的方方面面，无论是政府部门还是自由市场都在积极探索生成式人工智能工具所带来的效率提升与经济效益。</w:t>
      </w:r>
      <w:r w:rsidR="00355BEB">
        <w:rPr>
          <w:rFonts w:hint="eastAsia"/>
        </w:rPr>
        <w:t>而</w:t>
      </w:r>
      <w:r w:rsidR="00647FA9">
        <w:rPr>
          <w:rFonts w:hint="eastAsia"/>
        </w:rPr>
        <w:t>为</w:t>
      </w:r>
      <w:r w:rsidR="00355BEB">
        <w:rPr>
          <w:rFonts w:hint="eastAsia"/>
        </w:rPr>
        <w:t>了</w:t>
      </w:r>
      <w:r w:rsidR="00B61FEA">
        <w:rPr>
          <w:rFonts w:hint="eastAsia"/>
        </w:rPr>
        <w:t>培养学生利用新技术的能力，</w:t>
      </w:r>
      <w:r w:rsidR="00355BEB">
        <w:rPr>
          <w:rFonts w:hint="eastAsia"/>
        </w:rPr>
        <w:t>应</w:t>
      </w:r>
      <w:r w:rsidR="00B61FEA">
        <w:rPr>
          <w:rFonts w:hint="eastAsia"/>
        </w:rPr>
        <w:t>鼓励学生积极使用生成式人工智能</w:t>
      </w:r>
      <w:r w:rsidR="005714E0">
        <w:rPr>
          <w:rFonts w:hint="eastAsia"/>
        </w:rPr>
        <w:t>，</w:t>
      </w:r>
      <w:r w:rsidR="00AD570D">
        <w:rPr>
          <w:rFonts w:hint="eastAsia"/>
        </w:rPr>
        <w:t>提前适应人工智能时代</w:t>
      </w:r>
      <w:r w:rsidR="004F3E28">
        <w:rPr>
          <w:rFonts w:hint="eastAsia"/>
        </w:rPr>
        <w:t>。与此同时</w:t>
      </w:r>
      <w:r w:rsidR="0054546F">
        <w:rPr>
          <w:rFonts w:hint="eastAsia"/>
        </w:rPr>
        <w:t>，应</w:t>
      </w:r>
      <w:r w:rsidR="004F3E28">
        <w:rPr>
          <w:rFonts w:hint="eastAsia"/>
        </w:rPr>
        <w:t>向学生</w:t>
      </w:r>
      <w:r w:rsidR="001E1BD3">
        <w:rPr>
          <w:rFonts w:hint="eastAsia"/>
        </w:rPr>
        <w:t>提示相关风险</w:t>
      </w:r>
      <w:r w:rsidR="0054546F">
        <w:rPr>
          <w:rFonts w:hint="eastAsia"/>
        </w:rPr>
        <w:t>，</w:t>
      </w:r>
      <w:r w:rsidR="001E1BD3">
        <w:rPr>
          <w:rFonts w:hint="eastAsia"/>
        </w:rPr>
        <w:t>要求负责任使用</w:t>
      </w:r>
      <w:r w:rsidR="004F3E28">
        <w:rPr>
          <w:rFonts w:hint="eastAsia"/>
        </w:rPr>
        <w:t>，且</w:t>
      </w:r>
      <w:r w:rsidR="00215696">
        <w:rPr>
          <w:rFonts w:hint="eastAsia"/>
        </w:rPr>
        <w:t>强调</w:t>
      </w:r>
      <w:r w:rsidR="00563C37">
        <w:rPr>
          <w:rFonts w:hint="eastAsia"/>
        </w:rPr>
        <w:t>对</w:t>
      </w:r>
      <w:r w:rsidR="009D77F6">
        <w:rPr>
          <w:rFonts w:hint="eastAsia"/>
        </w:rPr>
        <w:t>不当使用</w:t>
      </w:r>
      <w:r w:rsidR="004F3E28">
        <w:rPr>
          <w:rFonts w:hint="eastAsia"/>
        </w:rPr>
        <w:t>行为</w:t>
      </w:r>
      <w:r w:rsidR="00563C37">
        <w:rPr>
          <w:rFonts w:hint="eastAsia"/>
        </w:rPr>
        <w:t>的惩处</w:t>
      </w:r>
      <w:r w:rsidR="009D77F6">
        <w:rPr>
          <w:rFonts w:hint="eastAsia"/>
        </w:rPr>
        <w:t>。这种规制</w:t>
      </w:r>
      <w:r w:rsidR="00DA7E22">
        <w:rPr>
          <w:rFonts w:hint="eastAsia"/>
        </w:rPr>
        <w:t>模式的</w:t>
      </w:r>
      <w:r w:rsidR="009D77F6">
        <w:rPr>
          <w:rFonts w:hint="eastAsia"/>
        </w:rPr>
        <w:t>好处</w:t>
      </w:r>
      <w:r w:rsidR="00DA7E22">
        <w:rPr>
          <w:rFonts w:hint="eastAsia"/>
        </w:rPr>
        <w:t>是</w:t>
      </w:r>
      <w:r w:rsidR="009D77F6">
        <w:rPr>
          <w:rFonts w:hint="eastAsia"/>
        </w:rPr>
        <w:t>给予学生</w:t>
      </w:r>
      <w:r w:rsidR="00A436D2">
        <w:rPr>
          <w:rFonts w:hint="eastAsia"/>
        </w:rPr>
        <w:t>非常宽松</w:t>
      </w:r>
      <w:r w:rsidR="009D77F6">
        <w:rPr>
          <w:rFonts w:hint="eastAsia"/>
        </w:rPr>
        <w:t>的使用</w:t>
      </w:r>
      <w:r w:rsidR="008C4F19">
        <w:rPr>
          <w:rFonts w:hint="eastAsia"/>
        </w:rPr>
        <w:t>生成式人工智能的</w:t>
      </w:r>
      <w:r w:rsidR="009D77F6">
        <w:rPr>
          <w:rFonts w:hint="eastAsia"/>
        </w:rPr>
        <w:t>空间，</w:t>
      </w:r>
      <w:r w:rsidR="008F406F">
        <w:rPr>
          <w:rFonts w:hint="eastAsia"/>
        </w:rPr>
        <w:t>可以</w:t>
      </w:r>
      <w:r w:rsidR="00AC78C0">
        <w:rPr>
          <w:rFonts w:hint="eastAsia"/>
        </w:rPr>
        <w:t>快速提升学生运用相应技术的能力</w:t>
      </w:r>
      <w:r w:rsidR="008932D4">
        <w:rPr>
          <w:rFonts w:hint="eastAsia"/>
        </w:rPr>
        <w:t>。</w:t>
      </w:r>
      <w:r w:rsidR="000955F8">
        <w:rPr>
          <w:rFonts w:hint="eastAsia"/>
        </w:rPr>
        <w:t>然而</w:t>
      </w:r>
      <w:r w:rsidR="008932D4">
        <w:rPr>
          <w:rFonts w:hint="eastAsia"/>
        </w:rPr>
        <w:t>，</w:t>
      </w:r>
      <w:r w:rsidR="009D77F6">
        <w:rPr>
          <w:rFonts w:hint="eastAsia"/>
        </w:rPr>
        <w:t>这种模式</w:t>
      </w:r>
      <w:r w:rsidR="008F406F">
        <w:rPr>
          <w:rFonts w:hint="eastAsia"/>
        </w:rPr>
        <w:t>在警告学生应当合理使用的同时，</w:t>
      </w:r>
      <w:r w:rsidR="00274300">
        <w:rPr>
          <w:rFonts w:hint="eastAsia"/>
        </w:rPr>
        <w:t>并未界定</w:t>
      </w:r>
      <w:r w:rsidR="009443BF">
        <w:rPr>
          <w:rFonts w:hint="eastAsia"/>
        </w:rPr>
        <w:t>何谓不当</w:t>
      </w:r>
      <w:r w:rsidR="00274300">
        <w:rPr>
          <w:rFonts w:hint="eastAsia"/>
        </w:rPr>
        <w:t>使用行为，</w:t>
      </w:r>
      <w:r w:rsidR="008F406F">
        <w:rPr>
          <w:rFonts w:hint="eastAsia"/>
        </w:rPr>
        <w:t>因此</w:t>
      </w:r>
      <w:r w:rsidR="00274300">
        <w:rPr>
          <w:rFonts w:hint="eastAsia"/>
        </w:rPr>
        <w:t>更像是一种</w:t>
      </w:r>
      <w:r w:rsidR="00AD3AA1">
        <w:rPr>
          <w:rFonts w:hint="eastAsia"/>
        </w:rPr>
        <w:t>立场</w:t>
      </w:r>
      <w:r w:rsidR="00A975B7">
        <w:rPr>
          <w:rFonts w:hint="eastAsia"/>
        </w:rPr>
        <w:t>的</w:t>
      </w:r>
      <w:r w:rsidR="00274300">
        <w:rPr>
          <w:rFonts w:hint="eastAsia"/>
        </w:rPr>
        <w:t>声明。</w:t>
      </w:r>
      <w:r w:rsidR="00771BD7">
        <w:rPr>
          <w:rFonts w:hint="eastAsia"/>
        </w:rPr>
        <w:t>更重要的是</w:t>
      </w:r>
      <w:r w:rsidR="008F406F">
        <w:rPr>
          <w:rFonts w:hint="eastAsia"/>
        </w:rPr>
        <w:t>，</w:t>
      </w:r>
      <w:r w:rsidR="00274300">
        <w:rPr>
          <w:rFonts w:hint="eastAsia"/>
        </w:rPr>
        <w:t>即便确认了</w:t>
      </w:r>
      <w:r w:rsidR="00215696">
        <w:rPr>
          <w:rFonts w:hint="eastAsia"/>
        </w:rPr>
        <w:t>不当</w:t>
      </w:r>
      <w:r w:rsidR="00274300">
        <w:rPr>
          <w:rFonts w:hint="eastAsia"/>
        </w:rPr>
        <w:t>行为的边界，该模式</w:t>
      </w:r>
      <w:r w:rsidR="00A65CDC">
        <w:rPr>
          <w:rFonts w:hint="eastAsia"/>
        </w:rPr>
        <w:t>的成功</w:t>
      </w:r>
      <w:r w:rsidR="00274300">
        <w:rPr>
          <w:rFonts w:hint="eastAsia"/>
        </w:rPr>
        <w:t>显然也</w:t>
      </w:r>
      <w:r w:rsidR="00AC78C0">
        <w:rPr>
          <w:rFonts w:hint="eastAsia"/>
        </w:rPr>
        <w:t>必须以</w:t>
      </w:r>
      <w:r w:rsidR="009D77F6">
        <w:rPr>
          <w:rFonts w:hint="eastAsia"/>
        </w:rPr>
        <w:t>相关不</w:t>
      </w:r>
      <w:r w:rsidR="00274300">
        <w:rPr>
          <w:rFonts w:hint="eastAsia"/>
        </w:rPr>
        <w:t>当</w:t>
      </w:r>
      <w:r w:rsidR="009D77F6">
        <w:rPr>
          <w:rFonts w:hint="eastAsia"/>
        </w:rPr>
        <w:t>行为可以被检测和证明</w:t>
      </w:r>
      <w:r w:rsidR="00AC78C0">
        <w:rPr>
          <w:rFonts w:hint="eastAsia"/>
        </w:rPr>
        <w:t>为前提</w:t>
      </w:r>
      <w:r w:rsidR="009D77F6">
        <w:rPr>
          <w:rFonts w:hint="eastAsia"/>
        </w:rPr>
        <w:t>，</w:t>
      </w:r>
      <w:r w:rsidR="00AC78C0">
        <w:rPr>
          <w:rFonts w:hint="eastAsia"/>
        </w:rPr>
        <w:t>否则必然损害到教学目标</w:t>
      </w:r>
      <w:r w:rsidR="001003C7">
        <w:rPr>
          <w:rFonts w:hint="eastAsia"/>
        </w:rPr>
        <w:t>的实现并破坏整个教学评估体系</w:t>
      </w:r>
      <w:r w:rsidR="00A83BC4">
        <w:rPr>
          <w:rFonts w:hint="eastAsia"/>
        </w:rPr>
        <w:t>的公正性</w:t>
      </w:r>
      <w:r w:rsidR="00AC78C0">
        <w:rPr>
          <w:rFonts w:hint="eastAsia"/>
        </w:rPr>
        <w:t>，而目前</w:t>
      </w:r>
      <w:r w:rsidR="009D77F6">
        <w:rPr>
          <w:rFonts w:hint="eastAsia"/>
        </w:rPr>
        <w:t>这一前提正遭受</w:t>
      </w:r>
      <w:r w:rsidR="001A53AE">
        <w:rPr>
          <w:rFonts w:hint="eastAsia"/>
        </w:rPr>
        <w:t>严峻</w:t>
      </w:r>
      <w:r w:rsidR="009D77F6">
        <w:rPr>
          <w:rFonts w:hint="eastAsia"/>
        </w:rPr>
        <w:t>挑战。</w:t>
      </w:r>
    </w:p>
    <w:p w14:paraId="0AED9B7F" w14:textId="6ED24121" w:rsidR="00491493" w:rsidRPr="00491493" w:rsidRDefault="00732280" w:rsidP="00491493">
      <w:pPr>
        <w:pStyle w:val="a3"/>
        <w:ind w:firstLine="422"/>
      </w:pPr>
      <w:r w:rsidRPr="00705446">
        <w:rPr>
          <w:rFonts w:hint="eastAsia"/>
        </w:rPr>
        <w:t>（二）</w:t>
      </w:r>
      <w:r w:rsidR="00247E1E">
        <w:rPr>
          <w:rFonts w:hint="eastAsia"/>
        </w:rPr>
        <w:t>教师端</w:t>
      </w:r>
      <w:r w:rsidR="003267C4">
        <w:rPr>
          <w:rFonts w:hint="eastAsia"/>
        </w:rPr>
        <w:t>的</w:t>
      </w:r>
      <w:r w:rsidR="00CA1250">
        <w:rPr>
          <w:rFonts w:hint="eastAsia"/>
        </w:rPr>
        <w:t>评估考核改革</w:t>
      </w:r>
    </w:p>
    <w:p w14:paraId="1CE8268C" w14:textId="1667E39C" w:rsidR="009215D8" w:rsidRPr="006A7CAD" w:rsidRDefault="00EA5F10" w:rsidP="0051085B">
      <w:pPr>
        <w:pStyle w:val="afc"/>
        <w:ind w:firstLine="422"/>
      </w:pPr>
      <w:r w:rsidRPr="006A7CAD">
        <w:rPr>
          <w:rFonts w:hint="eastAsia"/>
        </w:rPr>
        <w:t>1</w:t>
      </w:r>
      <w:r w:rsidRPr="006A7CAD">
        <w:rPr>
          <w:rFonts w:hint="eastAsia"/>
        </w:rPr>
        <w:t>、</w:t>
      </w:r>
      <w:r w:rsidR="00247E1E" w:rsidRPr="006A7CAD">
        <w:rPr>
          <w:rFonts w:hint="eastAsia"/>
        </w:rPr>
        <w:t>事前的准</w:t>
      </w:r>
      <w:r w:rsidR="00247E1E" w:rsidRPr="001069E7">
        <w:rPr>
          <w:rFonts w:hint="eastAsia"/>
        </w:rPr>
        <w:t>备</w:t>
      </w:r>
      <w:r w:rsidR="00435C74" w:rsidRPr="0051085B">
        <w:rPr>
          <w:rFonts w:hint="eastAsia"/>
        </w:rPr>
        <w:t>：预先试用与弥合数字鸿沟</w:t>
      </w:r>
    </w:p>
    <w:p w14:paraId="7AD92FC8" w14:textId="1F239DA5" w:rsidR="00203060" w:rsidRPr="00C8658F" w:rsidRDefault="00247E1E" w:rsidP="007737D0">
      <w:pPr>
        <w:ind w:firstLine="420"/>
        <w:rPr>
          <w:vertAlign w:val="superscript"/>
        </w:rPr>
      </w:pPr>
      <w:r>
        <w:rPr>
          <w:rFonts w:hint="eastAsia"/>
        </w:rPr>
        <w:t>为了应对</w:t>
      </w:r>
      <w:r w:rsidR="00B715B8">
        <w:rPr>
          <w:rFonts w:hint="eastAsia"/>
        </w:rPr>
        <w:t>生成式人工智能在</w:t>
      </w:r>
      <w:r w:rsidR="00491493">
        <w:rPr>
          <w:rFonts w:hint="eastAsia"/>
        </w:rPr>
        <w:t>考核评估中</w:t>
      </w:r>
      <w:r>
        <w:rPr>
          <w:rFonts w:hint="eastAsia"/>
        </w:rPr>
        <w:t>潜在的负面影响，</w:t>
      </w:r>
      <w:r w:rsidR="009F6304">
        <w:rPr>
          <w:rFonts w:hint="eastAsia"/>
        </w:rPr>
        <w:t>许多</w:t>
      </w:r>
      <w:r>
        <w:rPr>
          <w:rFonts w:hint="eastAsia"/>
        </w:rPr>
        <w:t>日本高校要求教师或教务部门做好</w:t>
      </w:r>
      <w:r w:rsidR="00B715B8">
        <w:rPr>
          <w:rFonts w:hint="eastAsia"/>
        </w:rPr>
        <w:t>预先的</w:t>
      </w:r>
      <w:r>
        <w:rPr>
          <w:rFonts w:hint="eastAsia"/>
        </w:rPr>
        <w:t>准备。</w:t>
      </w:r>
      <w:r w:rsidR="008B67D2">
        <w:rPr>
          <w:rFonts w:hint="eastAsia"/>
        </w:rPr>
        <w:t>有部分</w:t>
      </w:r>
      <w:r w:rsidR="00491493">
        <w:rPr>
          <w:rFonts w:hint="eastAsia"/>
        </w:rPr>
        <w:t>高校要求教师预先的查看生成式人工智能将会如何回答课堂上或是考核中将要提出的问题。</w:t>
      </w:r>
      <w:r w:rsidR="00546F88">
        <w:rPr>
          <w:rFonts w:hint="eastAsia"/>
        </w:rPr>
        <w:t>例如，东京外国语大学要求教师了解人工智能，特别是建议提前检查人工智能将如何回答预定在课堂上提出的问题。制定明确的规则，并让学生参与其中。</w:t>
      </w:r>
      <w:r w:rsidR="00491493">
        <w:rPr>
          <w:rFonts w:hint="eastAsia"/>
        </w:rPr>
        <w:t>通过</w:t>
      </w:r>
      <w:r w:rsidR="008E15EA">
        <w:rPr>
          <w:rFonts w:hint="eastAsia"/>
        </w:rPr>
        <w:t>这种</w:t>
      </w:r>
      <w:r w:rsidR="00491493">
        <w:rPr>
          <w:rFonts w:hint="eastAsia"/>
        </w:rPr>
        <w:t>方式，不仅</w:t>
      </w:r>
      <w:r w:rsidR="00546F88">
        <w:rPr>
          <w:rFonts w:hint="eastAsia"/>
        </w:rPr>
        <w:t>能</w:t>
      </w:r>
      <w:r w:rsidR="00491493">
        <w:rPr>
          <w:rFonts w:hint="eastAsia"/>
        </w:rPr>
        <w:t>帮助教师改善现有提问中可能</w:t>
      </w:r>
      <w:r w:rsidR="00546F88">
        <w:rPr>
          <w:rFonts w:hint="eastAsia"/>
        </w:rPr>
        <w:t>存在</w:t>
      </w:r>
      <w:r w:rsidR="00491493">
        <w:rPr>
          <w:rFonts w:hint="eastAsia"/>
        </w:rPr>
        <w:t>的问题，也能了解生成式人工智能可能的回答，避免学生简单的使用生成式人工智能获取答案。另一方面，</w:t>
      </w:r>
      <w:r w:rsidR="009215D8">
        <w:rPr>
          <w:rFonts w:hint="eastAsia"/>
        </w:rPr>
        <w:t>考虑到不同学生之间数字素养和基础条件的不同，</w:t>
      </w:r>
      <w:r w:rsidR="00851481">
        <w:rPr>
          <w:rFonts w:hint="eastAsia"/>
        </w:rPr>
        <w:t>有</w:t>
      </w:r>
      <w:r w:rsidR="007737D0">
        <w:rPr>
          <w:rFonts w:hint="eastAsia"/>
        </w:rPr>
        <w:t>些</w:t>
      </w:r>
      <w:r w:rsidR="009215D8">
        <w:rPr>
          <w:rFonts w:hint="eastAsia"/>
        </w:rPr>
        <w:t>日本高校</w:t>
      </w:r>
      <w:r w:rsidR="008E15EA">
        <w:rPr>
          <w:rFonts w:hint="eastAsia"/>
        </w:rPr>
        <w:t>正</w:t>
      </w:r>
      <w:r w:rsidR="007E0283">
        <w:rPr>
          <w:rFonts w:hint="eastAsia"/>
        </w:rPr>
        <w:t>努力</w:t>
      </w:r>
      <w:r w:rsidR="009215D8">
        <w:rPr>
          <w:rFonts w:hint="eastAsia"/>
        </w:rPr>
        <w:t>弥合这些因素所带来的数字鸿沟。</w:t>
      </w:r>
      <w:r w:rsidR="00491493">
        <w:rPr>
          <w:rFonts w:hint="eastAsia"/>
        </w:rPr>
        <w:t>对需要使用电脑或生成式人工智能的课程，</w:t>
      </w:r>
      <w:r w:rsidR="007E0283">
        <w:rPr>
          <w:rFonts w:hint="eastAsia"/>
        </w:rPr>
        <w:t>一些日本高校要求</w:t>
      </w:r>
      <w:r w:rsidR="00491493">
        <w:rPr>
          <w:rFonts w:hint="eastAsia"/>
        </w:rPr>
        <w:t>教师或教务部</w:t>
      </w:r>
      <w:r w:rsidR="00491493">
        <w:rPr>
          <w:rFonts w:hint="eastAsia"/>
        </w:rPr>
        <w:lastRenderedPageBreak/>
        <w:t>门应当</w:t>
      </w:r>
      <w:r w:rsidR="00460C2B">
        <w:rPr>
          <w:rFonts w:hint="eastAsia"/>
        </w:rPr>
        <w:t>为</w:t>
      </w:r>
      <w:r w:rsidR="00491493">
        <w:rPr>
          <w:rFonts w:hint="eastAsia"/>
        </w:rPr>
        <w:t>没有</w:t>
      </w:r>
      <w:r w:rsidR="00292EFB">
        <w:rPr>
          <w:rFonts w:hint="eastAsia"/>
        </w:rPr>
        <w:t>设备的同学提供相应的条件</w:t>
      </w:r>
      <w:r w:rsidR="007737D0">
        <w:rPr>
          <w:rFonts w:hint="eastAsia"/>
        </w:rPr>
        <w:t>，比如出借电脑</w:t>
      </w:r>
      <w:r w:rsidR="00292EFB">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_Ref160614875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[30]</w:t>
      </w:r>
      <w:r w:rsidR="00C8658F" w:rsidRPr="00C8658F">
        <w:rPr>
          <w:rStyle w:val="ac"/>
        </w:rPr>
        <w:fldChar w:fldCharType="end"/>
      </w:r>
      <w:r w:rsidR="00771BD7">
        <w:rPr>
          <w:rFonts w:hint="eastAsia"/>
        </w:rPr>
        <w:t xml:space="preserve"> </w:t>
      </w:r>
      <w:r w:rsidR="00292EFB">
        <w:rPr>
          <w:rFonts w:hint="eastAsia"/>
        </w:rPr>
        <w:t>除了硬件的补足，软件的差距也因生成式人工智能技术的迭代而在不断拉大</w:t>
      </w:r>
      <w:r w:rsidR="002F4163">
        <w:rPr>
          <w:rFonts w:hint="eastAsia"/>
        </w:rPr>
        <w:t>，应引起高校的重视</w:t>
      </w:r>
      <w:r w:rsidR="00292EFB">
        <w:rPr>
          <w:rFonts w:hint="eastAsia"/>
        </w:rPr>
        <w:t>。</w:t>
      </w:r>
      <w:r w:rsidR="00292EFB">
        <w:rPr>
          <w:rFonts w:hint="eastAsia"/>
        </w:rPr>
        <w:t>ChatGPT</w:t>
      </w:r>
      <w:r w:rsidR="00292EFB">
        <w:rPr>
          <w:rFonts w:hint="eastAsia"/>
        </w:rPr>
        <w:t>作为当前公认的最先进的生成式人工智能技术，</w:t>
      </w:r>
      <w:r w:rsidR="002962A1">
        <w:rPr>
          <w:rFonts w:hint="eastAsia"/>
        </w:rPr>
        <w:t>其</w:t>
      </w:r>
      <w:r w:rsidR="00292EFB">
        <w:rPr>
          <w:rFonts w:hint="eastAsia"/>
        </w:rPr>
        <w:t>与生俱来的商业色彩</w:t>
      </w:r>
      <w:r w:rsidR="008E15EA">
        <w:rPr>
          <w:rFonts w:hint="eastAsia"/>
        </w:rPr>
        <w:t>意味着</w:t>
      </w:r>
      <w:r w:rsidR="002F4163">
        <w:rPr>
          <w:rFonts w:hint="eastAsia"/>
        </w:rPr>
        <w:t>很难确保</w:t>
      </w:r>
      <w:r w:rsidR="00292EFB">
        <w:rPr>
          <w:rFonts w:hint="eastAsia"/>
        </w:rPr>
        <w:t>所有人</w:t>
      </w:r>
      <w:r w:rsidR="002F4163">
        <w:rPr>
          <w:rFonts w:hint="eastAsia"/>
        </w:rPr>
        <w:t>都</w:t>
      </w:r>
      <w:r w:rsidR="00292EFB">
        <w:rPr>
          <w:rFonts w:hint="eastAsia"/>
        </w:rPr>
        <w:t>平等</w:t>
      </w:r>
      <w:r w:rsidR="0048123F">
        <w:rPr>
          <w:rFonts w:hint="eastAsia"/>
        </w:rPr>
        <w:t>获取</w:t>
      </w:r>
      <w:r w:rsidR="002962A1">
        <w:rPr>
          <w:rFonts w:hint="eastAsia"/>
        </w:rPr>
        <w:t>该</w:t>
      </w:r>
      <w:r w:rsidR="00292EFB">
        <w:rPr>
          <w:rFonts w:hint="eastAsia"/>
        </w:rPr>
        <w:t>技术。</w:t>
      </w:r>
      <w:r w:rsidR="002F4163">
        <w:rPr>
          <w:rFonts w:hint="eastAsia"/>
        </w:rPr>
        <w:t>为此，有的日本高校正努力补足相关差距。例如</w:t>
      </w:r>
      <w:r w:rsidR="00292EFB">
        <w:rPr>
          <w:rFonts w:hint="eastAsia"/>
        </w:rPr>
        <w:t>，</w:t>
      </w:r>
      <w:r w:rsidR="00EF3E54">
        <w:rPr>
          <w:rFonts w:hint="eastAsia"/>
        </w:rPr>
        <w:t>有的</w:t>
      </w:r>
      <w:r w:rsidR="002F4163">
        <w:rPr>
          <w:rFonts w:hint="eastAsia"/>
        </w:rPr>
        <w:t>日本</w:t>
      </w:r>
      <w:r w:rsidR="008E15EA">
        <w:rPr>
          <w:rFonts w:hint="eastAsia"/>
        </w:rPr>
        <w:t>大学</w:t>
      </w:r>
      <w:r w:rsidR="00292EFB">
        <w:rPr>
          <w:rFonts w:hint="eastAsia"/>
        </w:rPr>
        <w:t>直接为整个学部提供</w:t>
      </w:r>
      <w:r w:rsidR="007737D0">
        <w:rPr>
          <w:rFonts w:hint="eastAsia"/>
        </w:rPr>
        <w:t>可用于编程教育的</w:t>
      </w:r>
      <w:r w:rsidR="00401512">
        <w:rPr>
          <w:rFonts w:hint="eastAsia"/>
        </w:rPr>
        <w:t>商业化</w:t>
      </w:r>
      <w:r w:rsidR="00292EFB">
        <w:t>GPT</w:t>
      </w:r>
      <w:r w:rsidR="00292EFB">
        <w:rPr>
          <w:rFonts w:hint="eastAsia"/>
        </w:rPr>
        <w:t>4.0</w:t>
      </w:r>
      <w:r w:rsidR="00F715BA">
        <w:rPr>
          <w:rFonts w:hint="eastAsia"/>
        </w:rPr>
        <w:t>及</w:t>
      </w:r>
      <w:r w:rsidR="008755C3">
        <w:rPr>
          <w:rFonts w:hint="eastAsia"/>
        </w:rPr>
        <w:t>应用程序接口（</w:t>
      </w:r>
      <w:r w:rsidR="00771BD7" w:rsidRPr="00771BD7">
        <w:t>Application Programming Interface</w:t>
      </w:r>
      <w:r w:rsidR="00771BD7">
        <w:rPr>
          <w:rFonts w:hint="eastAsia"/>
        </w:rPr>
        <w:t>，</w:t>
      </w:r>
      <w:r w:rsidR="007737D0">
        <w:t>API</w:t>
      </w:r>
      <w:r w:rsidR="007737D0">
        <w:rPr>
          <w:rFonts w:hint="eastAsia"/>
        </w:rPr>
        <w:t>）</w:t>
      </w:r>
      <w:r w:rsidR="002F4163">
        <w:rPr>
          <w:rFonts w:hint="eastAsia"/>
        </w:rPr>
        <w:t>，</w:t>
      </w:r>
      <w:r w:rsidR="00401512">
        <w:rPr>
          <w:rFonts w:hint="eastAsia"/>
        </w:rPr>
        <w:t>从而</w:t>
      </w:r>
      <w:r w:rsidR="002F4163">
        <w:rPr>
          <w:rFonts w:hint="eastAsia"/>
        </w:rPr>
        <w:t>避免</w:t>
      </w:r>
      <w:r w:rsidR="00AA5D71">
        <w:rPr>
          <w:rFonts w:hint="eastAsia"/>
        </w:rPr>
        <w:t>部分</w:t>
      </w:r>
      <w:r w:rsidR="002F4163">
        <w:rPr>
          <w:rFonts w:hint="eastAsia"/>
        </w:rPr>
        <w:t>学生</w:t>
      </w:r>
      <w:r w:rsidR="00401512">
        <w:rPr>
          <w:rFonts w:hint="eastAsia"/>
        </w:rPr>
        <w:t>只能使用性能较差的免费版本</w:t>
      </w:r>
      <w:r w:rsidR="002F4163">
        <w:rPr>
          <w:rFonts w:hint="eastAsia"/>
        </w:rPr>
        <w:t>所导致的不公平</w:t>
      </w:r>
      <w:r w:rsidR="00292EFB">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_Ref160614884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[31]</w:t>
      </w:r>
      <w:r w:rsidR="00C8658F" w:rsidRPr="00C8658F">
        <w:rPr>
          <w:rStyle w:val="ac"/>
        </w:rPr>
        <w:fldChar w:fldCharType="end"/>
      </w:r>
    </w:p>
    <w:p w14:paraId="1721CA51" w14:textId="18A24820" w:rsidR="00E806AE" w:rsidRPr="001069E7" w:rsidRDefault="00E806AE" w:rsidP="00E806AE">
      <w:pPr>
        <w:pStyle w:val="afc"/>
        <w:ind w:firstLine="422"/>
      </w:pPr>
      <w:r w:rsidRPr="006A7CAD">
        <w:rPr>
          <w:rFonts w:hint="eastAsia"/>
        </w:rPr>
        <w:t>2</w:t>
      </w:r>
      <w:r w:rsidRPr="006A7CAD">
        <w:rPr>
          <w:rFonts w:hint="eastAsia"/>
        </w:rPr>
        <w:t>、事中</w:t>
      </w:r>
      <w:r w:rsidR="00435C74" w:rsidRPr="0051085B">
        <w:rPr>
          <w:rFonts w:hint="eastAsia"/>
        </w:rPr>
        <w:t>的调整：</w:t>
      </w:r>
      <w:r w:rsidR="00E66C16" w:rsidRPr="0051085B">
        <w:rPr>
          <w:rFonts w:hint="eastAsia"/>
        </w:rPr>
        <w:t>隔绝人工智能的</w:t>
      </w:r>
      <w:r w:rsidR="00435C74" w:rsidRPr="0051085B">
        <w:rPr>
          <w:rFonts w:hint="eastAsia"/>
        </w:rPr>
        <w:t>考核转向</w:t>
      </w:r>
    </w:p>
    <w:p w14:paraId="065B4E7C" w14:textId="44F2ABE0" w:rsidR="00E806AE" w:rsidRPr="00C8658F" w:rsidRDefault="00E806AE" w:rsidP="00E806AE">
      <w:pPr>
        <w:ind w:firstLine="420"/>
        <w:rPr>
          <w:vertAlign w:val="superscript"/>
        </w:rPr>
      </w:pPr>
      <w:r w:rsidRPr="001069E7">
        <w:rPr>
          <w:rFonts w:hint="eastAsia"/>
        </w:rPr>
        <w:t>除了考核评估前的准备工作，很多日本高校认为还必须改变考核评估学生的方式</w:t>
      </w:r>
      <w:r w:rsidR="00435C74" w:rsidRPr="0051085B">
        <w:rPr>
          <w:rFonts w:hint="eastAsia"/>
        </w:rPr>
        <w:t>并转向采用一些</w:t>
      </w:r>
      <w:r w:rsidR="00E66C16" w:rsidRPr="0051085B">
        <w:rPr>
          <w:rFonts w:hint="eastAsia"/>
        </w:rPr>
        <w:t>隔绝生成式人工智能</w:t>
      </w:r>
      <w:r w:rsidR="00435C74" w:rsidRPr="0051085B">
        <w:rPr>
          <w:rFonts w:hint="eastAsia"/>
        </w:rPr>
        <w:t>的考核方式</w:t>
      </w:r>
      <w:r w:rsidRPr="003076E2">
        <w:rPr>
          <w:rFonts w:hint="eastAsia"/>
        </w:rPr>
        <w:t>。</w:t>
      </w:r>
      <w:r>
        <w:rPr>
          <w:rFonts w:hint="eastAsia"/>
        </w:rPr>
        <w:t>在学生能够使用</w:t>
      </w:r>
      <w:r>
        <w:rPr>
          <w:rFonts w:hint="eastAsia"/>
        </w:rPr>
        <w:t>AIGC</w:t>
      </w:r>
      <w:r>
        <w:rPr>
          <w:rFonts w:hint="eastAsia"/>
        </w:rPr>
        <w:t>的情况下，由于借助生成式人工智能可以轻易生成课程要求的专业内容，过去以提交报告或论文为主的传统考核评估制度遂迎来了极大的挑战。</w:t>
      </w:r>
      <w:r w:rsidR="00435C74">
        <w:rPr>
          <w:rFonts w:hint="eastAsia"/>
        </w:rPr>
        <w:t>日本高校</w:t>
      </w:r>
      <w:r>
        <w:rPr>
          <w:rFonts w:hint="eastAsia"/>
        </w:rPr>
        <w:t>对此主要</w:t>
      </w:r>
      <w:r w:rsidR="00435C74">
        <w:rPr>
          <w:rFonts w:hint="eastAsia"/>
        </w:rPr>
        <w:t>做出了</w:t>
      </w:r>
      <w:r>
        <w:rPr>
          <w:rFonts w:hint="eastAsia"/>
        </w:rPr>
        <w:t>两种应对策略。一是为防止</w:t>
      </w:r>
      <w:r>
        <w:rPr>
          <w:rFonts w:hint="eastAsia"/>
        </w:rPr>
        <w:t>A</w:t>
      </w:r>
      <w:r>
        <w:t xml:space="preserve">IGC </w:t>
      </w:r>
      <w:r>
        <w:rPr>
          <w:rFonts w:hint="eastAsia"/>
        </w:rPr>
        <w:t>对评估考核的准确性与公正性的影响，禁止或阻止学生在某些类型的考核中接触、使用生成式人工智能。例如，东洋大学考虑将相关考核放在</w:t>
      </w:r>
      <w:r w:rsidRPr="004B3108">
        <w:rPr>
          <w:rFonts w:hint="eastAsia"/>
        </w:rPr>
        <w:t>无法使用网络和</w:t>
      </w:r>
      <w:r>
        <w:rPr>
          <w:rFonts w:hint="eastAsia"/>
        </w:rPr>
        <w:t>电脑</w:t>
      </w:r>
      <w:r w:rsidRPr="004B3108">
        <w:rPr>
          <w:rFonts w:hint="eastAsia"/>
        </w:rPr>
        <w:t>设备的环境中进行。</w:t>
      </w:r>
      <w:r>
        <w:rPr>
          <w:rFonts w:hint="eastAsia"/>
        </w:rPr>
        <w:t>二是减少交付类评估考核方式的占比，采取更多元的评估考核方式，例如面对面的访谈等。</w:t>
      </w:r>
      <w:r w:rsidRPr="00C8658F">
        <w:rPr>
          <w:rStyle w:val="ac"/>
        </w:rPr>
        <w:fldChar w:fldCharType="begin"/>
      </w:r>
      <w:r w:rsidRPr="00C8658F">
        <w:rPr>
          <w:vertAlign w:val="superscript"/>
        </w:rPr>
        <w:instrText xml:space="preserve"> </w:instrText>
      </w:r>
      <w:r w:rsidRPr="00C8658F">
        <w:rPr>
          <w:rFonts w:hint="eastAsia"/>
          <w:vertAlign w:val="superscript"/>
        </w:rPr>
        <w:instrText>REF _Ref160614893 \r \h</w:instrText>
      </w:r>
      <w:r w:rsidRPr="00C8658F">
        <w:rPr>
          <w:vertAlign w:val="superscript"/>
        </w:rPr>
        <w:instrText xml:space="preserve"> </w:instrText>
      </w:r>
      <w:r w:rsidRPr="00C8658F">
        <w:rPr>
          <w:rStyle w:val="ac"/>
        </w:rPr>
      </w:r>
      <w:r w:rsidRPr="00C8658F">
        <w:rPr>
          <w:rStyle w:val="ac"/>
        </w:rPr>
        <w:fldChar w:fldCharType="separate"/>
      </w:r>
      <w:r w:rsidR="004C0C7C">
        <w:rPr>
          <w:vertAlign w:val="superscript"/>
        </w:rPr>
        <w:t>[32]</w:t>
      </w:r>
      <w:r w:rsidRPr="00C8658F">
        <w:rPr>
          <w:rStyle w:val="ac"/>
        </w:rPr>
        <w:fldChar w:fldCharType="end"/>
      </w:r>
      <w:r w:rsidR="00435C74">
        <w:rPr>
          <w:rFonts w:hint="eastAsia"/>
        </w:rPr>
        <w:t xml:space="preserve"> </w:t>
      </w:r>
      <w:r w:rsidR="00771BD7">
        <w:rPr>
          <w:rFonts w:hint="eastAsia"/>
        </w:rPr>
        <w:t>也</w:t>
      </w:r>
      <w:r>
        <w:rPr>
          <w:rFonts w:hint="eastAsia"/>
        </w:rPr>
        <w:t>有的日本高校要求教师“</w:t>
      </w:r>
      <w:r w:rsidRPr="00F362A0">
        <w:rPr>
          <w:rFonts w:hint="eastAsia"/>
        </w:rPr>
        <w:t>尽量根据生成式人工智能的特点，以创造性的方式呈现作业</w:t>
      </w:r>
      <w:r>
        <w:rPr>
          <w:rFonts w:hint="eastAsia"/>
        </w:rPr>
        <w:t>。”</w:t>
      </w:r>
      <w:r w:rsidRPr="00C8658F">
        <w:rPr>
          <w:rStyle w:val="ac"/>
        </w:rPr>
        <w:fldChar w:fldCharType="begin"/>
      </w:r>
      <w:r w:rsidRPr="00C8658F">
        <w:rPr>
          <w:vertAlign w:val="superscript"/>
        </w:rPr>
        <w:instrText xml:space="preserve"> </w:instrText>
      </w:r>
      <w:r w:rsidRPr="00C8658F">
        <w:rPr>
          <w:rFonts w:hint="eastAsia"/>
          <w:vertAlign w:val="superscript"/>
        </w:rPr>
        <w:instrText>REF _Ref160614906 \r \h</w:instrText>
      </w:r>
      <w:r w:rsidRPr="00C8658F">
        <w:rPr>
          <w:vertAlign w:val="superscript"/>
        </w:rPr>
        <w:instrText xml:space="preserve"> </w:instrText>
      </w:r>
      <w:r w:rsidRPr="00C8658F">
        <w:rPr>
          <w:rStyle w:val="ac"/>
        </w:rPr>
      </w:r>
      <w:r w:rsidRPr="00C8658F">
        <w:rPr>
          <w:rStyle w:val="ac"/>
        </w:rPr>
        <w:fldChar w:fldCharType="separate"/>
      </w:r>
      <w:r w:rsidR="004C0C7C">
        <w:rPr>
          <w:vertAlign w:val="superscript"/>
        </w:rPr>
        <w:t>[33]</w:t>
      </w:r>
      <w:r w:rsidRPr="00C8658F">
        <w:rPr>
          <w:rStyle w:val="ac"/>
        </w:rPr>
        <w:fldChar w:fldCharType="end"/>
      </w:r>
    </w:p>
    <w:p w14:paraId="62E5DB42" w14:textId="0329EEB9" w:rsidR="00EA5F10" w:rsidRPr="006A7CAD" w:rsidRDefault="00247E1E" w:rsidP="0051085B">
      <w:pPr>
        <w:pStyle w:val="afc"/>
        <w:ind w:firstLine="422"/>
      </w:pPr>
      <w:r w:rsidRPr="006A7CAD">
        <w:rPr>
          <w:rFonts w:hint="eastAsia"/>
        </w:rPr>
        <w:t>3</w:t>
      </w:r>
      <w:r w:rsidRPr="006A7CAD">
        <w:rPr>
          <w:rFonts w:hint="eastAsia"/>
        </w:rPr>
        <w:t>、事后的</w:t>
      </w:r>
      <w:r w:rsidR="00FF52EF" w:rsidRPr="00A37A8B">
        <w:rPr>
          <w:rFonts w:hint="eastAsia"/>
        </w:rPr>
        <w:t>认定</w:t>
      </w:r>
      <w:r w:rsidR="00435C74" w:rsidRPr="0051085B">
        <w:rPr>
          <w:rFonts w:hint="eastAsia"/>
        </w:rPr>
        <w:t>：</w:t>
      </w:r>
      <w:r w:rsidR="00E66C16" w:rsidRPr="0051085B">
        <w:rPr>
          <w:rFonts w:hint="eastAsia"/>
        </w:rPr>
        <w:t>采用原始但可靠的方式</w:t>
      </w:r>
    </w:p>
    <w:p w14:paraId="274DD2A5" w14:textId="11F061D0" w:rsidR="005A502B" w:rsidRDefault="00556956" w:rsidP="005A502B">
      <w:pPr>
        <w:ind w:firstLine="420"/>
      </w:pPr>
      <w:r>
        <w:rPr>
          <w:rFonts w:hint="eastAsia"/>
        </w:rPr>
        <w:t>面对先进技术带来的不端行为检测认定问题，高校被迫采取看起来比较原始</w:t>
      </w:r>
      <w:r w:rsidR="008E4DF9">
        <w:rPr>
          <w:rFonts w:hint="eastAsia"/>
        </w:rPr>
        <w:t>但</w:t>
      </w:r>
      <w:r w:rsidR="00A30AEE">
        <w:rPr>
          <w:rFonts w:hint="eastAsia"/>
        </w:rPr>
        <w:t>相对</w:t>
      </w:r>
      <w:r w:rsidR="008E4DF9">
        <w:rPr>
          <w:rFonts w:hint="eastAsia"/>
        </w:rPr>
        <w:t>可靠</w:t>
      </w:r>
      <w:r>
        <w:rPr>
          <w:rFonts w:hint="eastAsia"/>
        </w:rPr>
        <w:t>的认定方式。</w:t>
      </w:r>
      <w:r w:rsidR="00A30C46">
        <w:rPr>
          <w:rFonts w:hint="eastAsia"/>
        </w:rPr>
        <w:t>事实上，</w:t>
      </w:r>
      <w:r>
        <w:rPr>
          <w:rFonts w:hint="eastAsia"/>
        </w:rPr>
        <w:t>和互联网时代不同，</w:t>
      </w:r>
      <w:r>
        <w:rPr>
          <w:rFonts w:hint="eastAsia"/>
        </w:rPr>
        <w:t>A</w:t>
      </w:r>
      <w:r>
        <w:t>IGC</w:t>
      </w:r>
      <w:r>
        <w:rPr>
          <w:rFonts w:hint="eastAsia"/>
        </w:rPr>
        <w:t>时代的不端行为检测资源面临严重的不足。由于当下的检测技术并不可靠</w:t>
      </w:r>
      <w:r w:rsidR="000C44E9">
        <w:rPr>
          <w:rFonts w:hint="eastAsia"/>
        </w:rPr>
        <w:t>，</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_Ref160614921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[34]</w:t>
      </w:r>
      <w:r w:rsidR="00C8658F" w:rsidRPr="00C8658F">
        <w:rPr>
          <w:rStyle w:val="ac"/>
        </w:rPr>
        <w:fldChar w:fldCharType="end"/>
      </w:r>
      <w:r w:rsidR="00771BD7">
        <w:rPr>
          <w:rFonts w:hint="eastAsia"/>
        </w:rPr>
        <w:t xml:space="preserve"> </w:t>
      </w:r>
      <w:r w:rsidR="008B5BB2">
        <w:rPr>
          <w:rFonts w:hint="eastAsia"/>
        </w:rPr>
        <w:t>高校</w:t>
      </w:r>
      <w:r>
        <w:rPr>
          <w:rFonts w:hint="eastAsia"/>
        </w:rPr>
        <w:t>无法再像互联网时代依赖查重技术一样</w:t>
      </w:r>
      <w:r w:rsidR="009F5142">
        <w:rPr>
          <w:rFonts w:hint="eastAsia"/>
        </w:rPr>
        <w:t>仅</w:t>
      </w:r>
      <w:r>
        <w:rPr>
          <w:rFonts w:hint="eastAsia"/>
        </w:rPr>
        <w:t>依靠检测</w:t>
      </w:r>
      <w:r w:rsidR="00707F7C">
        <w:rPr>
          <w:rFonts w:hint="eastAsia"/>
        </w:rPr>
        <w:t>技术</w:t>
      </w:r>
      <w:r w:rsidR="008B5BB2">
        <w:rPr>
          <w:rFonts w:hint="eastAsia"/>
        </w:rPr>
        <w:t>来规制</w:t>
      </w:r>
      <w:r w:rsidR="00AB7858">
        <w:rPr>
          <w:rFonts w:hint="eastAsia"/>
        </w:rPr>
        <w:t>技术</w:t>
      </w:r>
      <w:r w:rsidR="008B5BB2">
        <w:rPr>
          <w:rFonts w:hint="eastAsia"/>
        </w:rPr>
        <w:t>滥用</w:t>
      </w:r>
      <w:r w:rsidR="00707F7C">
        <w:rPr>
          <w:rFonts w:hint="eastAsia"/>
        </w:rPr>
        <w:t>行为</w:t>
      </w:r>
      <w:r w:rsidR="008B5BB2">
        <w:rPr>
          <w:rFonts w:hint="eastAsia"/>
        </w:rPr>
        <w:t>，不得不</w:t>
      </w:r>
      <w:r w:rsidR="007403BD">
        <w:rPr>
          <w:rFonts w:hint="eastAsia"/>
        </w:rPr>
        <w:t>多管齐下</w:t>
      </w:r>
      <w:r w:rsidR="008B5BB2">
        <w:rPr>
          <w:rFonts w:hint="eastAsia"/>
        </w:rPr>
        <w:t>努力</w:t>
      </w:r>
      <w:r>
        <w:rPr>
          <w:rFonts w:hint="eastAsia"/>
        </w:rPr>
        <w:t>减轻</w:t>
      </w:r>
      <w:r w:rsidR="008B5BB2">
        <w:rPr>
          <w:rFonts w:hint="eastAsia"/>
        </w:rPr>
        <w:t>技术</w:t>
      </w:r>
      <w:r w:rsidR="007403BD">
        <w:rPr>
          <w:rFonts w:hint="eastAsia"/>
        </w:rPr>
        <w:t>带来</w:t>
      </w:r>
      <w:r w:rsidR="00884CAF">
        <w:rPr>
          <w:rFonts w:hint="eastAsia"/>
        </w:rPr>
        <w:t>的</w:t>
      </w:r>
      <w:r>
        <w:rPr>
          <w:rFonts w:hint="eastAsia"/>
        </w:rPr>
        <w:t>负面影响</w:t>
      </w:r>
      <w:r w:rsidR="008E4DF9">
        <w:rPr>
          <w:rFonts w:hint="eastAsia"/>
        </w:rPr>
        <w:t>，尤其是依赖一些效率较低但</w:t>
      </w:r>
      <w:r w:rsidR="00A30AEE">
        <w:rPr>
          <w:rFonts w:hint="eastAsia"/>
        </w:rPr>
        <w:t>相对</w:t>
      </w:r>
      <w:r w:rsidR="008E4DF9">
        <w:rPr>
          <w:rFonts w:hint="eastAsia"/>
        </w:rPr>
        <w:t>可靠的做法</w:t>
      </w:r>
      <w:r>
        <w:rPr>
          <w:rFonts w:hint="eastAsia"/>
        </w:rPr>
        <w:t>。</w:t>
      </w:r>
      <w:r w:rsidR="00884CAF">
        <w:rPr>
          <w:rFonts w:hint="eastAsia"/>
        </w:rPr>
        <w:t>例如，</w:t>
      </w:r>
      <w:r w:rsidR="00FF52EF">
        <w:rPr>
          <w:rFonts w:hint="eastAsia"/>
        </w:rPr>
        <w:t>许多</w:t>
      </w:r>
      <w:r w:rsidR="00884CAF">
        <w:rPr>
          <w:rFonts w:hint="eastAsia"/>
        </w:rPr>
        <w:t>日本</w:t>
      </w:r>
      <w:r w:rsidR="00FF52EF">
        <w:rPr>
          <w:rFonts w:hint="eastAsia"/>
        </w:rPr>
        <w:t>高校特别强调</w:t>
      </w:r>
      <w:r>
        <w:rPr>
          <w:rFonts w:hint="eastAsia"/>
        </w:rPr>
        <w:t>在</w:t>
      </w:r>
      <w:r w:rsidR="00317454">
        <w:rPr>
          <w:rFonts w:hint="eastAsia"/>
        </w:rPr>
        <w:t>认定</w:t>
      </w:r>
      <w:r>
        <w:rPr>
          <w:rFonts w:hint="eastAsia"/>
        </w:rPr>
        <w:t>A</w:t>
      </w:r>
      <w:r>
        <w:t>IGC</w:t>
      </w:r>
      <w:r>
        <w:rPr>
          <w:rFonts w:hint="eastAsia"/>
        </w:rPr>
        <w:t>滥用行为</w:t>
      </w:r>
      <w:r w:rsidR="00317454">
        <w:rPr>
          <w:rFonts w:hint="eastAsia"/>
        </w:rPr>
        <w:t>时</w:t>
      </w:r>
      <w:r>
        <w:rPr>
          <w:rFonts w:hint="eastAsia"/>
        </w:rPr>
        <w:t>，</w:t>
      </w:r>
      <w:r w:rsidR="00317454">
        <w:rPr>
          <w:rFonts w:hint="eastAsia"/>
        </w:rPr>
        <w:t>技术</w:t>
      </w:r>
      <w:r>
        <w:rPr>
          <w:rFonts w:hint="eastAsia"/>
        </w:rPr>
        <w:t>检测的结果</w:t>
      </w:r>
      <w:r w:rsidR="00317454">
        <w:rPr>
          <w:rFonts w:hint="eastAsia"/>
        </w:rPr>
        <w:t>只能作为</w:t>
      </w:r>
      <w:r w:rsidR="00FF52EF">
        <w:rPr>
          <w:rFonts w:hint="eastAsia"/>
        </w:rPr>
        <w:t>初步</w:t>
      </w:r>
      <w:r w:rsidR="00317454">
        <w:rPr>
          <w:rFonts w:hint="eastAsia"/>
        </w:rPr>
        <w:t>证据而不能作为</w:t>
      </w:r>
      <w:r w:rsidR="00EB11A4">
        <w:rPr>
          <w:rFonts w:hint="eastAsia"/>
        </w:rPr>
        <w:t>结论</w:t>
      </w:r>
      <w:r w:rsidR="00FF52EF">
        <w:rPr>
          <w:rFonts w:hint="eastAsia"/>
        </w:rPr>
        <w:t>。</w:t>
      </w:r>
      <w:r w:rsidR="00A50DE5">
        <w:rPr>
          <w:rFonts w:hint="eastAsia"/>
        </w:rPr>
        <w:t>学校在做出最终认定前，</w:t>
      </w:r>
      <w:r w:rsidR="00F84180">
        <w:rPr>
          <w:rFonts w:hint="eastAsia"/>
        </w:rPr>
        <w:t>必须面谈</w:t>
      </w:r>
      <w:r w:rsidR="00FF52EF">
        <w:rPr>
          <w:rFonts w:hint="eastAsia"/>
        </w:rPr>
        <w:t>疑</w:t>
      </w:r>
      <w:r w:rsidR="00A50DE5">
        <w:rPr>
          <w:rFonts w:hint="eastAsia"/>
        </w:rPr>
        <w:t>似</w:t>
      </w:r>
      <w:r w:rsidR="00FF52EF">
        <w:rPr>
          <w:rFonts w:hint="eastAsia"/>
        </w:rPr>
        <w:t>违反</w:t>
      </w:r>
      <w:r w:rsidR="00FF52EF">
        <w:rPr>
          <w:rFonts w:hint="eastAsia"/>
        </w:rPr>
        <w:t>A</w:t>
      </w:r>
      <w:r w:rsidR="00FF52EF">
        <w:t>IGC</w:t>
      </w:r>
      <w:r w:rsidR="00FF52EF">
        <w:rPr>
          <w:rFonts w:hint="eastAsia"/>
        </w:rPr>
        <w:t>使用行为规范的学生，要求其解释可疑部分</w:t>
      </w:r>
      <w:r w:rsidR="00F84180">
        <w:rPr>
          <w:rFonts w:hint="eastAsia"/>
        </w:rPr>
        <w:t>的原创性，并根据</w:t>
      </w:r>
      <w:r w:rsidR="00F02739">
        <w:rPr>
          <w:rFonts w:hint="eastAsia"/>
        </w:rPr>
        <w:t>补充</w:t>
      </w:r>
      <w:r w:rsidR="00F84180">
        <w:rPr>
          <w:rFonts w:hint="eastAsia"/>
        </w:rPr>
        <w:t>解释</w:t>
      </w:r>
      <w:r w:rsidR="008E4DF9">
        <w:rPr>
          <w:rFonts w:hint="eastAsia"/>
        </w:rPr>
        <w:t>结合多方材料</w:t>
      </w:r>
      <w:r w:rsidR="00585260">
        <w:rPr>
          <w:rFonts w:hint="eastAsia"/>
        </w:rPr>
        <w:t>加以</w:t>
      </w:r>
      <w:r w:rsidR="00F84180">
        <w:rPr>
          <w:rFonts w:hint="eastAsia"/>
        </w:rPr>
        <w:t>确认。</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_Ref160614928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[35]</w:t>
      </w:r>
      <w:r w:rsidR="00C8658F" w:rsidRPr="00C8658F">
        <w:rPr>
          <w:rStyle w:val="ac"/>
        </w:rPr>
        <w:fldChar w:fldCharType="end"/>
      </w:r>
    </w:p>
    <w:p w14:paraId="3E9B3A5E" w14:textId="3A5F64C0" w:rsidR="00E947F5" w:rsidRDefault="005B60A5" w:rsidP="00E947F5">
      <w:pPr>
        <w:pStyle w:val="a5"/>
      </w:pPr>
      <w:r>
        <w:rPr>
          <w:rFonts w:hint="eastAsia"/>
        </w:rPr>
        <w:t>四、</w:t>
      </w:r>
      <w:r w:rsidR="008932D4">
        <w:rPr>
          <w:rFonts w:hint="eastAsia"/>
        </w:rPr>
        <w:t>共性</w:t>
      </w:r>
      <w:r w:rsidR="002B39DB">
        <w:rPr>
          <w:rFonts w:hint="eastAsia"/>
        </w:rPr>
        <w:t>与</w:t>
      </w:r>
      <w:r w:rsidR="008932D4">
        <w:rPr>
          <w:rFonts w:hint="eastAsia"/>
        </w:rPr>
        <w:t>差异：</w:t>
      </w:r>
      <w:r w:rsidR="00717200">
        <w:rPr>
          <w:rFonts w:hint="eastAsia"/>
        </w:rPr>
        <w:t>对我国</w:t>
      </w:r>
      <w:r w:rsidR="004C765A">
        <w:rPr>
          <w:rFonts w:hint="eastAsia"/>
        </w:rPr>
        <w:t>高等教育</w:t>
      </w:r>
      <w:r w:rsidR="00717200">
        <w:rPr>
          <w:rFonts w:hint="eastAsia"/>
        </w:rPr>
        <w:t>的启示</w:t>
      </w:r>
    </w:p>
    <w:p w14:paraId="2DE7572B" w14:textId="28C1ED41" w:rsidR="00E806AE" w:rsidRPr="00ED6FA2" w:rsidRDefault="00274300" w:rsidP="0051085B">
      <w:pPr>
        <w:ind w:firstLine="420"/>
      </w:pPr>
      <w:r>
        <w:rPr>
          <w:rFonts w:hint="eastAsia"/>
        </w:rPr>
        <w:t>在讨论日本高校的应对措施为我国之镜鉴时，绝不能简单的通盘复制。一方面，虽然两国高等教育界都面临着生成式人工智能所带来的挑战，在应对的基本思路上也有许多共通之处。</w:t>
      </w:r>
      <w:r w:rsidR="00771BD7">
        <w:rPr>
          <w:rFonts w:hint="eastAsia"/>
        </w:rPr>
        <w:t>但</w:t>
      </w:r>
      <w:r>
        <w:rPr>
          <w:rFonts w:hint="eastAsia"/>
        </w:rPr>
        <w:t>另一方面，日本高校本身也并不存在</w:t>
      </w:r>
      <w:r w:rsidR="002140A8">
        <w:rPr>
          <w:rFonts w:hint="eastAsia"/>
        </w:rPr>
        <w:t>统一</w:t>
      </w:r>
      <w:r>
        <w:rPr>
          <w:rFonts w:hint="eastAsia"/>
        </w:rPr>
        <w:t>的做法，两国在多方面上的差异也使</w:t>
      </w:r>
      <w:r>
        <w:rPr>
          <w:rFonts w:hint="eastAsia"/>
        </w:rPr>
        <w:lastRenderedPageBreak/>
        <w:t>得问题不能一概而论。因此，</w:t>
      </w:r>
      <w:r w:rsidR="004C27A0">
        <w:rPr>
          <w:rFonts w:hint="eastAsia"/>
        </w:rPr>
        <w:t>我们</w:t>
      </w:r>
      <w:r w:rsidRPr="00A27501">
        <w:rPr>
          <w:rFonts w:hint="eastAsia"/>
        </w:rPr>
        <w:t>既</w:t>
      </w:r>
      <w:r w:rsidR="004C27A0">
        <w:rPr>
          <w:rFonts w:hint="eastAsia"/>
        </w:rPr>
        <w:t>需</w:t>
      </w:r>
      <w:r w:rsidRPr="00A27501">
        <w:rPr>
          <w:rFonts w:hint="eastAsia"/>
        </w:rPr>
        <w:t>抓住</w:t>
      </w:r>
      <w:r w:rsidR="004C27A0">
        <w:rPr>
          <w:rFonts w:hint="eastAsia"/>
        </w:rPr>
        <w:t>两国</w:t>
      </w:r>
      <w:r w:rsidRPr="00A27501">
        <w:rPr>
          <w:rFonts w:hint="eastAsia"/>
        </w:rPr>
        <w:t>共性中的关键问题，又</w:t>
      </w:r>
      <w:r w:rsidR="002261C7">
        <w:rPr>
          <w:rFonts w:hint="eastAsia"/>
        </w:rPr>
        <w:t>需</w:t>
      </w:r>
      <w:r w:rsidRPr="00A27501">
        <w:rPr>
          <w:rFonts w:hint="eastAsia"/>
        </w:rPr>
        <w:t>充分考虑</w:t>
      </w:r>
      <w:r>
        <w:rPr>
          <w:rFonts w:hint="eastAsia"/>
        </w:rPr>
        <w:t>我国高等教育</w:t>
      </w:r>
      <w:r w:rsidRPr="00A27501">
        <w:rPr>
          <w:rFonts w:hint="eastAsia"/>
        </w:rPr>
        <w:t>的特殊性，</w:t>
      </w:r>
      <w:r w:rsidR="00091EAF">
        <w:rPr>
          <w:rFonts w:hint="eastAsia"/>
        </w:rPr>
        <w:t>并在充分调研和评估其他国家高校政策的基础上，</w:t>
      </w:r>
      <w:r>
        <w:rPr>
          <w:rFonts w:hint="eastAsia"/>
        </w:rPr>
        <w:t>结合</w:t>
      </w:r>
      <w:r w:rsidR="000247DF">
        <w:rPr>
          <w:rFonts w:hint="eastAsia"/>
        </w:rPr>
        <w:t>我国</w:t>
      </w:r>
      <w:r>
        <w:rPr>
          <w:rFonts w:hint="eastAsia"/>
        </w:rPr>
        <w:t>实际情况</w:t>
      </w:r>
      <w:r w:rsidR="002416F5">
        <w:rPr>
          <w:rFonts w:hint="eastAsia"/>
        </w:rPr>
        <w:t>汲取其有益的经验，</w:t>
      </w:r>
      <w:r>
        <w:rPr>
          <w:rFonts w:hint="eastAsia"/>
        </w:rPr>
        <w:t>构建我国的应对框架。</w:t>
      </w:r>
      <w:bookmarkStart w:id="105" w:name="_Hlk160626385"/>
    </w:p>
    <w:p w14:paraId="7AB4FF6B" w14:textId="3C8B6A0C" w:rsidR="003F381F" w:rsidRPr="00616A12" w:rsidRDefault="003F381F" w:rsidP="0051085B">
      <w:pPr>
        <w:pStyle w:val="a3"/>
        <w:ind w:firstLine="422"/>
      </w:pPr>
      <w:r>
        <w:rPr>
          <w:rFonts w:hint="eastAsia"/>
        </w:rPr>
        <w:t>（一）</w:t>
      </w:r>
      <w:r w:rsidR="002B39DB">
        <w:rPr>
          <w:rFonts w:hint="eastAsia"/>
        </w:rPr>
        <w:t>以开放包容的立场</w:t>
      </w:r>
      <w:bookmarkEnd w:id="105"/>
      <w:r>
        <w:rPr>
          <w:rFonts w:hint="eastAsia"/>
        </w:rPr>
        <w:t>积极迎接挑战</w:t>
      </w:r>
    </w:p>
    <w:p w14:paraId="2CCA027C" w14:textId="124C4E20" w:rsidR="00CA1CB1" w:rsidRDefault="00A854E2" w:rsidP="0069424D">
      <w:pPr>
        <w:ind w:firstLine="420"/>
      </w:pPr>
      <w:r>
        <w:rPr>
          <w:rFonts w:hint="eastAsia"/>
        </w:rPr>
        <w:t>面对</w:t>
      </w:r>
      <w:r>
        <w:rPr>
          <w:rFonts w:hint="eastAsia"/>
        </w:rPr>
        <w:t>AIGC</w:t>
      </w:r>
      <w:r>
        <w:rPr>
          <w:rFonts w:hint="eastAsia"/>
        </w:rPr>
        <w:t>滥用行为带来的挑战，相较于日本高校的猝不及防，我国</w:t>
      </w:r>
      <w:r w:rsidR="00E576BD">
        <w:rPr>
          <w:rFonts w:hint="eastAsia"/>
        </w:rPr>
        <w:t>高校</w:t>
      </w:r>
      <w:r>
        <w:rPr>
          <w:rFonts w:hint="eastAsia"/>
        </w:rPr>
        <w:t>仍有一定的技术空档期并应当以开放包容的立场积极迎接挑战。高校</w:t>
      </w:r>
      <w:r w:rsidR="00E576BD">
        <w:rPr>
          <w:rFonts w:hint="eastAsia"/>
        </w:rPr>
        <w:t>作为高等教育的实施者，从来都是技术变革最直接的感受者和获益者。</w:t>
      </w:r>
      <w:r w:rsidR="002B39DB">
        <w:rPr>
          <w:rFonts w:hint="eastAsia"/>
        </w:rPr>
        <w:t>生成式人工智能的</w:t>
      </w:r>
      <w:r w:rsidR="005B0331">
        <w:rPr>
          <w:rFonts w:hint="eastAsia"/>
        </w:rPr>
        <w:t>所带来的危机对于两国高等教育界而言都是</w:t>
      </w:r>
      <w:r w:rsidR="008E4DF9">
        <w:rPr>
          <w:rFonts w:hint="eastAsia"/>
        </w:rPr>
        <w:t>共通</w:t>
      </w:r>
      <w:r w:rsidR="005B0331">
        <w:rPr>
          <w:rFonts w:hint="eastAsia"/>
        </w:rPr>
        <w:t>的，但</w:t>
      </w:r>
      <w:r w:rsidR="0069424D">
        <w:rPr>
          <w:rFonts w:hint="eastAsia"/>
        </w:rPr>
        <w:t>区别在于</w:t>
      </w:r>
      <w:r w:rsidR="0069424D" w:rsidRPr="0069424D">
        <w:t>日本高校在毫无准备的情况下突然步入</w:t>
      </w:r>
      <w:r w:rsidR="0069424D" w:rsidRPr="0069424D">
        <w:t>AIGC</w:t>
      </w:r>
      <w:r w:rsidR="0069424D" w:rsidRPr="0069424D">
        <w:t>时代</w:t>
      </w:r>
      <w:r w:rsidR="008E4DF9">
        <w:rPr>
          <w:rFonts w:hint="eastAsia"/>
        </w:rPr>
        <w:t>。</w:t>
      </w:r>
      <w:r w:rsidR="0069424D" w:rsidRPr="0069424D">
        <w:t>面对这项颠覆性技术的迅速普及，日本的高校和政府不得不立即采取行动，出台政策并调整教育体系。</w:t>
      </w:r>
      <w:r>
        <w:rPr>
          <w:rFonts w:hint="eastAsia"/>
        </w:rPr>
        <w:t>可以说，</w:t>
      </w:r>
      <w:r w:rsidR="00771BD7">
        <w:rPr>
          <w:rFonts w:hint="eastAsia"/>
        </w:rPr>
        <w:t>众多</w:t>
      </w:r>
      <w:r>
        <w:rPr>
          <w:rFonts w:hint="eastAsia"/>
        </w:rPr>
        <w:t>日本高校</w:t>
      </w:r>
      <w:r w:rsidR="00771BD7">
        <w:rPr>
          <w:rFonts w:hint="eastAsia"/>
        </w:rPr>
        <w:t>都</w:t>
      </w:r>
      <w:r>
        <w:rPr>
          <w:rFonts w:hint="eastAsia"/>
        </w:rPr>
        <w:t>展现出了非常积极的应对意愿，也及时出台了众多的行为规范和应用指南。</w:t>
      </w:r>
      <w:r w:rsidR="0069424D">
        <w:rPr>
          <w:rFonts w:hint="eastAsia"/>
        </w:rPr>
        <w:t>就像有高校</w:t>
      </w:r>
      <w:r>
        <w:rPr>
          <w:rFonts w:hint="eastAsia"/>
        </w:rPr>
        <w:t>于</w:t>
      </w:r>
      <w:r w:rsidR="008E4DF9">
        <w:rPr>
          <w:rFonts w:hint="eastAsia"/>
        </w:rPr>
        <w:t>其</w:t>
      </w:r>
      <w:r w:rsidR="008E4DF9">
        <w:rPr>
          <w:rFonts w:hint="eastAsia"/>
        </w:rPr>
        <w:t>AIGC</w:t>
      </w:r>
      <w:r w:rsidR="008E4DF9">
        <w:rPr>
          <w:rFonts w:hint="eastAsia"/>
        </w:rPr>
        <w:t>政策</w:t>
      </w:r>
      <w:r>
        <w:rPr>
          <w:rFonts w:hint="eastAsia"/>
        </w:rPr>
        <w:t>中</w:t>
      </w:r>
      <w:r w:rsidR="0069424D">
        <w:rPr>
          <w:rFonts w:hint="eastAsia"/>
        </w:rPr>
        <w:t>所引用的日本</w:t>
      </w:r>
      <w:r w:rsidR="0069424D" w:rsidRPr="00AC7A4A">
        <w:rPr>
          <w:rFonts w:hint="eastAsia"/>
        </w:rPr>
        <w:t>中央教育委员会</w:t>
      </w:r>
      <w:r w:rsidR="0069424D" w:rsidRPr="00AC7A4A">
        <w:rPr>
          <w:rFonts w:hint="eastAsia"/>
        </w:rPr>
        <w:t xml:space="preserve"> 2022 </w:t>
      </w:r>
      <w:r w:rsidR="0069424D" w:rsidRPr="00AC7A4A">
        <w:rPr>
          <w:rFonts w:hint="eastAsia"/>
        </w:rPr>
        <w:t>年的报告</w:t>
      </w:r>
      <w:r w:rsidR="008E4DF9">
        <w:rPr>
          <w:rFonts w:hint="eastAsia"/>
        </w:rPr>
        <w:t>指出的那样</w:t>
      </w:r>
      <w:r w:rsidR="0069424D" w:rsidRPr="00AC7A4A">
        <w:rPr>
          <w:rFonts w:hint="eastAsia"/>
        </w:rPr>
        <w:t>：</w:t>
      </w:r>
      <w:r w:rsidR="0069424D">
        <w:rPr>
          <w:rFonts w:hint="eastAsia"/>
        </w:rPr>
        <w:t>“</w:t>
      </w:r>
      <w:r w:rsidR="0069424D" w:rsidRPr="00AC7A4A">
        <w:rPr>
          <w:rFonts w:hint="eastAsia"/>
        </w:rPr>
        <w:t>为应对社会</w:t>
      </w:r>
      <w:r w:rsidR="0069424D" w:rsidRPr="00AC7A4A">
        <w:rPr>
          <w:rFonts w:hint="eastAsia"/>
        </w:rPr>
        <w:t xml:space="preserve"> 5.0 </w:t>
      </w:r>
      <w:r w:rsidR="0069424D" w:rsidRPr="00AC7A4A">
        <w:rPr>
          <w:rFonts w:hint="eastAsia"/>
        </w:rPr>
        <w:t>时代的到来，</w:t>
      </w:r>
      <w:r w:rsidR="008E4DF9">
        <w:rPr>
          <w:rFonts w:hint="eastAsia"/>
        </w:rPr>
        <w:t>……</w:t>
      </w:r>
      <w:r w:rsidR="0069424D" w:rsidRPr="00AC7A4A">
        <w:rPr>
          <w:rFonts w:hint="eastAsia"/>
        </w:rPr>
        <w:t>虽然很难预测未来时代会如何变化，但教师和学校不应背弃这些社会变革、</w:t>
      </w:r>
      <w:r w:rsidR="0069424D" w:rsidRPr="00AC7A4A">
        <w:rPr>
          <w:rFonts w:hint="eastAsia"/>
        </w:rPr>
        <w:t xml:space="preserve"> </w:t>
      </w:r>
      <w:r w:rsidR="0069424D" w:rsidRPr="00AC7A4A">
        <w:rPr>
          <w:rFonts w:hint="eastAsia"/>
        </w:rPr>
        <w:t>教师和学校有必要对这些社会变化采取积极的态度，而不是置之不理</w:t>
      </w:r>
      <w:r w:rsidR="0069424D">
        <w:rPr>
          <w:rFonts w:hint="eastAsia"/>
        </w:rPr>
        <w:t>”</w:t>
      </w:r>
      <w:r w:rsidR="0069424D" w:rsidRPr="00AC7A4A">
        <w:rPr>
          <w:rFonts w:hint="eastAsia"/>
        </w:rPr>
        <w:t>。</w:t>
      </w:r>
      <w:r w:rsidR="006F28E2" w:rsidRPr="006F28E2">
        <w:rPr>
          <w:rStyle w:val="ac"/>
        </w:rPr>
        <w:fldChar w:fldCharType="begin"/>
      </w:r>
      <w:r w:rsidR="006F28E2" w:rsidRPr="006F28E2">
        <w:rPr>
          <w:vertAlign w:val="superscript"/>
        </w:rPr>
        <w:instrText xml:space="preserve"> </w:instrText>
      </w:r>
      <w:r w:rsidR="006F28E2" w:rsidRPr="006F28E2">
        <w:rPr>
          <w:rFonts w:hint="eastAsia"/>
          <w:vertAlign w:val="superscript"/>
        </w:rPr>
        <w:instrText>REF _Ref177741182 \r \h</w:instrText>
      </w:r>
      <w:r w:rsidR="006F28E2" w:rsidRPr="006F28E2">
        <w:rPr>
          <w:vertAlign w:val="superscript"/>
        </w:rPr>
        <w:instrText xml:space="preserve"> </w:instrText>
      </w:r>
      <w:r w:rsidR="006F28E2" w:rsidRPr="006F28E2">
        <w:rPr>
          <w:rStyle w:val="ac"/>
        </w:rPr>
        <w:instrText xml:space="preserve"> \* MERGEFORMAT </w:instrText>
      </w:r>
      <w:r w:rsidR="006F28E2" w:rsidRPr="006F28E2">
        <w:rPr>
          <w:rStyle w:val="ac"/>
        </w:rPr>
      </w:r>
      <w:r w:rsidR="006F28E2" w:rsidRPr="006F28E2">
        <w:rPr>
          <w:rStyle w:val="ac"/>
        </w:rPr>
        <w:fldChar w:fldCharType="separate"/>
      </w:r>
      <w:r w:rsidR="004C0C7C">
        <w:rPr>
          <w:vertAlign w:val="superscript"/>
        </w:rPr>
        <w:t>[36]</w:t>
      </w:r>
      <w:r w:rsidR="006F28E2" w:rsidRPr="006F28E2">
        <w:rPr>
          <w:rStyle w:val="ac"/>
        </w:rPr>
        <w:fldChar w:fldCharType="end"/>
      </w:r>
      <w:r w:rsidR="0069424D" w:rsidRPr="006F28E2">
        <w:rPr>
          <w:rFonts w:hint="eastAsia"/>
          <w:vertAlign w:val="superscript"/>
        </w:rPr>
        <w:t xml:space="preserve"> </w:t>
      </w:r>
      <w:r w:rsidR="00E576BD">
        <w:rPr>
          <w:rFonts w:hint="eastAsia"/>
        </w:rPr>
        <w:t>事实上，积极推动</w:t>
      </w:r>
      <w:r w:rsidR="00E576BD">
        <w:rPr>
          <w:rFonts w:hint="eastAsia"/>
        </w:rPr>
        <w:t>A</w:t>
      </w:r>
      <w:r w:rsidR="00E576BD">
        <w:t>I</w:t>
      </w:r>
      <w:r w:rsidR="00E576BD">
        <w:rPr>
          <w:rFonts w:hint="eastAsia"/>
        </w:rPr>
        <w:t>时代的教育改革，培养“与</w:t>
      </w:r>
      <w:r w:rsidR="00E576BD">
        <w:rPr>
          <w:rFonts w:hint="eastAsia"/>
        </w:rPr>
        <w:t>A</w:t>
      </w:r>
      <w:r w:rsidR="00E576BD">
        <w:t>I</w:t>
      </w:r>
      <w:r w:rsidR="00E576BD">
        <w:rPr>
          <w:rFonts w:hint="eastAsia"/>
        </w:rPr>
        <w:t>时代相适应的人才”正是其实现社会</w:t>
      </w:r>
      <w:r w:rsidR="00E576BD">
        <w:rPr>
          <w:rFonts w:hint="eastAsia"/>
        </w:rPr>
        <w:t>5.0</w:t>
      </w:r>
      <w:proofErr w:type="gramStart"/>
      <w:r w:rsidR="00E576BD">
        <w:rPr>
          <w:rFonts w:hint="eastAsia"/>
        </w:rPr>
        <w:t>愿景的</w:t>
      </w:r>
      <w:proofErr w:type="gramEnd"/>
      <w:r w:rsidR="00E576BD">
        <w:rPr>
          <w:rFonts w:hint="eastAsia"/>
        </w:rPr>
        <w:t>重中之重。相</w:t>
      </w:r>
      <w:r w:rsidR="00771BD7">
        <w:rPr>
          <w:rFonts w:hint="eastAsia"/>
        </w:rPr>
        <w:t>较</w:t>
      </w:r>
      <w:r w:rsidR="00E576BD">
        <w:rPr>
          <w:rFonts w:hint="eastAsia"/>
        </w:rPr>
        <w:t>之下，</w:t>
      </w:r>
      <w:r w:rsidR="009437B8">
        <w:rPr>
          <w:rFonts w:hint="eastAsia"/>
        </w:rPr>
        <w:t>我国目前</w:t>
      </w:r>
      <w:r w:rsidR="0069424D">
        <w:rPr>
          <w:rFonts w:hint="eastAsia"/>
        </w:rPr>
        <w:t>却</w:t>
      </w:r>
      <w:r w:rsidR="009437B8">
        <w:rPr>
          <w:rFonts w:hint="eastAsia"/>
        </w:rPr>
        <w:t>极少有高校公布</w:t>
      </w:r>
      <w:r w:rsidR="009437B8">
        <w:rPr>
          <w:rFonts w:hint="eastAsia"/>
        </w:rPr>
        <w:t>AIGC</w:t>
      </w:r>
      <w:r w:rsidR="009437B8">
        <w:rPr>
          <w:rFonts w:hint="eastAsia"/>
        </w:rPr>
        <w:t>政策，这与</w:t>
      </w:r>
      <w:r w:rsidR="00E576BD">
        <w:rPr>
          <w:rFonts w:hint="eastAsia"/>
        </w:rPr>
        <w:t>当前</w:t>
      </w:r>
      <w:r w:rsidR="007D620E">
        <w:rPr>
          <w:rFonts w:hint="eastAsia"/>
        </w:rPr>
        <w:t>我国</w:t>
      </w:r>
      <w:r w:rsidR="00491095">
        <w:rPr>
          <w:rFonts w:hint="eastAsia"/>
        </w:rPr>
        <w:t>绝大</w:t>
      </w:r>
      <w:r w:rsidR="009437B8">
        <w:rPr>
          <w:rFonts w:hint="eastAsia"/>
        </w:rPr>
        <w:t>多数</w:t>
      </w:r>
      <w:r w:rsidR="00491095">
        <w:rPr>
          <w:rFonts w:hint="eastAsia"/>
        </w:rPr>
        <w:t>学生使用国外生成式人工智能技术存在一定门槛</w:t>
      </w:r>
      <w:r w:rsidR="009437B8">
        <w:rPr>
          <w:rFonts w:hint="eastAsia"/>
        </w:rPr>
        <w:t>，</w:t>
      </w:r>
      <w:r w:rsidR="00491095">
        <w:rPr>
          <w:rFonts w:hint="eastAsia"/>
        </w:rPr>
        <w:t>尚无与之相关的学术不端行为的大规模报道</w:t>
      </w:r>
      <w:r w:rsidR="009437B8">
        <w:rPr>
          <w:rFonts w:hint="eastAsia"/>
        </w:rPr>
        <w:t>有关</w:t>
      </w:r>
      <w:r w:rsidR="00E576BD">
        <w:rPr>
          <w:rFonts w:hint="eastAsia"/>
        </w:rPr>
        <w:t>。</w:t>
      </w:r>
      <w:r w:rsidR="00C034A4">
        <w:rPr>
          <w:rFonts w:hint="eastAsia"/>
        </w:rPr>
        <w:t>但</w:t>
      </w:r>
      <w:r w:rsidR="008802FD">
        <w:rPr>
          <w:rFonts w:hint="eastAsia"/>
        </w:rPr>
        <w:t>随着</w:t>
      </w:r>
      <w:r w:rsidR="008802FD">
        <w:rPr>
          <w:rFonts w:hint="eastAsia"/>
        </w:rPr>
        <w:t>A</w:t>
      </w:r>
      <w:r w:rsidR="008802FD">
        <w:t>IGC</w:t>
      </w:r>
      <w:r w:rsidR="008802FD">
        <w:rPr>
          <w:rFonts w:hint="eastAsia"/>
        </w:rPr>
        <w:t>技术</w:t>
      </w:r>
      <w:r w:rsidR="00863897">
        <w:rPr>
          <w:rFonts w:hint="eastAsia"/>
        </w:rPr>
        <w:t>的</w:t>
      </w:r>
      <w:r w:rsidR="008802FD">
        <w:rPr>
          <w:rFonts w:hint="eastAsia"/>
        </w:rPr>
        <w:t>发展</w:t>
      </w:r>
      <w:r w:rsidR="00863897">
        <w:rPr>
          <w:rFonts w:hint="eastAsia"/>
        </w:rPr>
        <w:t>和</w:t>
      </w:r>
      <w:r w:rsidR="00C453BC">
        <w:rPr>
          <w:rFonts w:hint="eastAsia"/>
        </w:rPr>
        <w:t>推广</w:t>
      </w:r>
      <w:r w:rsidR="00553E5E">
        <w:rPr>
          <w:rFonts w:hint="eastAsia"/>
        </w:rPr>
        <w:t>，我国高</w:t>
      </w:r>
      <w:r w:rsidR="00C453BC">
        <w:rPr>
          <w:rFonts w:hint="eastAsia"/>
        </w:rPr>
        <w:t>校</w:t>
      </w:r>
      <w:r w:rsidR="00572121">
        <w:rPr>
          <w:rFonts w:hint="eastAsia"/>
        </w:rPr>
        <w:t>出台自己的</w:t>
      </w:r>
      <w:r w:rsidR="00553E5E">
        <w:rPr>
          <w:rFonts w:hint="eastAsia"/>
        </w:rPr>
        <w:t>AIGC</w:t>
      </w:r>
      <w:r w:rsidR="008802FD">
        <w:rPr>
          <w:rFonts w:hint="eastAsia"/>
        </w:rPr>
        <w:t>政策的紧迫性已然浮现</w:t>
      </w:r>
      <w:r w:rsidR="007645E3">
        <w:rPr>
          <w:rFonts w:hint="eastAsia"/>
        </w:rPr>
        <w:t>。借鉴日本高</w:t>
      </w:r>
      <w:r w:rsidR="00C93B46">
        <w:rPr>
          <w:rFonts w:hint="eastAsia"/>
        </w:rPr>
        <w:t>校</w:t>
      </w:r>
      <w:r w:rsidR="007645E3">
        <w:rPr>
          <w:rFonts w:hint="eastAsia"/>
        </w:rPr>
        <w:t>的立场和表现，</w:t>
      </w:r>
      <w:r w:rsidR="00CA1CB1">
        <w:rPr>
          <w:rFonts w:hint="eastAsia"/>
        </w:rPr>
        <w:t>我国高</w:t>
      </w:r>
      <w:r w:rsidR="009C0D78">
        <w:rPr>
          <w:rFonts w:hint="eastAsia"/>
        </w:rPr>
        <w:t>校</w:t>
      </w:r>
      <w:r w:rsidR="008E4DF9">
        <w:rPr>
          <w:rFonts w:hint="eastAsia"/>
        </w:rPr>
        <w:t>应</w:t>
      </w:r>
      <w:r w:rsidR="007645E3">
        <w:rPr>
          <w:rFonts w:hint="eastAsia"/>
        </w:rPr>
        <w:t>首先明确以开放包容的立场</w:t>
      </w:r>
      <w:r w:rsidR="003E3350">
        <w:rPr>
          <w:rFonts w:hint="eastAsia"/>
        </w:rPr>
        <w:t>看待</w:t>
      </w:r>
      <w:r w:rsidR="007645E3">
        <w:rPr>
          <w:rFonts w:hint="eastAsia"/>
        </w:rPr>
        <w:t>A</w:t>
      </w:r>
      <w:r w:rsidR="007645E3">
        <w:t>IGC</w:t>
      </w:r>
      <w:r w:rsidR="007645E3">
        <w:rPr>
          <w:rFonts w:hint="eastAsia"/>
        </w:rPr>
        <w:t>技术</w:t>
      </w:r>
      <w:r w:rsidR="007124E7">
        <w:rPr>
          <w:rFonts w:hint="eastAsia"/>
        </w:rPr>
        <w:t>的出现</w:t>
      </w:r>
      <w:r w:rsidR="007645E3">
        <w:rPr>
          <w:rFonts w:hint="eastAsia"/>
        </w:rPr>
        <w:t>及其在教育应用</w:t>
      </w:r>
      <w:r w:rsidR="003E3350">
        <w:rPr>
          <w:rFonts w:hint="eastAsia"/>
        </w:rPr>
        <w:t>上的</w:t>
      </w:r>
      <w:r w:rsidR="003557E0">
        <w:rPr>
          <w:rFonts w:hint="eastAsia"/>
        </w:rPr>
        <w:t>潜力</w:t>
      </w:r>
      <w:r w:rsidR="000552E8">
        <w:rPr>
          <w:rFonts w:hint="eastAsia"/>
        </w:rPr>
        <w:t>，</w:t>
      </w:r>
      <w:r w:rsidR="000552E8" w:rsidRPr="000552E8">
        <w:rPr>
          <w:rFonts w:hint="eastAsia"/>
        </w:rPr>
        <w:t>而不是采取防御性或过于保守的态度</w:t>
      </w:r>
      <w:r w:rsidR="007645E3">
        <w:rPr>
          <w:rFonts w:hint="eastAsia"/>
        </w:rPr>
        <w:t>。</w:t>
      </w:r>
      <w:r w:rsidR="000B03F9">
        <w:rPr>
          <w:rFonts w:hint="eastAsia"/>
        </w:rPr>
        <w:t>事实上，就像</w:t>
      </w:r>
      <w:r w:rsidR="000B03F9">
        <w:rPr>
          <w:rFonts w:hint="eastAsia"/>
        </w:rPr>
        <w:t>N</w:t>
      </w:r>
      <w:r w:rsidR="000B03F9">
        <w:t>ature</w:t>
      </w:r>
      <w:r w:rsidR="000B03F9">
        <w:rPr>
          <w:rFonts w:hint="eastAsia"/>
        </w:rPr>
        <w:t>杂志在</w:t>
      </w:r>
      <w:r w:rsidR="000B03F9">
        <w:rPr>
          <w:rFonts w:hint="eastAsia"/>
        </w:rPr>
        <w:t>2023</w:t>
      </w:r>
      <w:r w:rsidR="000B03F9">
        <w:rPr>
          <w:rFonts w:hint="eastAsia"/>
        </w:rPr>
        <w:t>年十大科学人物颁奖中提到的，</w:t>
      </w:r>
      <w:r w:rsidR="00771BD7">
        <w:rPr>
          <w:rFonts w:hint="eastAsia"/>
        </w:rPr>
        <w:t>“</w:t>
      </w:r>
      <w:r w:rsidR="000B03F9" w:rsidRPr="00396F11">
        <w:rPr>
          <w:rFonts w:hint="eastAsia"/>
        </w:rPr>
        <w:t>无论好坏</w:t>
      </w:r>
      <w:r w:rsidR="000B03F9">
        <w:rPr>
          <w:rFonts w:hint="eastAsia"/>
        </w:rPr>
        <w:t>还是好坏参半</w:t>
      </w:r>
      <w:r w:rsidR="000B03F9" w:rsidRPr="00396F11">
        <w:rPr>
          <w:rFonts w:hint="eastAsia"/>
        </w:rPr>
        <w:t>，以</w:t>
      </w:r>
      <w:r w:rsidR="000B03F9" w:rsidRPr="00396F11">
        <w:rPr>
          <w:rFonts w:hint="eastAsia"/>
        </w:rPr>
        <w:t xml:space="preserve"> ChatGPT </w:t>
      </w:r>
      <w:r w:rsidR="000B03F9" w:rsidRPr="00396F11">
        <w:rPr>
          <w:rFonts w:hint="eastAsia"/>
        </w:rPr>
        <w:t>为代表的人工智能系统已经成为了一股不可忽视的力量</w:t>
      </w:r>
      <w:r w:rsidR="003E3350">
        <w:rPr>
          <w:rFonts w:hint="eastAsia"/>
        </w:rPr>
        <w:t>，</w:t>
      </w:r>
      <w:r w:rsidR="000B03F9" w:rsidRPr="00440377">
        <w:rPr>
          <w:rFonts w:hint="eastAsia"/>
        </w:rPr>
        <w:t>如果不加以控制，</w:t>
      </w:r>
      <w:r w:rsidR="000B03F9">
        <w:rPr>
          <w:rFonts w:hint="eastAsia"/>
        </w:rPr>
        <w:t>它们会成为</w:t>
      </w:r>
      <w:r w:rsidR="000B03F9" w:rsidRPr="00440377">
        <w:rPr>
          <w:rFonts w:hint="eastAsia"/>
        </w:rPr>
        <w:t>作弊者和剽窃者</w:t>
      </w:r>
      <w:r w:rsidR="000B03F9">
        <w:rPr>
          <w:rFonts w:hint="eastAsia"/>
        </w:rPr>
        <w:t>的利器，甚至</w:t>
      </w:r>
      <w:r w:rsidR="000B03F9" w:rsidRPr="00440377">
        <w:rPr>
          <w:rFonts w:hint="eastAsia"/>
        </w:rPr>
        <w:t>可能会不可逆转地污染科学知识的源泉</w:t>
      </w:r>
      <w:r w:rsidR="00771BD7">
        <w:rPr>
          <w:rFonts w:hint="eastAsia"/>
        </w:rPr>
        <w:t>”，“</w:t>
      </w:r>
      <w:r w:rsidR="000B03F9" w:rsidRPr="00A92F19">
        <w:rPr>
          <w:rFonts w:hint="eastAsia"/>
        </w:rPr>
        <w:t>但生成式人工智能革命已经开始</w:t>
      </w:r>
      <w:r w:rsidR="000B03F9">
        <w:rPr>
          <w:rFonts w:hint="eastAsia"/>
        </w:rPr>
        <w:t>，</w:t>
      </w:r>
      <w:r w:rsidR="000B03F9" w:rsidRPr="00A92F19">
        <w:rPr>
          <w:rFonts w:hint="eastAsia"/>
        </w:rPr>
        <w:t>并且没有回头路</w:t>
      </w:r>
      <w:r w:rsidR="00771BD7">
        <w:rPr>
          <w:rFonts w:hint="eastAsia"/>
        </w:rPr>
        <w:t>”</w:t>
      </w:r>
      <w:r w:rsidR="000B03F9" w:rsidRPr="00A92F19">
        <w:rPr>
          <w:rFonts w:hint="eastAsia"/>
        </w:rPr>
        <w:t>。</w:t>
      </w:r>
      <w:r w:rsidR="006F28E2" w:rsidRPr="006F28E2">
        <w:rPr>
          <w:vertAlign w:val="superscript"/>
        </w:rPr>
        <w:fldChar w:fldCharType="begin"/>
      </w:r>
      <w:r w:rsidR="006F28E2" w:rsidRPr="006F28E2">
        <w:rPr>
          <w:vertAlign w:val="superscript"/>
        </w:rPr>
        <w:instrText xml:space="preserve"> </w:instrText>
      </w:r>
      <w:r w:rsidR="006F28E2" w:rsidRPr="006F28E2">
        <w:rPr>
          <w:rFonts w:hint="eastAsia"/>
          <w:vertAlign w:val="superscript"/>
        </w:rPr>
        <w:instrText>REF _Ref177741285 \r \h</w:instrText>
      </w:r>
      <w:r w:rsidR="006F28E2" w:rsidRPr="006F28E2">
        <w:rPr>
          <w:vertAlign w:val="superscript"/>
        </w:rPr>
        <w:instrText xml:space="preserve"> </w:instrText>
      </w:r>
      <w:r w:rsidR="006F28E2">
        <w:rPr>
          <w:vertAlign w:val="superscript"/>
        </w:rPr>
        <w:instrText xml:space="preserve"> \* MERGEFORMAT </w:instrText>
      </w:r>
      <w:r w:rsidR="006F28E2" w:rsidRPr="006F28E2">
        <w:rPr>
          <w:vertAlign w:val="superscript"/>
        </w:rPr>
      </w:r>
      <w:r w:rsidR="006F28E2" w:rsidRPr="006F28E2">
        <w:rPr>
          <w:vertAlign w:val="superscript"/>
        </w:rPr>
        <w:fldChar w:fldCharType="separate"/>
      </w:r>
      <w:r w:rsidR="004C0C7C">
        <w:rPr>
          <w:vertAlign w:val="superscript"/>
        </w:rPr>
        <w:t>[37]</w:t>
      </w:r>
      <w:r w:rsidR="006F28E2" w:rsidRPr="006F28E2">
        <w:rPr>
          <w:vertAlign w:val="superscript"/>
        </w:rPr>
        <w:fldChar w:fldCharType="end"/>
      </w:r>
      <w:r w:rsidR="006F28E2">
        <w:rPr>
          <w:rFonts w:hint="eastAsia"/>
          <w:vertAlign w:val="superscript"/>
        </w:rPr>
        <w:t xml:space="preserve"> </w:t>
      </w:r>
      <w:r w:rsidR="000B03F9">
        <w:rPr>
          <w:rFonts w:hint="eastAsia"/>
        </w:rPr>
        <w:t>从某种程度上说，生成式人工智能正在倒</w:t>
      </w:r>
      <w:proofErr w:type="gramStart"/>
      <w:r w:rsidR="000B03F9">
        <w:rPr>
          <w:rFonts w:hint="eastAsia"/>
        </w:rPr>
        <w:t>逼我国</w:t>
      </w:r>
      <w:proofErr w:type="gramEnd"/>
      <w:r w:rsidR="000B03F9">
        <w:rPr>
          <w:rFonts w:hint="eastAsia"/>
        </w:rPr>
        <w:t>高等教育界进行更深层的自我审视与改革。</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_Ref160615006 \r \h</w:instrText>
      </w:r>
      <w:r w:rsidR="00C8658F" w:rsidRPr="00C8658F">
        <w:rPr>
          <w:vertAlign w:val="superscript"/>
        </w:rPr>
        <w:instrText xml:space="preserve"> </w:instrText>
      </w:r>
      <w:r w:rsidR="00C8658F" w:rsidRPr="00C8658F">
        <w:rPr>
          <w:rStyle w:val="ac"/>
        </w:rPr>
      </w:r>
      <w:r w:rsidR="00C8658F" w:rsidRPr="00C8658F">
        <w:rPr>
          <w:rStyle w:val="ac"/>
        </w:rPr>
        <w:fldChar w:fldCharType="separate"/>
      </w:r>
      <w:r w:rsidR="004C0C7C">
        <w:rPr>
          <w:vertAlign w:val="superscript"/>
        </w:rPr>
        <w:t>[38]</w:t>
      </w:r>
      <w:r w:rsidR="00C8658F" w:rsidRPr="00C8658F">
        <w:rPr>
          <w:rStyle w:val="ac"/>
        </w:rPr>
        <w:fldChar w:fldCharType="end"/>
      </w:r>
      <w:r w:rsidR="006F28E2">
        <w:rPr>
          <w:rFonts w:hint="eastAsia"/>
        </w:rPr>
        <w:t xml:space="preserve"> </w:t>
      </w:r>
      <w:r w:rsidR="000B03F9">
        <w:rPr>
          <w:rFonts w:hint="eastAsia"/>
        </w:rPr>
        <w:t>可以预见的是，在未来，类似生成式人工智能等颠覆性开创技术的出现将更加频繁，如何平衡先进技术与</w:t>
      </w:r>
      <w:r w:rsidR="00FB3DF7">
        <w:rPr>
          <w:rFonts w:hint="eastAsia"/>
        </w:rPr>
        <w:t>师生教学，将</w:t>
      </w:r>
      <w:r w:rsidR="000B03F9">
        <w:rPr>
          <w:rFonts w:hint="eastAsia"/>
        </w:rPr>
        <w:t>是</w:t>
      </w:r>
      <w:r w:rsidR="00FB3DF7">
        <w:rPr>
          <w:rFonts w:hint="eastAsia"/>
        </w:rPr>
        <w:t>各国</w:t>
      </w:r>
      <w:r w:rsidR="000B03F9">
        <w:rPr>
          <w:rFonts w:hint="eastAsia"/>
        </w:rPr>
        <w:t>高等教育领域永恒的命题。</w:t>
      </w:r>
      <w:r w:rsidR="007141DF">
        <w:rPr>
          <w:rFonts w:hint="eastAsia"/>
        </w:rPr>
        <w:t>积极地</w:t>
      </w:r>
      <w:r w:rsidR="000B03F9">
        <w:rPr>
          <w:rFonts w:hint="eastAsia"/>
        </w:rPr>
        <w:t>回应好这一命题</w:t>
      </w:r>
      <w:r w:rsidR="008C423A">
        <w:rPr>
          <w:rFonts w:hint="eastAsia"/>
        </w:rPr>
        <w:t>，</w:t>
      </w:r>
      <w:r w:rsidR="000B03F9">
        <w:rPr>
          <w:rFonts w:hint="eastAsia"/>
        </w:rPr>
        <w:t>对我国培养</w:t>
      </w:r>
      <w:r w:rsidR="00F715BA">
        <w:rPr>
          <w:rFonts w:hint="eastAsia"/>
        </w:rPr>
        <w:t>人工智能时代的</w:t>
      </w:r>
      <w:r w:rsidR="000B03F9">
        <w:rPr>
          <w:rFonts w:hint="eastAsia"/>
        </w:rPr>
        <w:t>数字化人才</w:t>
      </w:r>
      <w:r w:rsidR="008C423A">
        <w:rPr>
          <w:rFonts w:hint="eastAsia"/>
        </w:rPr>
        <w:t>、</w:t>
      </w:r>
      <w:r w:rsidR="000B03F9">
        <w:rPr>
          <w:rFonts w:hint="eastAsia"/>
        </w:rPr>
        <w:t>促进高等教育数字化转型有着重要意义，也是为我国高等教育在日后与更多先进技术的共存进行的有益探索。</w:t>
      </w:r>
    </w:p>
    <w:p w14:paraId="0D9BE34A" w14:textId="2F8F852E" w:rsidR="00604E00" w:rsidRDefault="00604E00" w:rsidP="0051085B">
      <w:pPr>
        <w:pStyle w:val="a3"/>
        <w:ind w:firstLine="422"/>
      </w:pPr>
      <w:r>
        <w:rPr>
          <w:rFonts w:hint="eastAsia"/>
        </w:rPr>
        <w:t>（二）</w:t>
      </w:r>
      <w:bookmarkStart w:id="106" w:name="_Hlk160626433"/>
      <w:r w:rsidR="004F05F3">
        <w:rPr>
          <w:rFonts w:hint="eastAsia"/>
        </w:rPr>
        <w:t>宽严相济</w:t>
      </w:r>
      <w:r w:rsidR="00222175">
        <w:rPr>
          <w:rFonts w:hint="eastAsia"/>
        </w:rPr>
        <w:t>的</w:t>
      </w:r>
      <w:r w:rsidRPr="00C8658F">
        <w:t>AIGC</w:t>
      </w:r>
      <w:r w:rsidRPr="00C8658F">
        <w:rPr>
          <w:rFonts w:hint="eastAsia"/>
        </w:rPr>
        <w:t>行为</w:t>
      </w:r>
      <w:r w:rsidR="00CD131E">
        <w:rPr>
          <w:rFonts w:hint="eastAsia"/>
        </w:rPr>
        <w:t>统一</w:t>
      </w:r>
      <w:r w:rsidRPr="00C8658F">
        <w:rPr>
          <w:rFonts w:hint="eastAsia"/>
        </w:rPr>
        <w:t>规范</w:t>
      </w:r>
      <w:r w:rsidR="003D1399" w:rsidRPr="005B099A">
        <w:rPr>
          <w:rFonts w:hint="eastAsia"/>
        </w:rPr>
        <w:t>指引</w:t>
      </w:r>
      <w:bookmarkEnd w:id="106"/>
    </w:p>
    <w:p w14:paraId="576393C2" w14:textId="6172BA2F" w:rsidR="00604E00" w:rsidRPr="0051085B" w:rsidRDefault="00604E00" w:rsidP="00533F9C">
      <w:pPr>
        <w:ind w:firstLine="420"/>
      </w:pPr>
      <w:r>
        <w:rPr>
          <w:rFonts w:hint="eastAsia"/>
        </w:rPr>
        <w:t>日本众多高校已经出台了供师生利用</w:t>
      </w:r>
      <w:r w:rsidRPr="00616A12">
        <w:t>AIGC</w:t>
      </w:r>
      <w:r w:rsidRPr="00616A12">
        <w:rPr>
          <w:rFonts w:hint="eastAsia"/>
        </w:rPr>
        <w:t>的行为指引规范</w:t>
      </w:r>
      <w:r>
        <w:rPr>
          <w:rFonts w:hint="eastAsia"/>
        </w:rPr>
        <w:t>，我国高等教育界也应充</w:t>
      </w:r>
      <w:r>
        <w:rPr>
          <w:rFonts w:hint="eastAsia"/>
        </w:rPr>
        <w:lastRenderedPageBreak/>
        <w:t>分抓住目前的技术空档期，尽快出台</w:t>
      </w:r>
      <w:r w:rsidR="00CD131E">
        <w:rPr>
          <w:rFonts w:hint="eastAsia"/>
        </w:rPr>
        <w:t>统一</w:t>
      </w:r>
      <w:r>
        <w:rPr>
          <w:rFonts w:hint="eastAsia"/>
        </w:rPr>
        <w:t>的</w:t>
      </w:r>
      <w:r>
        <w:rPr>
          <w:rFonts w:hint="eastAsia"/>
        </w:rPr>
        <w:t>A</w:t>
      </w:r>
      <w:r>
        <w:t>IGC</w:t>
      </w:r>
      <w:r>
        <w:rPr>
          <w:rFonts w:hint="eastAsia"/>
        </w:rPr>
        <w:t>行为规范指引</w:t>
      </w:r>
      <w:r w:rsidR="00CD131E">
        <w:rPr>
          <w:rFonts w:hint="eastAsia"/>
        </w:rPr>
        <w:t>。虽然日本文部科学省也出台了相关文件，但作为“指导”终究不具备强制性。因此，</w:t>
      </w:r>
      <w:r w:rsidR="00CD131E" w:rsidRPr="00CD131E">
        <w:t>日本高校的</w:t>
      </w:r>
      <w:r w:rsidR="00CD131E" w:rsidRPr="00CD131E">
        <w:t>AIGC</w:t>
      </w:r>
      <w:r w:rsidR="00CD131E" w:rsidRPr="00CD131E">
        <w:t>行为规范政策在很大程度上是由各</w:t>
      </w:r>
      <w:r w:rsidR="00771BD7">
        <w:rPr>
          <w:rFonts w:hint="eastAsia"/>
        </w:rPr>
        <w:t>大</w:t>
      </w:r>
      <w:r w:rsidR="00CD131E" w:rsidRPr="00CD131E">
        <w:t>高校自主制定的，</w:t>
      </w:r>
      <w:r w:rsidR="00CD131E">
        <w:rPr>
          <w:rFonts w:hint="eastAsia"/>
        </w:rPr>
        <w:t>这也导致了</w:t>
      </w:r>
      <w:r w:rsidR="00CD131E" w:rsidRPr="00CD131E">
        <w:t>不同高校的规范在严</w:t>
      </w:r>
      <w:proofErr w:type="gramStart"/>
      <w:r w:rsidR="00CD131E" w:rsidRPr="00CD131E">
        <w:t>宽程度</w:t>
      </w:r>
      <w:proofErr w:type="gramEnd"/>
      <w:r w:rsidR="00CD131E" w:rsidRPr="00CD131E">
        <w:t>和具体实施上存在较大的差异。</w:t>
      </w:r>
      <w:r w:rsidR="00CD131E">
        <w:rPr>
          <w:rFonts w:hint="eastAsia"/>
        </w:rPr>
        <w:t>例如，仅本文所列举的</w:t>
      </w:r>
      <w:r w:rsidR="00CD131E">
        <w:rPr>
          <w:rFonts w:hint="eastAsia"/>
        </w:rPr>
        <w:t>AIGC</w:t>
      </w:r>
      <w:r w:rsidR="00CD131E">
        <w:rPr>
          <w:rFonts w:hint="eastAsia"/>
        </w:rPr>
        <w:t>使用行为规范就有七</w:t>
      </w:r>
      <w:r w:rsidR="006F28E2">
        <w:rPr>
          <w:rFonts w:hint="eastAsia"/>
        </w:rPr>
        <w:t>种</w:t>
      </w:r>
      <w:r w:rsidR="00CD131E">
        <w:rPr>
          <w:rFonts w:hint="eastAsia"/>
        </w:rPr>
        <w:t>之多，其中也不乏存在明显缺陷的</w:t>
      </w:r>
      <w:r w:rsidR="00CD131E" w:rsidRPr="00533F9C">
        <w:rPr>
          <w:rFonts w:hint="eastAsia"/>
        </w:rPr>
        <w:t>做法。</w:t>
      </w:r>
      <w:r w:rsidR="00CD131E" w:rsidRPr="00533F9C">
        <w:t>而在</w:t>
      </w:r>
      <w:r w:rsidR="00CD131E" w:rsidRPr="00533F9C">
        <w:rPr>
          <w:rFonts w:hint="eastAsia"/>
        </w:rPr>
        <w:t>我</w:t>
      </w:r>
      <w:r w:rsidR="00CD131E" w:rsidRPr="00533F9C">
        <w:t>国，由于</w:t>
      </w:r>
      <w:r w:rsidR="00CD131E" w:rsidRPr="00533F9C">
        <w:rPr>
          <w:rFonts w:hint="eastAsia"/>
        </w:rPr>
        <w:t>教育部的部门规章</w:t>
      </w:r>
      <w:r w:rsidR="00CD131E" w:rsidRPr="00533F9C">
        <w:t>对教育政策具有较强的指导和统一性，</w:t>
      </w:r>
      <w:r w:rsidR="00533F9C" w:rsidRPr="0051085B">
        <w:rPr>
          <w:rFonts w:hint="eastAsia"/>
        </w:rPr>
        <w:t>应当</w:t>
      </w:r>
      <w:r w:rsidR="00CD131E" w:rsidRPr="0051085B">
        <w:rPr>
          <w:rFonts w:hint="eastAsia"/>
        </w:rPr>
        <w:t>通过全国范围内的统一政策或是标准制定，避免由于各高校自行其是而导致的政策混乱</w:t>
      </w:r>
      <w:r w:rsidR="00CD131E" w:rsidRPr="00533F9C">
        <w:t>，</w:t>
      </w:r>
      <w:r w:rsidR="00CD131E" w:rsidRPr="00CD131E">
        <w:t>从而确保政策在全国范围内具有一致性和可操作性。</w:t>
      </w:r>
      <w:r w:rsidR="004D462D">
        <w:rPr>
          <w:rFonts w:hint="eastAsia"/>
        </w:rPr>
        <w:t>就具体的规范模式而言，本研究认为</w:t>
      </w:r>
      <w:r w:rsidR="00061404">
        <w:rPr>
          <w:rFonts w:hint="eastAsia"/>
        </w:rPr>
        <w:t>日本高校的主流方案即</w:t>
      </w:r>
      <w:r w:rsidR="004D462D">
        <w:rPr>
          <w:rFonts w:hint="eastAsia"/>
        </w:rPr>
        <w:t>“一般禁止，例外准许”的模式</w:t>
      </w:r>
      <w:r w:rsidR="00061404">
        <w:rPr>
          <w:rFonts w:hint="eastAsia"/>
        </w:rPr>
        <w:t>值得借鉴</w:t>
      </w:r>
      <w:r w:rsidR="004D462D">
        <w:rPr>
          <w:rFonts w:hint="eastAsia"/>
        </w:rPr>
        <w:t>。首先，</w:t>
      </w:r>
      <w:r w:rsidR="00154BDC">
        <w:rPr>
          <w:rFonts w:hint="eastAsia"/>
        </w:rPr>
        <w:t>我们</w:t>
      </w:r>
      <w:r w:rsidR="004D462D">
        <w:rPr>
          <w:rFonts w:hint="eastAsia"/>
        </w:rPr>
        <w:t>必须</w:t>
      </w:r>
      <w:r w:rsidR="004D462D" w:rsidRPr="006E4233">
        <w:rPr>
          <w:rFonts w:hint="eastAsia"/>
        </w:rPr>
        <w:t>要认识到，</w:t>
      </w:r>
      <w:r w:rsidR="004D462D">
        <w:rPr>
          <w:rFonts w:hint="eastAsia"/>
        </w:rPr>
        <w:t>AIGC</w:t>
      </w:r>
      <w:r w:rsidR="004D462D" w:rsidRPr="006E4233">
        <w:rPr>
          <w:rFonts w:hint="eastAsia"/>
        </w:rPr>
        <w:t>工具将很快</w:t>
      </w:r>
      <w:r w:rsidR="004D462D">
        <w:rPr>
          <w:rFonts w:hint="eastAsia"/>
        </w:rPr>
        <w:t>被</w:t>
      </w:r>
      <w:r w:rsidR="004D462D" w:rsidRPr="006E4233">
        <w:rPr>
          <w:rFonts w:hint="eastAsia"/>
        </w:rPr>
        <w:t>集成到各种标准服务和应用程序中</w:t>
      </w:r>
      <w:r w:rsidR="004D462D">
        <w:rPr>
          <w:rFonts w:hint="eastAsia"/>
        </w:rPr>
        <w:t>，禁止学生接触生成式人工智能几乎是不可能的事情</w:t>
      </w:r>
      <w:r w:rsidR="004D462D" w:rsidRPr="006E4233">
        <w:rPr>
          <w:rFonts w:hint="eastAsia"/>
        </w:rPr>
        <w:t>。</w:t>
      </w:r>
      <w:r w:rsidR="00894DF0">
        <w:rPr>
          <w:rFonts w:hint="eastAsia"/>
        </w:rPr>
        <w:t>技术本身从来都不会是规范对象，需要规范的是技术活动及其产生的社会问题。</w:t>
      </w:r>
      <w:r w:rsidR="00C8658F" w:rsidRPr="00C8658F">
        <w:rPr>
          <w:rStyle w:val="ac"/>
        </w:rPr>
        <w:fldChar w:fldCharType="begin"/>
      </w:r>
      <w:r w:rsidR="00C8658F" w:rsidRPr="00C8658F">
        <w:rPr>
          <w:vertAlign w:val="superscript"/>
        </w:rPr>
        <w:instrText xml:space="preserve"> </w:instrText>
      </w:r>
      <w:r w:rsidR="00C8658F" w:rsidRPr="00C8658F">
        <w:rPr>
          <w:rFonts w:hint="eastAsia"/>
          <w:vertAlign w:val="superscript"/>
        </w:rPr>
        <w:instrText>REF _Ref160615013 \r \h</w:instrText>
      </w:r>
      <w:r w:rsidR="00C8658F" w:rsidRPr="00C8658F">
        <w:rPr>
          <w:vertAlign w:val="superscript"/>
        </w:rPr>
        <w:instrText xml:space="preserve"> </w:instrText>
      </w:r>
      <w:r w:rsidR="00C8658F" w:rsidRPr="00C8658F">
        <w:rPr>
          <w:rStyle w:val="ac"/>
        </w:rPr>
        <w:instrText xml:space="preserve"> \* MERGEFORMAT </w:instrText>
      </w:r>
      <w:r w:rsidR="00C8658F" w:rsidRPr="00C8658F">
        <w:rPr>
          <w:rStyle w:val="ac"/>
        </w:rPr>
      </w:r>
      <w:r w:rsidR="00C8658F" w:rsidRPr="00C8658F">
        <w:rPr>
          <w:rStyle w:val="ac"/>
        </w:rPr>
        <w:fldChar w:fldCharType="separate"/>
      </w:r>
      <w:r w:rsidR="004C0C7C">
        <w:rPr>
          <w:vertAlign w:val="superscript"/>
        </w:rPr>
        <w:t>[39]</w:t>
      </w:r>
      <w:r w:rsidR="00C8658F" w:rsidRPr="00C8658F">
        <w:rPr>
          <w:rStyle w:val="ac"/>
        </w:rPr>
        <w:fldChar w:fldCharType="end"/>
      </w:r>
      <w:r w:rsidR="006F28E2">
        <w:rPr>
          <w:rFonts w:hint="eastAsia"/>
        </w:rPr>
        <w:t xml:space="preserve"> </w:t>
      </w:r>
      <w:r w:rsidR="00894DF0">
        <w:rPr>
          <w:rFonts w:hint="eastAsia"/>
        </w:rPr>
        <w:t>也即</w:t>
      </w:r>
      <w:r w:rsidR="004D462D">
        <w:rPr>
          <w:rFonts w:hint="eastAsia"/>
        </w:rPr>
        <w:t>真正需要禁止的是滥用</w:t>
      </w:r>
      <w:r w:rsidR="004D462D">
        <w:rPr>
          <w:rFonts w:hint="eastAsia"/>
        </w:rPr>
        <w:t>A</w:t>
      </w:r>
      <w:r w:rsidR="004D462D">
        <w:t>IGC</w:t>
      </w:r>
      <w:r w:rsidR="004D462D">
        <w:rPr>
          <w:rFonts w:hint="eastAsia"/>
        </w:rPr>
        <w:t>的行为</w:t>
      </w:r>
      <w:r w:rsidR="00B86A1B">
        <w:rPr>
          <w:rFonts w:hint="eastAsia"/>
        </w:rPr>
        <w:t>，</w:t>
      </w:r>
      <w:r w:rsidR="004D462D">
        <w:rPr>
          <w:rFonts w:hint="eastAsia"/>
        </w:rPr>
        <w:t>而不是</w:t>
      </w:r>
      <w:r w:rsidR="00A42876">
        <w:rPr>
          <w:rFonts w:hint="eastAsia"/>
        </w:rPr>
        <w:t>利用</w:t>
      </w:r>
      <w:r w:rsidR="004D462D">
        <w:rPr>
          <w:rFonts w:hint="eastAsia"/>
        </w:rPr>
        <w:t>生成式人工智能本身，</w:t>
      </w:r>
      <w:r w:rsidR="002744C3">
        <w:rPr>
          <w:rFonts w:hint="eastAsia"/>
        </w:rPr>
        <w:t>因此</w:t>
      </w:r>
      <w:r w:rsidR="0065233D">
        <w:rPr>
          <w:rFonts w:hint="eastAsia"/>
        </w:rPr>
        <w:t>，</w:t>
      </w:r>
      <w:r w:rsidR="00ED0B8C">
        <w:rPr>
          <w:rFonts w:hint="eastAsia"/>
        </w:rPr>
        <w:t>无论是过于严格的</w:t>
      </w:r>
      <w:r w:rsidR="004D462D">
        <w:rPr>
          <w:rFonts w:hint="eastAsia"/>
        </w:rPr>
        <w:t>禁止接触模式</w:t>
      </w:r>
      <w:r w:rsidR="00ED0B8C">
        <w:rPr>
          <w:rFonts w:hint="eastAsia"/>
        </w:rPr>
        <w:t>，还是略显僵化的</w:t>
      </w:r>
      <w:r w:rsidR="004D462D">
        <w:rPr>
          <w:rFonts w:hint="eastAsia"/>
        </w:rPr>
        <w:t>全盘禁止直接复制</w:t>
      </w:r>
      <w:r w:rsidR="006578D6">
        <w:rPr>
          <w:rFonts w:hint="eastAsia"/>
        </w:rPr>
        <w:t>模式</w:t>
      </w:r>
      <w:r w:rsidR="00ED0B8C">
        <w:rPr>
          <w:rFonts w:hint="eastAsia"/>
        </w:rPr>
        <w:t>，都不是</w:t>
      </w:r>
      <w:r w:rsidR="00BD41C3">
        <w:rPr>
          <w:rFonts w:hint="eastAsia"/>
        </w:rPr>
        <w:t>值得借鉴的</w:t>
      </w:r>
      <w:r w:rsidR="00ED0B8C">
        <w:rPr>
          <w:rFonts w:hint="eastAsia"/>
        </w:rPr>
        <w:t>方案</w:t>
      </w:r>
      <w:r w:rsidR="004D462D">
        <w:rPr>
          <w:rFonts w:hint="eastAsia"/>
        </w:rPr>
        <w:t>。其次，教师自由裁</w:t>
      </w:r>
      <w:proofErr w:type="gramStart"/>
      <w:r w:rsidR="004D462D">
        <w:rPr>
          <w:rFonts w:hint="eastAsia"/>
        </w:rPr>
        <w:t>量模式</w:t>
      </w:r>
      <w:proofErr w:type="gramEnd"/>
      <w:r w:rsidR="004D462D">
        <w:rPr>
          <w:rFonts w:hint="eastAsia"/>
        </w:rPr>
        <w:t>对教师提出了较高的数字素养要求，而鼓励使用模式则对学生提出了较高的道德素质要求，这两种模式都可能因过于宽松而导致失控</w:t>
      </w:r>
      <w:r w:rsidR="00D60DDE">
        <w:rPr>
          <w:rFonts w:hint="eastAsia"/>
        </w:rPr>
        <w:t>，同样不宜全盘</w:t>
      </w:r>
      <w:r w:rsidR="00D91F08">
        <w:rPr>
          <w:rFonts w:hint="eastAsia"/>
        </w:rPr>
        <w:t>接受</w:t>
      </w:r>
      <w:r w:rsidR="004D462D">
        <w:rPr>
          <w:rFonts w:hint="eastAsia"/>
        </w:rPr>
        <w:t>。</w:t>
      </w:r>
      <w:r w:rsidR="00391950">
        <w:rPr>
          <w:rFonts w:hint="eastAsia"/>
        </w:rPr>
        <w:t>相比之下，“一般禁止，例外准许”模式既能够明确表示校方对禁止直接复制</w:t>
      </w:r>
      <w:r w:rsidR="00391950">
        <w:rPr>
          <w:rFonts w:hint="eastAsia"/>
        </w:rPr>
        <w:t>A</w:t>
      </w:r>
      <w:r w:rsidR="00391950">
        <w:t>IGC</w:t>
      </w:r>
      <w:r w:rsidR="00391950">
        <w:rPr>
          <w:rFonts w:hint="eastAsia"/>
        </w:rPr>
        <w:t>行为的严格态度，也为实际教学可能存在的合理特殊需求保留了一定的弹性空间，是众多模式之中最值得效仿的。但应指出</w:t>
      </w:r>
      <w:r w:rsidR="00391950" w:rsidRPr="006022A6">
        <w:rPr>
          <w:rFonts w:hint="eastAsia"/>
        </w:rPr>
        <w:t>的是</w:t>
      </w:r>
      <w:r w:rsidR="004D462D" w:rsidRPr="006022A6">
        <w:rPr>
          <w:rFonts w:hint="eastAsia"/>
        </w:rPr>
        <w:t>，</w:t>
      </w:r>
      <w:r w:rsidR="00D265E2" w:rsidRPr="00616A12">
        <w:rPr>
          <w:rFonts w:hint="eastAsia"/>
        </w:rPr>
        <w:t>高校</w:t>
      </w:r>
      <w:r w:rsidR="00391950" w:rsidRPr="00616A12">
        <w:rPr>
          <w:rFonts w:hint="eastAsia"/>
        </w:rPr>
        <w:t>应该</w:t>
      </w:r>
      <w:r w:rsidR="004D462D" w:rsidRPr="006022A6">
        <w:rPr>
          <w:rFonts w:hint="eastAsia"/>
        </w:rPr>
        <w:t>在</w:t>
      </w:r>
      <w:r w:rsidR="00391950" w:rsidRPr="00616A12">
        <w:rPr>
          <w:rFonts w:hint="eastAsia"/>
        </w:rPr>
        <w:t>教育的动态博弈之中，不断优化</w:t>
      </w:r>
      <w:r w:rsidR="004D462D" w:rsidRPr="006022A6">
        <w:rPr>
          <w:rFonts w:hint="eastAsia"/>
        </w:rPr>
        <w:t>例外的场景</w:t>
      </w:r>
      <w:r w:rsidR="00391950" w:rsidRPr="00616A12">
        <w:rPr>
          <w:rFonts w:hint="eastAsia"/>
        </w:rPr>
        <w:t>。</w:t>
      </w:r>
      <w:r w:rsidR="004D462D" w:rsidRPr="006022A6">
        <w:rPr>
          <w:rFonts w:hint="eastAsia"/>
        </w:rPr>
        <w:t>一方面</w:t>
      </w:r>
      <w:r w:rsidR="00391950" w:rsidRPr="00616A12">
        <w:rPr>
          <w:rFonts w:hint="eastAsia"/>
        </w:rPr>
        <w:t>，</w:t>
      </w:r>
      <w:r w:rsidR="00B22EEB" w:rsidRPr="00616A12">
        <w:rPr>
          <w:rFonts w:hint="eastAsia"/>
        </w:rPr>
        <w:t>针对</w:t>
      </w:r>
      <w:r w:rsidR="00D265E2" w:rsidRPr="00616A12">
        <w:rPr>
          <w:rFonts w:hint="eastAsia"/>
        </w:rPr>
        <w:t>特定</w:t>
      </w:r>
      <w:r w:rsidR="004D462D" w:rsidRPr="006022A6">
        <w:rPr>
          <w:rFonts w:hint="eastAsia"/>
        </w:rPr>
        <w:t>课程教学目标</w:t>
      </w:r>
      <w:r w:rsidR="00B22EEB" w:rsidRPr="00616A12">
        <w:rPr>
          <w:rFonts w:hint="eastAsia"/>
        </w:rPr>
        <w:t>等</w:t>
      </w:r>
      <w:r w:rsidR="004D462D" w:rsidRPr="006022A6">
        <w:rPr>
          <w:rFonts w:hint="eastAsia"/>
        </w:rPr>
        <w:t>实际情况，</w:t>
      </w:r>
      <w:r w:rsidR="00B22EEB" w:rsidRPr="00616A12">
        <w:rPr>
          <w:rFonts w:hint="eastAsia"/>
        </w:rPr>
        <w:t>应允</w:t>
      </w:r>
      <w:proofErr w:type="gramStart"/>
      <w:r w:rsidR="00B22EEB" w:rsidRPr="00616A12">
        <w:rPr>
          <w:rFonts w:hint="eastAsia"/>
        </w:rPr>
        <w:t>许</w:t>
      </w:r>
      <w:r w:rsidR="004D462D" w:rsidRPr="006022A6">
        <w:rPr>
          <w:rFonts w:hint="eastAsia"/>
        </w:rPr>
        <w:t>教师</w:t>
      </w:r>
      <w:proofErr w:type="gramEnd"/>
      <w:r w:rsidR="00153566" w:rsidRPr="00616A12">
        <w:rPr>
          <w:rFonts w:hint="eastAsia"/>
        </w:rPr>
        <w:t>单方确定或师生共同</w:t>
      </w:r>
      <w:r w:rsidR="004D462D" w:rsidRPr="006022A6">
        <w:rPr>
          <w:rFonts w:hint="eastAsia"/>
        </w:rPr>
        <w:t>商议</w:t>
      </w:r>
      <w:r w:rsidR="00391950" w:rsidRPr="00616A12">
        <w:rPr>
          <w:rFonts w:hint="eastAsia"/>
        </w:rPr>
        <w:t>使用</w:t>
      </w:r>
      <w:r w:rsidR="00391950" w:rsidRPr="00616A12">
        <w:t>AIGC</w:t>
      </w:r>
      <w:r w:rsidR="00391950" w:rsidRPr="00616A12">
        <w:rPr>
          <w:rFonts w:hint="eastAsia"/>
        </w:rPr>
        <w:t>的范围和程度，然</w:t>
      </w:r>
      <w:r w:rsidR="004D462D" w:rsidRPr="006022A6">
        <w:rPr>
          <w:rFonts w:hint="eastAsia"/>
        </w:rPr>
        <w:t>后报请</w:t>
      </w:r>
      <w:r w:rsidR="00391950" w:rsidRPr="00616A12">
        <w:rPr>
          <w:rFonts w:hint="eastAsia"/>
        </w:rPr>
        <w:t>高校</w:t>
      </w:r>
      <w:r w:rsidR="004D462D" w:rsidRPr="006022A6">
        <w:rPr>
          <w:rFonts w:hint="eastAsia"/>
        </w:rPr>
        <w:t>教务部门</w:t>
      </w:r>
      <w:r w:rsidR="00391950" w:rsidRPr="00616A12">
        <w:rPr>
          <w:rFonts w:hint="eastAsia"/>
        </w:rPr>
        <w:t>审核</w:t>
      </w:r>
      <w:r w:rsidR="004D462D" w:rsidRPr="006022A6">
        <w:rPr>
          <w:rFonts w:hint="eastAsia"/>
        </w:rPr>
        <w:t>准许。基本理念</w:t>
      </w:r>
      <w:r w:rsidR="00A30CCA" w:rsidRPr="00616A12">
        <w:rPr>
          <w:rFonts w:hint="eastAsia"/>
        </w:rPr>
        <w:t>和审核标准</w:t>
      </w:r>
      <w:r w:rsidR="004D462D" w:rsidRPr="006022A6">
        <w:rPr>
          <w:rFonts w:hint="eastAsia"/>
        </w:rPr>
        <w:t>应当是，学生在课堂内外使用人工智能工具，不应成为学生获得</w:t>
      </w:r>
      <w:r w:rsidR="00AE7236" w:rsidRPr="00616A12">
        <w:rPr>
          <w:rFonts w:hint="eastAsia"/>
        </w:rPr>
        <w:t>教育目标</w:t>
      </w:r>
      <w:r w:rsidR="004D462D" w:rsidRPr="006022A6">
        <w:rPr>
          <w:rFonts w:hint="eastAsia"/>
        </w:rPr>
        <w:t>的障碍，也不得干扰</w:t>
      </w:r>
      <w:r w:rsidR="00336852" w:rsidRPr="00616A12">
        <w:rPr>
          <w:rFonts w:hint="eastAsia"/>
        </w:rPr>
        <w:t>教学</w:t>
      </w:r>
      <w:r w:rsidR="004D462D" w:rsidRPr="006022A6">
        <w:rPr>
          <w:rFonts w:hint="eastAsia"/>
        </w:rPr>
        <w:t>结果的公正评估。</w:t>
      </w:r>
      <w:r w:rsidR="00C8658F" w:rsidRPr="0029592B">
        <w:rPr>
          <w:rStyle w:val="ac"/>
        </w:rPr>
        <w:fldChar w:fldCharType="begin"/>
      </w:r>
      <w:r w:rsidR="00C8658F" w:rsidRPr="0029592B">
        <w:rPr>
          <w:vertAlign w:val="superscript"/>
        </w:rPr>
        <w:instrText xml:space="preserve"> </w:instrText>
      </w:r>
      <w:r w:rsidR="00C8658F" w:rsidRPr="0029592B">
        <w:rPr>
          <w:rFonts w:hint="eastAsia"/>
          <w:vertAlign w:val="superscript"/>
        </w:rPr>
        <w:instrText>REF _Ref160615038 \r \h</w:instrText>
      </w:r>
      <w:r w:rsidR="00C8658F" w:rsidRPr="0029592B">
        <w:rPr>
          <w:vertAlign w:val="superscript"/>
        </w:rPr>
        <w:instrText xml:space="preserve"> </w:instrText>
      </w:r>
      <w:r w:rsidR="00C8658F" w:rsidRPr="0029592B">
        <w:rPr>
          <w:rStyle w:val="ac"/>
        </w:rPr>
      </w:r>
      <w:r w:rsidR="00C8658F" w:rsidRPr="0029592B">
        <w:rPr>
          <w:rStyle w:val="ac"/>
        </w:rPr>
        <w:fldChar w:fldCharType="separate"/>
      </w:r>
      <w:r w:rsidR="004C0C7C">
        <w:rPr>
          <w:vertAlign w:val="superscript"/>
        </w:rPr>
        <w:t>[40]</w:t>
      </w:r>
      <w:r w:rsidR="00C8658F" w:rsidRPr="0029592B">
        <w:rPr>
          <w:rStyle w:val="ac"/>
        </w:rPr>
        <w:fldChar w:fldCharType="end"/>
      </w:r>
      <w:r w:rsidR="0009545E">
        <w:rPr>
          <w:rFonts w:hint="eastAsia"/>
        </w:rPr>
        <w:t xml:space="preserve"> </w:t>
      </w:r>
      <w:r w:rsidR="004D462D" w:rsidRPr="006022A6">
        <w:rPr>
          <w:rFonts w:hint="eastAsia"/>
        </w:rPr>
        <w:t>另一方面，</w:t>
      </w:r>
      <w:r w:rsidR="0005661D" w:rsidRPr="00616A12">
        <w:rPr>
          <w:rFonts w:hint="eastAsia"/>
        </w:rPr>
        <w:t>即便在得到校方准许的情况下，</w:t>
      </w:r>
      <w:r w:rsidR="004D462D" w:rsidRPr="006022A6">
        <w:rPr>
          <w:rFonts w:hint="eastAsia"/>
        </w:rPr>
        <w:t>为了保证学术诚信和透明度义务，</w:t>
      </w:r>
      <w:r w:rsidR="0009545E" w:rsidRPr="0009545E">
        <w:rPr>
          <w:vertAlign w:val="superscript"/>
        </w:rPr>
        <w:fldChar w:fldCharType="begin"/>
      </w:r>
      <w:r w:rsidR="0009545E" w:rsidRPr="0009545E">
        <w:rPr>
          <w:vertAlign w:val="superscript"/>
        </w:rPr>
        <w:instrText xml:space="preserve"> </w:instrText>
      </w:r>
      <w:r w:rsidR="0009545E" w:rsidRPr="0009545E">
        <w:rPr>
          <w:rFonts w:hint="eastAsia"/>
          <w:vertAlign w:val="superscript"/>
        </w:rPr>
        <w:instrText>REF _Ref177743539 \r \h</w:instrText>
      </w:r>
      <w:r w:rsidR="0009545E" w:rsidRPr="0009545E">
        <w:rPr>
          <w:vertAlign w:val="superscript"/>
        </w:rPr>
        <w:instrText xml:space="preserve">  \* MERGEFORMAT </w:instrText>
      </w:r>
      <w:r w:rsidR="0009545E" w:rsidRPr="0009545E">
        <w:rPr>
          <w:vertAlign w:val="superscript"/>
        </w:rPr>
      </w:r>
      <w:r w:rsidR="0009545E" w:rsidRPr="0009545E">
        <w:rPr>
          <w:vertAlign w:val="superscript"/>
        </w:rPr>
        <w:fldChar w:fldCharType="separate"/>
      </w:r>
      <w:r w:rsidR="004C0C7C">
        <w:rPr>
          <w:vertAlign w:val="superscript"/>
        </w:rPr>
        <w:t>[41]</w:t>
      </w:r>
      <w:r w:rsidR="0009545E" w:rsidRPr="0009545E">
        <w:rPr>
          <w:vertAlign w:val="superscript"/>
        </w:rPr>
        <w:fldChar w:fldCharType="end"/>
      </w:r>
      <w:r w:rsidR="0009545E" w:rsidRPr="0009545E">
        <w:rPr>
          <w:rFonts w:hint="eastAsia"/>
          <w:vertAlign w:val="superscript"/>
        </w:rPr>
        <w:t xml:space="preserve"> </w:t>
      </w:r>
      <w:r w:rsidR="004D462D" w:rsidRPr="006022A6">
        <w:rPr>
          <w:rFonts w:hint="eastAsia"/>
        </w:rPr>
        <w:t>也应当</w:t>
      </w:r>
      <w:proofErr w:type="gramStart"/>
      <w:r w:rsidR="0005661D" w:rsidRPr="00616A12">
        <w:rPr>
          <w:rFonts w:hint="eastAsia"/>
        </w:rPr>
        <w:t>以</w:t>
      </w:r>
      <w:r w:rsidR="004D462D" w:rsidRPr="006022A6">
        <w:rPr>
          <w:rFonts w:hint="eastAsia"/>
        </w:rPr>
        <w:t>引注或</w:t>
      </w:r>
      <w:proofErr w:type="gramEnd"/>
      <w:r w:rsidR="004D462D" w:rsidRPr="006022A6">
        <w:rPr>
          <w:rFonts w:hint="eastAsia"/>
        </w:rPr>
        <w:t>报告</w:t>
      </w:r>
      <w:r w:rsidR="0005661D" w:rsidRPr="00616A12">
        <w:rPr>
          <w:rFonts w:hint="eastAsia"/>
        </w:rPr>
        <w:t>等</w:t>
      </w:r>
      <w:r w:rsidR="006B7F37" w:rsidRPr="00616A12">
        <w:rPr>
          <w:rFonts w:hint="eastAsia"/>
        </w:rPr>
        <w:t>适当</w:t>
      </w:r>
      <w:r w:rsidR="0005661D" w:rsidRPr="00616A12">
        <w:rPr>
          <w:rFonts w:hint="eastAsia"/>
        </w:rPr>
        <w:t>方式</w:t>
      </w:r>
      <w:r w:rsidR="00094293" w:rsidRPr="00616A12">
        <w:rPr>
          <w:rFonts w:hint="eastAsia"/>
        </w:rPr>
        <w:t>解释</w:t>
      </w:r>
      <w:r w:rsidR="00094293" w:rsidRPr="00616A12">
        <w:t>AIGC</w:t>
      </w:r>
      <w:r w:rsidR="00F55A79" w:rsidRPr="00616A12">
        <w:rPr>
          <w:rFonts w:hint="eastAsia"/>
        </w:rPr>
        <w:t>的</w:t>
      </w:r>
      <w:r w:rsidR="00094293" w:rsidRPr="00616A12">
        <w:rPr>
          <w:rFonts w:hint="eastAsia"/>
        </w:rPr>
        <w:t>使用</w:t>
      </w:r>
      <w:r w:rsidR="004D462D" w:rsidRPr="006022A6">
        <w:rPr>
          <w:rFonts w:hint="eastAsia"/>
        </w:rPr>
        <w:t>情况。</w:t>
      </w:r>
    </w:p>
    <w:p w14:paraId="782EEF66" w14:textId="67E680E2" w:rsidR="00962909" w:rsidRPr="00616A12" w:rsidRDefault="00AD40F7" w:rsidP="0051085B">
      <w:pPr>
        <w:pStyle w:val="a3"/>
        <w:ind w:firstLine="422"/>
      </w:pPr>
      <w:r w:rsidRPr="00616A12">
        <w:rPr>
          <w:rFonts w:hint="eastAsia"/>
        </w:rPr>
        <w:t>（</w:t>
      </w:r>
      <w:r w:rsidR="00377663">
        <w:rPr>
          <w:rFonts w:hint="eastAsia"/>
        </w:rPr>
        <w:t>三</w:t>
      </w:r>
      <w:r w:rsidRPr="00616A12">
        <w:rPr>
          <w:rFonts w:hint="eastAsia"/>
        </w:rPr>
        <w:t>）</w:t>
      </w:r>
      <w:r w:rsidR="00D75C1B" w:rsidRPr="00616A12">
        <w:rPr>
          <w:rFonts w:hint="eastAsia"/>
        </w:rPr>
        <w:t>调整高校的教学</w:t>
      </w:r>
      <w:r w:rsidRPr="00616A12">
        <w:rPr>
          <w:rFonts w:hint="eastAsia"/>
        </w:rPr>
        <w:t>理念和教学模式</w:t>
      </w:r>
    </w:p>
    <w:p w14:paraId="69844E4E" w14:textId="66411BD4" w:rsidR="001D5B20" w:rsidRDefault="001D5B20" w:rsidP="004F54B9">
      <w:pPr>
        <w:ind w:firstLine="420"/>
      </w:pPr>
      <w:r>
        <w:rPr>
          <w:rFonts w:hint="eastAsia"/>
        </w:rPr>
        <w:t>在人工智能技术飞速发展的当下，高等教育应</w:t>
      </w:r>
      <w:r w:rsidR="00390F96">
        <w:rPr>
          <w:rFonts w:hint="eastAsia"/>
        </w:rPr>
        <w:t>以培养</w:t>
      </w:r>
      <w:r w:rsidR="00390F96">
        <w:rPr>
          <w:rFonts w:hint="eastAsia"/>
        </w:rPr>
        <w:t>A</w:t>
      </w:r>
      <w:r w:rsidR="00390F96">
        <w:t>IGC</w:t>
      </w:r>
      <w:r w:rsidR="00390F96">
        <w:rPr>
          <w:rFonts w:hint="eastAsia"/>
        </w:rPr>
        <w:t>时代人才为目标，</w:t>
      </w:r>
      <w:r w:rsidR="001D5E90">
        <w:rPr>
          <w:rFonts w:hint="eastAsia"/>
        </w:rPr>
        <w:t>在</w:t>
      </w:r>
      <w:r>
        <w:rPr>
          <w:rFonts w:hint="eastAsia"/>
        </w:rPr>
        <w:t>教育理念</w:t>
      </w:r>
      <w:r w:rsidR="001D5E90">
        <w:rPr>
          <w:rFonts w:hint="eastAsia"/>
        </w:rPr>
        <w:t>和</w:t>
      </w:r>
      <w:r>
        <w:rPr>
          <w:rFonts w:hint="eastAsia"/>
        </w:rPr>
        <w:t>教学模式</w:t>
      </w:r>
      <w:r w:rsidR="001D5E90">
        <w:rPr>
          <w:rFonts w:hint="eastAsia"/>
        </w:rPr>
        <w:t>上</w:t>
      </w:r>
      <w:r>
        <w:rPr>
          <w:rFonts w:hint="eastAsia"/>
        </w:rPr>
        <w:t>进行</w:t>
      </w:r>
      <w:r w:rsidR="001D5E90">
        <w:rPr>
          <w:rFonts w:hint="eastAsia"/>
        </w:rPr>
        <w:t>全方位教学</w:t>
      </w:r>
      <w:r>
        <w:rPr>
          <w:rFonts w:hint="eastAsia"/>
        </w:rPr>
        <w:t>改革。</w:t>
      </w:r>
      <w:r w:rsidR="004835D3" w:rsidRPr="004835D3">
        <w:t>在</w:t>
      </w:r>
      <w:r w:rsidR="004835D3" w:rsidRPr="004835D3">
        <w:t>AI</w:t>
      </w:r>
      <w:r w:rsidR="004835D3" w:rsidRPr="004835D3">
        <w:t>时代的教学理念调整上，</w:t>
      </w:r>
      <w:r w:rsidR="004F54B9">
        <w:rPr>
          <w:rFonts w:hint="eastAsia"/>
        </w:rPr>
        <w:t>多所</w:t>
      </w:r>
      <w:r w:rsidR="004F54B9" w:rsidRPr="004835D3">
        <w:t>日本</w:t>
      </w:r>
      <w:r w:rsidR="004F54B9">
        <w:rPr>
          <w:rFonts w:hint="eastAsia"/>
        </w:rPr>
        <w:t>高校在其</w:t>
      </w:r>
      <w:r w:rsidR="004F54B9">
        <w:rPr>
          <w:rFonts w:hint="eastAsia"/>
        </w:rPr>
        <w:t>AIGC</w:t>
      </w:r>
      <w:r w:rsidR="004F54B9">
        <w:rPr>
          <w:rFonts w:hint="eastAsia"/>
        </w:rPr>
        <w:t>政策中</w:t>
      </w:r>
      <w:r w:rsidR="004835D3" w:rsidRPr="004835D3">
        <w:t>已经明确</w:t>
      </w:r>
      <w:r w:rsidR="004F54B9">
        <w:rPr>
          <w:rFonts w:hint="eastAsia"/>
        </w:rPr>
        <w:t>响应</w:t>
      </w:r>
      <w:ins w:id="107" w:author="沪楠 陈" w:date="2024-11-09T10:22:00Z" w16du:dateUtc="2024-11-09T02:22:00Z">
        <w:r w:rsidR="006B0F90">
          <w:rPr>
            <w:rFonts w:hint="eastAsia"/>
          </w:rPr>
          <w:t>《</w:t>
        </w:r>
      </w:ins>
      <w:r w:rsidR="004F54B9">
        <w:rPr>
          <w:rFonts w:hint="eastAsia"/>
        </w:rPr>
        <w:t>日本</w:t>
      </w:r>
      <w:r w:rsidR="004F54B9">
        <w:rPr>
          <w:rFonts w:hint="eastAsia"/>
        </w:rPr>
        <w:t>A</w:t>
      </w:r>
      <w:r w:rsidR="004F54B9">
        <w:t>I</w:t>
      </w:r>
      <w:r w:rsidR="004F54B9">
        <w:rPr>
          <w:rFonts w:hint="eastAsia"/>
        </w:rPr>
        <w:t>战略报告（</w:t>
      </w:r>
      <w:r w:rsidR="004F54B9">
        <w:rPr>
          <w:rFonts w:hint="eastAsia"/>
        </w:rPr>
        <w:t>2022</w:t>
      </w:r>
      <w:r w:rsidR="004F54B9">
        <w:rPr>
          <w:rFonts w:hint="eastAsia"/>
        </w:rPr>
        <w:t>）</w:t>
      </w:r>
      <w:ins w:id="108" w:author="沪楠 陈" w:date="2024-11-09T10:22:00Z" w16du:dateUtc="2024-11-09T02:22:00Z">
        <w:r w:rsidR="006B0F90">
          <w:rPr>
            <w:rFonts w:hint="eastAsia"/>
          </w:rPr>
          <w:t>》</w:t>
        </w:r>
      </w:ins>
      <w:r w:rsidR="004F54B9">
        <w:rPr>
          <w:rFonts w:hint="eastAsia"/>
        </w:rPr>
        <w:t>中所提到的</w:t>
      </w:r>
      <w:r w:rsidR="004835D3">
        <w:rPr>
          <w:rFonts w:hint="eastAsia"/>
        </w:rPr>
        <w:t>“</w:t>
      </w:r>
      <w:r w:rsidR="004835D3" w:rsidRPr="004835D3">
        <w:t>与</w:t>
      </w:r>
      <w:r w:rsidR="004835D3" w:rsidRPr="004835D3">
        <w:t>AI</w:t>
      </w:r>
      <w:r w:rsidR="004835D3" w:rsidRPr="004835D3">
        <w:t>时代相适应的人才</w:t>
      </w:r>
      <w:r w:rsidR="004835D3">
        <w:rPr>
          <w:rFonts w:hint="eastAsia"/>
        </w:rPr>
        <w:t>”</w:t>
      </w:r>
      <w:r w:rsidR="004835D3" w:rsidRPr="004835D3">
        <w:t>这一战略目标</w:t>
      </w:r>
      <w:r w:rsidR="004835D3">
        <w:rPr>
          <w:rFonts w:hint="eastAsia"/>
        </w:rPr>
        <w:t>。</w:t>
      </w:r>
      <w:r w:rsidR="0009545E" w:rsidRPr="0009545E">
        <w:rPr>
          <w:vertAlign w:val="superscript"/>
        </w:rPr>
        <w:fldChar w:fldCharType="begin"/>
      </w:r>
      <w:r w:rsidR="0009545E" w:rsidRPr="0009545E">
        <w:rPr>
          <w:vertAlign w:val="superscript"/>
        </w:rPr>
        <w:instrText xml:space="preserve"> </w:instrText>
      </w:r>
      <w:r w:rsidR="0009545E" w:rsidRPr="0009545E">
        <w:rPr>
          <w:rFonts w:hint="eastAsia"/>
          <w:vertAlign w:val="superscript"/>
        </w:rPr>
        <w:instrText>REF _Ref160615060 \r \h</w:instrText>
      </w:r>
      <w:r w:rsidR="0009545E" w:rsidRPr="0009545E">
        <w:rPr>
          <w:vertAlign w:val="superscript"/>
        </w:rPr>
        <w:instrText xml:space="preserve">  \* MERGEFORMAT </w:instrText>
      </w:r>
      <w:r w:rsidR="0009545E" w:rsidRPr="0009545E">
        <w:rPr>
          <w:vertAlign w:val="superscript"/>
        </w:rPr>
      </w:r>
      <w:r w:rsidR="0009545E" w:rsidRPr="0009545E">
        <w:rPr>
          <w:vertAlign w:val="superscript"/>
        </w:rPr>
        <w:fldChar w:fldCharType="separate"/>
      </w:r>
      <w:r w:rsidR="004C0C7C">
        <w:rPr>
          <w:vertAlign w:val="superscript"/>
        </w:rPr>
        <w:t>[42]</w:t>
      </w:r>
      <w:r w:rsidR="0009545E" w:rsidRPr="0009545E">
        <w:rPr>
          <w:vertAlign w:val="superscript"/>
        </w:rPr>
        <w:fldChar w:fldCharType="end"/>
      </w:r>
      <w:r w:rsidR="0009545E">
        <w:rPr>
          <w:rFonts w:hint="eastAsia"/>
          <w:vertAlign w:val="superscript"/>
        </w:rPr>
        <w:t xml:space="preserve"> </w:t>
      </w:r>
      <w:r w:rsidR="004F54B9">
        <w:rPr>
          <w:rFonts w:hint="eastAsia"/>
        </w:rPr>
        <w:t>这些高校都认识到，</w:t>
      </w:r>
      <w:r w:rsidR="004F54B9" w:rsidRPr="004F54B9">
        <w:t>在生成式人工智能快速发展的背景下，</w:t>
      </w:r>
      <w:r w:rsidR="004F54B9">
        <w:rPr>
          <w:rFonts w:hint="eastAsia"/>
        </w:rPr>
        <w:t>真正重要的是培养能掌握和驾驭新技术的能力。</w:t>
      </w:r>
      <w:r w:rsidR="004D784F">
        <w:rPr>
          <w:rFonts w:hint="eastAsia"/>
        </w:rPr>
        <w:t>甚至而言，“要</w:t>
      </w:r>
      <w:r w:rsidR="004D784F" w:rsidRPr="004D784F">
        <w:rPr>
          <w:rFonts w:hint="eastAsia"/>
        </w:rPr>
        <w:t>培养在生成式人工智能中发现谎言和错误的能力</w:t>
      </w:r>
      <w:r w:rsidR="004D784F">
        <w:rPr>
          <w:rFonts w:hint="eastAsia"/>
        </w:rPr>
        <w:t>”。</w:t>
      </w:r>
      <w:r w:rsidR="00D94266" w:rsidRPr="00D94266">
        <w:rPr>
          <w:vertAlign w:val="superscript"/>
        </w:rPr>
        <w:fldChar w:fldCharType="begin"/>
      </w:r>
      <w:r w:rsidR="00D94266" w:rsidRPr="00D94266">
        <w:rPr>
          <w:vertAlign w:val="superscript"/>
        </w:rPr>
        <w:instrText xml:space="preserve"> </w:instrText>
      </w:r>
      <w:r w:rsidR="00D94266" w:rsidRPr="00D94266">
        <w:rPr>
          <w:rFonts w:hint="eastAsia"/>
          <w:vertAlign w:val="superscript"/>
        </w:rPr>
        <w:instrText>REF _Ref177741964 \r \h</w:instrText>
      </w:r>
      <w:r w:rsidR="00D94266" w:rsidRPr="00D94266">
        <w:rPr>
          <w:vertAlign w:val="superscript"/>
        </w:rPr>
        <w:instrText xml:space="preserve"> </w:instrText>
      </w:r>
      <w:r w:rsidR="00D94266" w:rsidRPr="00D94266">
        <w:rPr>
          <w:vertAlign w:val="superscript"/>
        </w:rPr>
      </w:r>
      <w:r w:rsidR="00D94266" w:rsidRPr="00D94266">
        <w:rPr>
          <w:vertAlign w:val="superscript"/>
        </w:rPr>
        <w:fldChar w:fldCharType="separate"/>
      </w:r>
      <w:r w:rsidR="004C0C7C">
        <w:rPr>
          <w:vertAlign w:val="superscript"/>
        </w:rPr>
        <w:t>[43]</w:t>
      </w:r>
      <w:r w:rsidR="00D94266" w:rsidRPr="00D94266">
        <w:rPr>
          <w:vertAlign w:val="superscript"/>
        </w:rPr>
        <w:fldChar w:fldCharType="end"/>
      </w:r>
      <w:r w:rsidR="00D94266">
        <w:rPr>
          <w:rFonts w:hint="eastAsia"/>
          <w:vertAlign w:val="superscript"/>
        </w:rPr>
        <w:t xml:space="preserve"> </w:t>
      </w:r>
      <w:r w:rsidR="004F54B9">
        <w:rPr>
          <w:rFonts w:hint="eastAsia"/>
        </w:rPr>
        <w:t>归根结底，</w:t>
      </w:r>
      <w:r w:rsidR="004F54B9" w:rsidRPr="00ED6FA2">
        <w:t>在</w:t>
      </w:r>
      <w:r w:rsidR="004F54B9">
        <w:rPr>
          <w:rFonts w:hint="eastAsia"/>
        </w:rPr>
        <w:t>作为教学任务交付的各种作业和</w:t>
      </w:r>
      <w:r w:rsidR="004F54B9" w:rsidRPr="00ED6FA2">
        <w:t>学位论文不仅</w:t>
      </w:r>
      <w:r w:rsidR="004F54B9">
        <w:rPr>
          <w:rFonts w:hint="eastAsia"/>
        </w:rPr>
        <w:t>仅</w:t>
      </w:r>
      <w:r w:rsidR="004F54B9" w:rsidRPr="00ED6FA2">
        <w:t>是为</w:t>
      </w:r>
      <w:r w:rsidR="004F54B9" w:rsidRPr="00ED6FA2">
        <w:lastRenderedPageBreak/>
        <w:t>了获得专业知识，也是为了培养</w:t>
      </w:r>
      <w:r w:rsidR="004F54B9">
        <w:rPr>
          <w:rFonts w:hint="eastAsia"/>
        </w:rPr>
        <w:t>学生</w:t>
      </w:r>
      <w:r w:rsidR="004F54B9" w:rsidRPr="00ED6FA2">
        <w:t>的科学、逻辑和道德思维</w:t>
      </w:r>
      <w:r w:rsidR="004F54B9">
        <w:rPr>
          <w:rFonts w:hint="eastAsia"/>
        </w:rPr>
        <w:t>，因此更加关键的是学会</w:t>
      </w:r>
      <w:r w:rsidR="004F54B9" w:rsidRPr="00ED6FA2">
        <w:t>用生成式</w:t>
      </w:r>
      <w:r w:rsidR="004F54B9" w:rsidRPr="00ED6FA2">
        <w:t xml:space="preserve"> AI </w:t>
      </w:r>
      <w:r w:rsidR="004F54B9" w:rsidRPr="00ED6FA2">
        <w:t>来更深入的思考和更高效的学习</w:t>
      </w:r>
      <w:r w:rsidR="004F54B9">
        <w:rPr>
          <w:rFonts w:hint="eastAsia"/>
        </w:rPr>
        <w:t>而不是逃避独立思考</w:t>
      </w:r>
      <w:r w:rsidR="004F54B9" w:rsidRPr="00ED6FA2">
        <w:t>。</w:t>
      </w:r>
      <w:r w:rsidR="00D94266" w:rsidRPr="00D94266">
        <w:rPr>
          <w:rStyle w:val="ac"/>
        </w:rPr>
        <w:fldChar w:fldCharType="begin"/>
      </w:r>
      <w:r w:rsidR="00D94266" w:rsidRPr="00D94266">
        <w:rPr>
          <w:vertAlign w:val="superscript"/>
        </w:rPr>
        <w:instrText xml:space="preserve"> REF _Ref177741971 \r \h </w:instrText>
      </w:r>
      <w:r w:rsidR="00D94266" w:rsidRPr="00D94266">
        <w:rPr>
          <w:rStyle w:val="ac"/>
        </w:rPr>
      </w:r>
      <w:r w:rsidR="00D94266" w:rsidRPr="00D94266">
        <w:rPr>
          <w:rStyle w:val="ac"/>
        </w:rPr>
        <w:fldChar w:fldCharType="separate"/>
      </w:r>
      <w:r w:rsidR="004C0C7C">
        <w:rPr>
          <w:vertAlign w:val="superscript"/>
        </w:rPr>
        <w:t>[44]</w:t>
      </w:r>
      <w:r w:rsidR="00D94266" w:rsidRPr="00D94266">
        <w:rPr>
          <w:rStyle w:val="ac"/>
        </w:rPr>
        <w:fldChar w:fldCharType="end"/>
      </w:r>
      <w:r w:rsidR="00D94266">
        <w:rPr>
          <w:rFonts w:hint="eastAsia"/>
        </w:rPr>
        <w:t xml:space="preserve"> </w:t>
      </w:r>
      <w:r w:rsidR="004835D3">
        <w:rPr>
          <w:rFonts w:hint="eastAsia"/>
        </w:rPr>
        <w:t>相较之下</w:t>
      </w:r>
      <w:r w:rsidR="005C0529">
        <w:rPr>
          <w:rFonts w:hint="eastAsia"/>
        </w:rPr>
        <w:t>，</w:t>
      </w:r>
      <w:r>
        <w:rPr>
          <w:rFonts w:hint="eastAsia"/>
        </w:rPr>
        <w:t>现阶段我国高等教育理念仍存在大量的</w:t>
      </w:r>
      <w:proofErr w:type="gramStart"/>
      <w:r>
        <w:rPr>
          <w:rFonts w:hint="eastAsia"/>
        </w:rPr>
        <w:t>仅考察</w:t>
      </w:r>
      <w:proofErr w:type="gramEnd"/>
      <w:r>
        <w:rPr>
          <w:rFonts w:hint="eastAsia"/>
        </w:rPr>
        <w:t>学生对教材知识的记忆、识别和简单运用的情况，</w:t>
      </w:r>
      <w:r w:rsidR="00334BF1">
        <w:rPr>
          <w:rFonts w:hint="eastAsia"/>
        </w:rPr>
        <w:t>对学生创新</w:t>
      </w:r>
      <w:r w:rsidR="004D0A01">
        <w:rPr>
          <w:rFonts w:hint="eastAsia"/>
        </w:rPr>
        <w:t>能</w:t>
      </w:r>
      <w:r w:rsidR="00334BF1">
        <w:rPr>
          <w:rFonts w:hint="eastAsia"/>
        </w:rPr>
        <w:t>力的培养不足。</w:t>
      </w:r>
      <w:r w:rsidR="00A37555">
        <w:rPr>
          <w:rFonts w:hint="eastAsia"/>
        </w:rPr>
        <w:t>而</w:t>
      </w:r>
      <w:r w:rsidR="004D0A01">
        <w:rPr>
          <w:rFonts w:hint="eastAsia"/>
        </w:rPr>
        <w:t>生成式人工智能所展现出强大生成能力和专业化程度</w:t>
      </w:r>
      <w:r w:rsidR="00511DDB">
        <w:rPr>
          <w:rFonts w:hint="eastAsia"/>
        </w:rPr>
        <w:t>已经</w:t>
      </w:r>
      <w:r w:rsidR="004D0A01">
        <w:rPr>
          <w:rFonts w:hint="eastAsia"/>
        </w:rPr>
        <w:t>证明</w:t>
      </w:r>
      <w:r w:rsidR="00511DDB">
        <w:rPr>
          <w:rFonts w:hint="eastAsia"/>
        </w:rPr>
        <w:t>了</w:t>
      </w:r>
      <w:r w:rsidR="004D0A01">
        <w:t>低阶的机械化脑力劳动被机器所超越和替代是必然的趋势。</w:t>
      </w:r>
      <w:r w:rsidR="0009545E" w:rsidRPr="0009545E">
        <w:rPr>
          <w:vertAlign w:val="superscript"/>
        </w:rPr>
        <w:fldChar w:fldCharType="begin"/>
      </w:r>
      <w:r w:rsidR="0009545E" w:rsidRPr="0009545E">
        <w:rPr>
          <w:vertAlign w:val="superscript"/>
        </w:rPr>
        <w:instrText xml:space="preserve"> REF _Ref177743002 \r \h  \* MERGEFORMAT </w:instrText>
      </w:r>
      <w:r w:rsidR="0009545E" w:rsidRPr="0009545E">
        <w:rPr>
          <w:vertAlign w:val="superscript"/>
        </w:rPr>
      </w:r>
      <w:r w:rsidR="0009545E" w:rsidRPr="0009545E">
        <w:rPr>
          <w:vertAlign w:val="superscript"/>
        </w:rPr>
        <w:fldChar w:fldCharType="separate"/>
      </w:r>
      <w:r w:rsidR="004C0C7C">
        <w:rPr>
          <w:vertAlign w:val="superscript"/>
        </w:rPr>
        <w:t>[45]</w:t>
      </w:r>
      <w:r w:rsidR="0009545E" w:rsidRPr="0009545E">
        <w:rPr>
          <w:vertAlign w:val="superscript"/>
        </w:rPr>
        <w:fldChar w:fldCharType="end"/>
      </w:r>
      <w:r w:rsidR="0009545E">
        <w:rPr>
          <w:rFonts w:hint="eastAsia"/>
          <w:vertAlign w:val="superscript"/>
        </w:rPr>
        <w:t xml:space="preserve"> </w:t>
      </w:r>
      <w:r w:rsidR="00004595">
        <w:t>在这种背景下，</w:t>
      </w:r>
      <w:r w:rsidR="00004595">
        <w:t xml:space="preserve">AIGC </w:t>
      </w:r>
      <w:r w:rsidR="00004595">
        <w:t>时代的高等教育应致力于培养学生掌控机器并超越机器的能力，特别是在机器辅助下进行创造性思维和跨学科知识组合的能力。</w:t>
      </w:r>
      <w:r w:rsidR="005C0529">
        <w:rPr>
          <w:rFonts w:hint="eastAsia"/>
        </w:rPr>
        <w:t>这种跨学科能力的培养</w:t>
      </w:r>
      <w:r w:rsidR="00F8686A">
        <w:rPr>
          <w:rFonts w:hint="eastAsia"/>
        </w:rPr>
        <w:t>目标</w:t>
      </w:r>
      <w:r w:rsidR="005C0529">
        <w:rPr>
          <w:rFonts w:hint="eastAsia"/>
        </w:rPr>
        <w:t>也</w:t>
      </w:r>
      <w:r w:rsidR="00F8686A">
        <w:rPr>
          <w:rFonts w:hint="eastAsia"/>
        </w:rPr>
        <w:t>决定了</w:t>
      </w:r>
      <w:r w:rsidR="005C0529">
        <w:rPr>
          <w:rFonts w:hint="eastAsia"/>
        </w:rPr>
        <w:t>教学模式</w:t>
      </w:r>
      <w:r w:rsidR="00F8686A">
        <w:rPr>
          <w:rFonts w:hint="eastAsia"/>
        </w:rPr>
        <w:t>必须</w:t>
      </w:r>
      <w:r w:rsidR="005C0529">
        <w:rPr>
          <w:rFonts w:hint="eastAsia"/>
        </w:rPr>
        <w:t>做出改变，应当</w:t>
      </w:r>
      <w:r w:rsidR="005C0529" w:rsidRPr="005C0529">
        <w:rPr>
          <w:rFonts w:hint="eastAsia"/>
        </w:rPr>
        <w:t>将生成式人工智能融合到教学模式中</w:t>
      </w:r>
      <w:r w:rsidR="005C0529">
        <w:rPr>
          <w:rFonts w:hint="eastAsia"/>
        </w:rPr>
        <w:t>，积极转变课堂形式</w:t>
      </w:r>
      <w:r w:rsidR="00817BAE">
        <w:rPr>
          <w:rFonts w:hint="eastAsia"/>
        </w:rPr>
        <w:t>，</w:t>
      </w:r>
      <w:r w:rsidR="005C0529">
        <w:rPr>
          <w:rFonts w:hint="eastAsia"/>
        </w:rPr>
        <w:t>调整课堂教学内容</w:t>
      </w:r>
      <w:r w:rsidR="005C0529" w:rsidRPr="005C0529">
        <w:rPr>
          <w:rFonts w:hint="eastAsia"/>
        </w:rPr>
        <w:t>。</w:t>
      </w:r>
      <w:r w:rsidR="0009545E" w:rsidRPr="0009545E">
        <w:rPr>
          <w:vertAlign w:val="superscript"/>
        </w:rPr>
        <w:fldChar w:fldCharType="begin"/>
      </w:r>
      <w:r w:rsidR="0009545E" w:rsidRPr="0009545E">
        <w:rPr>
          <w:vertAlign w:val="superscript"/>
        </w:rPr>
        <w:instrText xml:space="preserve"> </w:instrText>
      </w:r>
      <w:r w:rsidR="0009545E" w:rsidRPr="0009545E">
        <w:rPr>
          <w:rFonts w:hint="eastAsia"/>
          <w:vertAlign w:val="superscript"/>
        </w:rPr>
        <w:instrText>REF _Ref160615075 \r \h</w:instrText>
      </w:r>
      <w:r w:rsidR="0009545E" w:rsidRPr="0009545E">
        <w:rPr>
          <w:vertAlign w:val="superscript"/>
        </w:rPr>
        <w:instrText xml:space="preserve"> </w:instrText>
      </w:r>
      <w:r w:rsidR="0009545E">
        <w:rPr>
          <w:vertAlign w:val="superscript"/>
        </w:rPr>
        <w:instrText xml:space="preserve"> \* MERGEFORMAT </w:instrText>
      </w:r>
      <w:r w:rsidR="0009545E" w:rsidRPr="0009545E">
        <w:rPr>
          <w:vertAlign w:val="superscript"/>
        </w:rPr>
      </w:r>
      <w:r w:rsidR="0009545E" w:rsidRPr="0009545E">
        <w:rPr>
          <w:vertAlign w:val="superscript"/>
        </w:rPr>
        <w:fldChar w:fldCharType="separate"/>
      </w:r>
      <w:r w:rsidR="004C0C7C">
        <w:rPr>
          <w:vertAlign w:val="superscript"/>
        </w:rPr>
        <w:t>[4</w:t>
      </w:r>
      <w:r w:rsidR="004C0C7C">
        <w:rPr>
          <w:vertAlign w:val="superscript"/>
        </w:rPr>
        <w:t>6</w:t>
      </w:r>
      <w:r w:rsidR="004C0C7C">
        <w:rPr>
          <w:vertAlign w:val="superscript"/>
        </w:rPr>
        <w:t>]</w:t>
      </w:r>
      <w:r w:rsidR="0009545E" w:rsidRPr="0009545E">
        <w:rPr>
          <w:vertAlign w:val="superscript"/>
        </w:rPr>
        <w:fldChar w:fldCharType="end"/>
      </w:r>
      <w:r w:rsidR="0009545E">
        <w:rPr>
          <w:rFonts w:hint="eastAsia"/>
          <w:vertAlign w:val="superscript"/>
        </w:rPr>
        <w:t xml:space="preserve"> </w:t>
      </w:r>
      <w:r w:rsidR="00771BD7" w:rsidRPr="00D23568">
        <w:rPr>
          <w:rFonts w:hint="eastAsia"/>
        </w:rPr>
        <w:t>具体而言，</w:t>
      </w:r>
      <w:r w:rsidR="005C0529">
        <w:rPr>
          <w:rFonts w:hint="eastAsia"/>
        </w:rPr>
        <w:t>首先必须</w:t>
      </w:r>
      <w:r w:rsidR="005C0529">
        <w:t>为学生提供有利的技术和制度环境，鼓励学生接触、重视、了解和熟练运用生成式人工智能，这样才能确保技术的进步转化为学生的个人发展。</w:t>
      </w:r>
      <w:r w:rsidR="005C0529">
        <w:rPr>
          <w:rFonts w:hint="eastAsia"/>
        </w:rPr>
        <w:t>其次，在课堂形式转变上，应当鼓励高校教师创新课堂教学形式，大胆使用</w:t>
      </w:r>
      <w:r w:rsidR="00D7004E">
        <w:rPr>
          <w:rFonts w:hint="eastAsia"/>
        </w:rPr>
        <w:t>生成式人工智能</w:t>
      </w:r>
      <w:r w:rsidR="005C0529">
        <w:rPr>
          <w:rFonts w:hint="eastAsia"/>
        </w:rPr>
        <w:t>的智能助教功能，活跃课堂教学和协作完成教学任务。</w:t>
      </w:r>
      <w:r w:rsidR="00771BD7">
        <w:rPr>
          <w:rFonts w:hint="eastAsia"/>
        </w:rPr>
        <w:t>最后，</w:t>
      </w:r>
      <w:r w:rsidR="005C0529">
        <w:rPr>
          <w:rFonts w:hint="eastAsia"/>
        </w:rPr>
        <w:t>在教学内容调整上，需要根据不同学科的特点，依照新的教育理念调整培养目标和教学方案，更加强调</w:t>
      </w:r>
      <w:r w:rsidR="001D5E90">
        <w:rPr>
          <w:rFonts w:hint="eastAsia"/>
        </w:rPr>
        <w:t>数字素养的锻炼、</w:t>
      </w:r>
      <w:r w:rsidR="005C0529">
        <w:rPr>
          <w:rFonts w:hint="eastAsia"/>
        </w:rPr>
        <w:t>学科核心能力的培养、创造能力的提升和跨学科视野的开拓</w:t>
      </w:r>
      <w:r w:rsidR="00325F04">
        <w:rPr>
          <w:rFonts w:hint="eastAsia"/>
        </w:rPr>
        <w:t>，最终培养能与</w:t>
      </w:r>
      <w:r w:rsidR="00325F04">
        <w:rPr>
          <w:rFonts w:hint="eastAsia"/>
        </w:rPr>
        <w:t>A</w:t>
      </w:r>
      <w:r w:rsidR="00325F04">
        <w:t>IGC</w:t>
      </w:r>
      <w:r w:rsidR="00325F04">
        <w:rPr>
          <w:rFonts w:hint="eastAsia"/>
        </w:rPr>
        <w:t>时代相适应的人才，</w:t>
      </w:r>
    </w:p>
    <w:p w14:paraId="64C8914A" w14:textId="6A7E2FE2" w:rsidR="00D75C1B" w:rsidRPr="00403FE1" w:rsidRDefault="00D75C1B" w:rsidP="0051085B">
      <w:pPr>
        <w:pStyle w:val="a3"/>
        <w:ind w:firstLine="422"/>
      </w:pPr>
      <w:r w:rsidRPr="00403FE1">
        <w:rPr>
          <w:rFonts w:hint="eastAsia"/>
        </w:rPr>
        <w:t>（四）重塑高校的考核评估体系</w:t>
      </w:r>
    </w:p>
    <w:p w14:paraId="2504D4C1" w14:textId="075AEC65" w:rsidR="00377663" w:rsidRPr="00A730B6" w:rsidRDefault="00377663" w:rsidP="00A730B6">
      <w:pPr>
        <w:ind w:firstLine="420"/>
        <w:rPr>
          <w:vertAlign w:val="superscript"/>
        </w:rPr>
      </w:pPr>
      <w:r>
        <w:rPr>
          <w:rFonts w:hint="eastAsia"/>
        </w:rPr>
        <w:t>生成式人工智能对高等教育冲击最大的部分就是考核评估体系，可以借鉴日本</w:t>
      </w:r>
      <w:r w:rsidR="006B6CFD">
        <w:rPr>
          <w:rFonts w:hint="eastAsia"/>
        </w:rPr>
        <w:t>和其他国家</w:t>
      </w:r>
      <w:r>
        <w:rPr>
          <w:rFonts w:hint="eastAsia"/>
        </w:rPr>
        <w:t>高校的</w:t>
      </w:r>
      <w:r w:rsidR="00935EFA">
        <w:rPr>
          <w:rFonts w:hint="eastAsia"/>
        </w:rPr>
        <w:t>正确</w:t>
      </w:r>
      <w:r>
        <w:rPr>
          <w:rFonts w:hint="eastAsia"/>
        </w:rPr>
        <w:t>做法，从事前、事中和事后三个方面重塑</w:t>
      </w:r>
      <w:r w:rsidR="005A6F6E">
        <w:rPr>
          <w:rFonts w:hint="eastAsia"/>
        </w:rPr>
        <w:t>高校的</w:t>
      </w:r>
      <w:r>
        <w:rPr>
          <w:rFonts w:hint="eastAsia"/>
        </w:rPr>
        <w:t>考核评估体系。在事前准备上，</w:t>
      </w:r>
      <w:r w:rsidR="00090130">
        <w:rPr>
          <w:rFonts w:hint="eastAsia"/>
        </w:rPr>
        <w:t>教师</w:t>
      </w:r>
      <w:r>
        <w:rPr>
          <w:rFonts w:hint="eastAsia"/>
        </w:rPr>
        <w:t>应当借助生成式人工智能对预设的</w:t>
      </w:r>
      <w:r w:rsidR="00020E87">
        <w:rPr>
          <w:rFonts w:hint="eastAsia"/>
        </w:rPr>
        <w:t>考核</w:t>
      </w:r>
      <w:r w:rsidR="00090130">
        <w:rPr>
          <w:rFonts w:hint="eastAsia"/>
        </w:rPr>
        <w:t>题目</w:t>
      </w:r>
      <w:r>
        <w:rPr>
          <w:rFonts w:hint="eastAsia"/>
        </w:rPr>
        <w:t>重新进行审视，尝试</w:t>
      </w:r>
      <w:r w:rsidR="00090130">
        <w:rPr>
          <w:rFonts w:hint="eastAsia"/>
        </w:rPr>
        <w:t>预先</w:t>
      </w:r>
      <w:r>
        <w:rPr>
          <w:rFonts w:hint="eastAsia"/>
        </w:rPr>
        <w:t>从学生的角度使用生成式人工智能</w:t>
      </w:r>
      <w:r w:rsidR="00090130">
        <w:rPr>
          <w:rFonts w:hint="eastAsia"/>
        </w:rPr>
        <w:t>获取答案</w:t>
      </w:r>
      <w:r>
        <w:rPr>
          <w:rFonts w:hint="eastAsia"/>
        </w:rPr>
        <w:t>并据此调整</w:t>
      </w:r>
      <w:r w:rsidR="00911B52">
        <w:rPr>
          <w:rFonts w:hint="eastAsia"/>
        </w:rPr>
        <w:t>考核的</w:t>
      </w:r>
      <w:r>
        <w:rPr>
          <w:rFonts w:hint="eastAsia"/>
        </w:rPr>
        <w:t>问题。更重要的是，</w:t>
      </w:r>
      <w:r w:rsidR="00FA2C8B">
        <w:rPr>
          <w:rFonts w:hint="eastAsia"/>
        </w:rPr>
        <w:t>教师</w:t>
      </w:r>
      <w:r>
        <w:rPr>
          <w:rFonts w:hint="eastAsia"/>
        </w:rPr>
        <w:t>要</w:t>
      </w:r>
      <w:r w:rsidRPr="00006196">
        <w:rPr>
          <w:rFonts w:hint="eastAsia"/>
        </w:rPr>
        <w:t>把</w:t>
      </w:r>
      <w:r w:rsidR="00FA2C8B">
        <w:rPr>
          <w:rFonts w:hint="eastAsia"/>
        </w:rPr>
        <w:t>学生</w:t>
      </w:r>
      <w:r w:rsidRPr="00006196">
        <w:rPr>
          <w:rFonts w:hint="eastAsia"/>
        </w:rPr>
        <w:t>课内课外学习</w:t>
      </w:r>
      <w:r w:rsidR="00FA2C8B">
        <w:rPr>
          <w:rFonts w:hint="eastAsia"/>
        </w:rPr>
        <w:t>过程</w:t>
      </w:r>
      <w:r w:rsidRPr="00006196">
        <w:rPr>
          <w:rFonts w:hint="eastAsia"/>
        </w:rPr>
        <w:t>（形成性评价）而不仅仅是</w:t>
      </w:r>
      <w:r w:rsidR="00FA2C8B">
        <w:rPr>
          <w:rFonts w:hint="eastAsia"/>
        </w:rPr>
        <w:t>学习结果</w:t>
      </w:r>
      <w:r w:rsidRPr="00006196">
        <w:rPr>
          <w:rFonts w:hint="eastAsia"/>
        </w:rPr>
        <w:t>（总结性评价）</w:t>
      </w:r>
      <w:r w:rsidR="00FA2C8B" w:rsidRPr="00006196">
        <w:rPr>
          <w:rFonts w:hint="eastAsia"/>
        </w:rPr>
        <w:t>纳入到评价</w:t>
      </w:r>
      <w:r w:rsidR="00FA2C8B">
        <w:rPr>
          <w:rFonts w:hint="eastAsia"/>
        </w:rPr>
        <w:t>体系</w:t>
      </w:r>
      <w:r w:rsidR="00FA2C8B" w:rsidRPr="00006196">
        <w:rPr>
          <w:rFonts w:hint="eastAsia"/>
        </w:rPr>
        <w:t>中，</w:t>
      </w:r>
      <w:r>
        <w:rPr>
          <w:rFonts w:hint="eastAsia"/>
        </w:rPr>
        <w:t>形成</w:t>
      </w:r>
      <w:r w:rsidRPr="00006196">
        <w:rPr>
          <w:rFonts w:hint="eastAsia"/>
        </w:rPr>
        <w:t>以学习者为中心的教育和让学生感受到学习成果的教育。</w:t>
      </w:r>
      <w:r w:rsidR="00E94C25" w:rsidRPr="0029592B">
        <w:rPr>
          <w:rStyle w:val="ac"/>
        </w:rPr>
        <w:fldChar w:fldCharType="begin"/>
      </w:r>
      <w:r w:rsidR="00E94C25" w:rsidRPr="0029592B">
        <w:rPr>
          <w:vertAlign w:val="superscript"/>
        </w:rPr>
        <w:instrText xml:space="preserve"> </w:instrText>
      </w:r>
      <w:r w:rsidR="00E94C25" w:rsidRPr="0029592B">
        <w:rPr>
          <w:rFonts w:hint="eastAsia"/>
          <w:vertAlign w:val="superscript"/>
        </w:rPr>
        <w:instrText>REF _Ref160615089 \r \h</w:instrText>
      </w:r>
      <w:r w:rsidR="00E94C25" w:rsidRPr="0029592B">
        <w:rPr>
          <w:vertAlign w:val="superscript"/>
        </w:rPr>
        <w:instrText xml:space="preserve"> </w:instrText>
      </w:r>
      <w:r w:rsidR="00E94C25" w:rsidRPr="0029592B">
        <w:rPr>
          <w:rStyle w:val="ac"/>
        </w:rPr>
      </w:r>
      <w:r w:rsidR="00E94C25" w:rsidRPr="0029592B">
        <w:rPr>
          <w:rStyle w:val="ac"/>
        </w:rPr>
        <w:fldChar w:fldCharType="separate"/>
      </w:r>
      <w:r w:rsidR="004C0C7C">
        <w:rPr>
          <w:vertAlign w:val="superscript"/>
        </w:rPr>
        <w:t>[47]</w:t>
      </w:r>
      <w:r w:rsidR="00E94C25" w:rsidRPr="0029592B">
        <w:rPr>
          <w:rStyle w:val="ac"/>
        </w:rPr>
        <w:fldChar w:fldCharType="end"/>
      </w:r>
      <w:r w:rsidR="00D94266">
        <w:rPr>
          <w:rFonts w:hint="eastAsia"/>
        </w:rPr>
        <w:t xml:space="preserve"> </w:t>
      </w:r>
      <w:r>
        <w:rPr>
          <w:rFonts w:hint="eastAsia"/>
        </w:rPr>
        <w:t>在事中的考核方式改革上，可以根据学科特点对考核方式进行改革，例如适当提高口试、小组协作的分值比例，降低书面作业的比重。在学习任务与测试的要素设计上，嵌入生成式人工智能辅助的</w:t>
      </w:r>
      <w:proofErr w:type="gramStart"/>
      <w:r>
        <w:rPr>
          <w:rFonts w:hint="eastAsia"/>
        </w:rPr>
        <w:t>考量</w:t>
      </w:r>
      <w:proofErr w:type="gramEnd"/>
      <w:r>
        <w:rPr>
          <w:rFonts w:hint="eastAsia"/>
        </w:rPr>
        <w:t>，设计更加创造性的和需要思考过程的方案，确保学生利用机器实现自我能力提升而不是让机器代替学习。在考核环境上，对于明确禁止直接复制</w:t>
      </w:r>
      <w:r>
        <w:rPr>
          <w:rFonts w:hint="eastAsia"/>
        </w:rPr>
        <w:t>A</w:t>
      </w:r>
      <w:r>
        <w:t>IGC</w:t>
      </w:r>
      <w:r>
        <w:rPr>
          <w:rFonts w:hint="eastAsia"/>
        </w:rPr>
        <w:t>的考核，提供完全隔绝互联网和电子设备的环境。</w:t>
      </w:r>
      <w:r w:rsidR="00584E6B">
        <w:rPr>
          <w:rFonts w:hint="eastAsia"/>
        </w:rPr>
        <w:t>针对学生滥用</w:t>
      </w:r>
      <w:r w:rsidR="00584E6B">
        <w:rPr>
          <w:rFonts w:hint="eastAsia"/>
        </w:rPr>
        <w:t>AIGC</w:t>
      </w:r>
      <w:r w:rsidR="00584E6B">
        <w:rPr>
          <w:rFonts w:hint="eastAsia"/>
        </w:rPr>
        <w:t>的学术不端行为，应</w:t>
      </w:r>
      <w:r w:rsidR="00364448">
        <w:rPr>
          <w:rFonts w:hint="eastAsia"/>
        </w:rPr>
        <w:t>采取</w:t>
      </w:r>
      <w:r w:rsidR="00584E6B">
        <w:rPr>
          <w:rFonts w:hint="eastAsia"/>
        </w:rPr>
        <w:t>以</w:t>
      </w:r>
      <w:r w:rsidR="00584E6B">
        <w:t>教学设计的引导为先，技术检测和惩罚机制在后</w:t>
      </w:r>
      <w:r w:rsidR="00364448">
        <w:rPr>
          <w:rFonts w:hint="eastAsia"/>
        </w:rPr>
        <w:t>的规制机制</w:t>
      </w:r>
      <w:r w:rsidR="00584E6B">
        <w:t>。</w:t>
      </w:r>
      <w:r>
        <w:rPr>
          <w:rFonts w:hint="eastAsia"/>
        </w:rPr>
        <w:t>在事后的检测认定上，可以</w:t>
      </w:r>
      <w:r>
        <w:t>落实事先数字水印</w:t>
      </w:r>
      <w:r>
        <w:rPr>
          <w:rFonts w:hint="eastAsia"/>
        </w:rPr>
        <w:t>和分类器</w:t>
      </w:r>
      <w:r>
        <w:t>等检测技术</w:t>
      </w:r>
      <w:r w:rsidR="00D94266">
        <w:t>，</w:t>
      </w:r>
      <w:r w:rsidR="00E94C25" w:rsidRPr="0029592B">
        <w:rPr>
          <w:rStyle w:val="ac"/>
        </w:rPr>
        <w:fldChar w:fldCharType="begin"/>
      </w:r>
      <w:r w:rsidR="00E94C25" w:rsidRPr="0029592B">
        <w:rPr>
          <w:vertAlign w:val="superscript"/>
        </w:rPr>
        <w:instrText xml:space="preserve"> REF _Ref160615108 \r \h </w:instrText>
      </w:r>
      <w:r w:rsidR="00E94C25" w:rsidRPr="0029592B">
        <w:rPr>
          <w:rStyle w:val="ac"/>
        </w:rPr>
      </w:r>
      <w:r w:rsidR="00E94C25" w:rsidRPr="0029592B">
        <w:rPr>
          <w:rStyle w:val="ac"/>
        </w:rPr>
        <w:fldChar w:fldCharType="separate"/>
      </w:r>
      <w:r w:rsidR="004C0C7C">
        <w:rPr>
          <w:vertAlign w:val="superscript"/>
        </w:rPr>
        <w:t>[48]</w:t>
      </w:r>
      <w:r w:rsidR="00E94C25" w:rsidRPr="0029592B">
        <w:rPr>
          <w:rStyle w:val="ac"/>
        </w:rPr>
        <w:fldChar w:fldCharType="end"/>
      </w:r>
      <w:r w:rsidR="00D94266">
        <w:rPr>
          <w:rFonts w:hint="eastAsia"/>
        </w:rPr>
        <w:t xml:space="preserve"> </w:t>
      </w:r>
      <w:r>
        <w:t>对特定范围的学生作业进行事后检测以实现威慑之效。一旦根据检测</w:t>
      </w:r>
      <w:r w:rsidR="001D38C7">
        <w:rPr>
          <w:rFonts w:hint="eastAsia"/>
        </w:rPr>
        <w:t>结果</w:t>
      </w:r>
      <w:r>
        <w:t>怀疑学生以人工智能代笔，应当与处理其他学术不端行为一样，进入学术诚信调查流</w:t>
      </w:r>
      <w:r>
        <w:lastRenderedPageBreak/>
        <w:t>程。</w:t>
      </w:r>
      <w:r w:rsidR="005B0ABE">
        <w:rPr>
          <w:rFonts w:hint="eastAsia"/>
        </w:rPr>
        <w:t>应注意的是，</w:t>
      </w:r>
      <w:r>
        <w:t>技术检测结果</w:t>
      </w:r>
      <w:r w:rsidR="00364448">
        <w:rPr>
          <w:rFonts w:hint="eastAsia"/>
        </w:rPr>
        <w:t>作为初步证据</w:t>
      </w:r>
      <w:r>
        <w:t>，不能</w:t>
      </w:r>
      <w:r w:rsidR="005B0ABE">
        <w:rPr>
          <w:rFonts w:hint="eastAsia"/>
        </w:rPr>
        <w:t>据</w:t>
      </w:r>
      <w:r w:rsidR="00364448">
        <w:rPr>
          <w:rFonts w:hint="eastAsia"/>
        </w:rPr>
        <w:t>之</w:t>
      </w:r>
      <w:r>
        <w:t>直接</w:t>
      </w:r>
      <w:r w:rsidR="00364448">
        <w:rPr>
          <w:rFonts w:hint="eastAsia"/>
        </w:rPr>
        <w:t>认定</w:t>
      </w:r>
      <w:r>
        <w:t>学生存在不端行为。校方应结合学生日常表现、学生提交的原创性证据、</w:t>
      </w:r>
      <w:r>
        <w:t xml:space="preserve"> </w:t>
      </w:r>
      <w:r>
        <w:t>教师的证言以及与学生当面讨论确认其对相关知识的掌握程度等</w:t>
      </w:r>
      <w:r w:rsidR="00190034">
        <w:rPr>
          <w:rFonts w:hint="eastAsia"/>
        </w:rPr>
        <w:t>多种情况</w:t>
      </w:r>
      <w:r>
        <w:t>进行综合判断。</w:t>
      </w:r>
      <w:r w:rsidR="00E94C25" w:rsidRPr="0029592B">
        <w:rPr>
          <w:rStyle w:val="ac"/>
        </w:rPr>
        <w:fldChar w:fldCharType="begin"/>
      </w:r>
      <w:r w:rsidR="00E94C25" w:rsidRPr="0029592B">
        <w:rPr>
          <w:vertAlign w:val="superscript"/>
        </w:rPr>
        <w:instrText xml:space="preserve"> REF _Ref160615121 \r \h </w:instrText>
      </w:r>
      <w:r w:rsidR="00E94C25" w:rsidRPr="0029592B">
        <w:rPr>
          <w:rStyle w:val="ac"/>
        </w:rPr>
      </w:r>
      <w:r w:rsidR="00E94C25" w:rsidRPr="0029592B">
        <w:rPr>
          <w:rStyle w:val="ac"/>
        </w:rPr>
        <w:fldChar w:fldCharType="separate"/>
      </w:r>
      <w:r w:rsidR="004C0C7C">
        <w:rPr>
          <w:vertAlign w:val="superscript"/>
        </w:rPr>
        <w:t>[49]</w:t>
      </w:r>
      <w:r w:rsidR="00E94C25" w:rsidRPr="0029592B">
        <w:rPr>
          <w:rStyle w:val="ac"/>
        </w:rPr>
        <w:fldChar w:fldCharType="end"/>
      </w:r>
      <w:r>
        <w:t>校方</w:t>
      </w:r>
      <w:r w:rsidR="007479BC">
        <w:rPr>
          <w:rFonts w:hint="eastAsia"/>
        </w:rPr>
        <w:t>还</w:t>
      </w:r>
      <w:r>
        <w:t>应及时告知指控的理由和依据，提供充分的救济途径，以透明、公正的方式落实高等教育的学术诚信价值观。</w:t>
      </w:r>
    </w:p>
    <w:p w14:paraId="70A8196F" w14:textId="7C3CA696" w:rsidR="00956423" w:rsidRPr="00403FE1" w:rsidRDefault="00956423" w:rsidP="0051085B">
      <w:pPr>
        <w:pStyle w:val="a3"/>
        <w:ind w:firstLine="422"/>
      </w:pPr>
      <w:r w:rsidRPr="00403FE1">
        <w:rPr>
          <w:rFonts w:hint="eastAsia"/>
        </w:rPr>
        <w:t>（五）避免</w:t>
      </w:r>
      <w:r w:rsidR="00230D2A">
        <w:rPr>
          <w:rFonts w:hint="eastAsia"/>
        </w:rPr>
        <w:t>扩大</w:t>
      </w:r>
      <w:r w:rsidR="00377663" w:rsidRPr="00403FE1">
        <w:rPr>
          <w:rFonts w:hint="eastAsia"/>
        </w:rPr>
        <w:t>高等</w:t>
      </w:r>
      <w:r w:rsidRPr="00403FE1">
        <w:rPr>
          <w:rFonts w:hint="eastAsia"/>
        </w:rPr>
        <w:t>教育的数字鸿沟</w:t>
      </w:r>
    </w:p>
    <w:p w14:paraId="51B43BB7" w14:textId="63C38C30" w:rsidR="001D5B20" w:rsidRPr="008248E9" w:rsidRDefault="002250E7" w:rsidP="00791D0F">
      <w:pPr>
        <w:ind w:firstLine="420"/>
      </w:pPr>
      <w:r>
        <w:rPr>
          <w:rFonts w:hint="eastAsia"/>
        </w:rPr>
        <w:t>高等教育在积极拥抱生成式人工智能的同时，也应当注意到潜在的数字鸿沟</w:t>
      </w:r>
      <w:r w:rsidR="00A13B89">
        <w:rPr>
          <w:rFonts w:hint="eastAsia"/>
        </w:rPr>
        <w:t>，</w:t>
      </w:r>
      <w:r>
        <w:rPr>
          <w:rFonts w:hint="eastAsia"/>
        </w:rPr>
        <w:t>并</w:t>
      </w:r>
      <w:r w:rsidR="00A13B89">
        <w:rPr>
          <w:rFonts w:hint="eastAsia"/>
        </w:rPr>
        <w:t>在制度设计上</w:t>
      </w:r>
      <w:r>
        <w:rPr>
          <w:rFonts w:hint="eastAsia"/>
        </w:rPr>
        <w:t>采取措施</w:t>
      </w:r>
      <w:r w:rsidR="008248E9">
        <w:rPr>
          <w:rFonts w:hint="eastAsia"/>
        </w:rPr>
        <w:t>谨慎避免。数字鸿沟一直都存在于教育之中，</w:t>
      </w:r>
      <w:r w:rsidR="00E94C25" w:rsidRPr="0029592B">
        <w:rPr>
          <w:rStyle w:val="ac"/>
        </w:rPr>
        <w:fldChar w:fldCharType="begin"/>
      </w:r>
      <w:r w:rsidR="00E94C25" w:rsidRPr="0029592B">
        <w:rPr>
          <w:vertAlign w:val="superscript"/>
        </w:rPr>
        <w:instrText xml:space="preserve"> </w:instrText>
      </w:r>
      <w:r w:rsidR="00E94C25" w:rsidRPr="0029592B">
        <w:rPr>
          <w:rFonts w:hint="eastAsia"/>
          <w:vertAlign w:val="superscript"/>
        </w:rPr>
        <w:instrText>REF _Ref160615127 \r \h</w:instrText>
      </w:r>
      <w:r w:rsidR="00E94C25" w:rsidRPr="0029592B">
        <w:rPr>
          <w:vertAlign w:val="superscript"/>
        </w:rPr>
        <w:instrText xml:space="preserve"> </w:instrText>
      </w:r>
      <w:r w:rsidR="00E94C25" w:rsidRPr="0029592B">
        <w:rPr>
          <w:rStyle w:val="ac"/>
        </w:rPr>
      </w:r>
      <w:r w:rsidR="00E94C25" w:rsidRPr="0029592B">
        <w:rPr>
          <w:rStyle w:val="ac"/>
        </w:rPr>
        <w:fldChar w:fldCharType="separate"/>
      </w:r>
      <w:r w:rsidR="004C0C7C">
        <w:rPr>
          <w:vertAlign w:val="superscript"/>
        </w:rPr>
        <w:t>[50]</w:t>
      </w:r>
      <w:r w:rsidR="00E94C25" w:rsidRPr="0029592B">
        <w:rPr>
          <w:rStyle w:val="ac"/>
        </w:rPr>
        <w:fldChar w:fldCharType="end"/>
      </w:r>
      <w:r w:rsidR="008248E9">
        <w:rPr>
          <w:rFonts w:hint="eastAsia"/>
        </w:rPr>
        <w:t>在</w:t>
      </w:r>
      <w:r w:rsidR="008248E9">
        <w:t>AIGC</w:t>
      </w:r>
      <w:r w:rsidR="008248E9">
        <w:rPr>
          <w:rFonts w:hint="eastAsia"/>
        </w:rPr>
        <w:t>时代，这种情况很可能变得更加剧烈。当前</w:t>
      </w:r>
      <w:r w:rsidR="00CE0625">
        <w:rPr>
          <w:rFonts w:hint="eastAsia"/>
        </w:rPr>
        <w:t>，</w:t>
      </w:r>
      <w:r w:rsidR="008248E9">
        <w:rPr>
          <w:rFonts w:hint="eastAsia"/>
        </w:rPr>
        <w:t>生成式人工智能工具的性能主要尤其模型本身的优劣程度和相匹配</w:t>
      </w:r>
      <w:proofErr w:type="gramStart"/>
      <w:r w:rsidR="008248E9">
        <w:rPr>
          <w:rFonts w:hint="eastAsia"/>
        </w:rPr>
        <w:t>的算力资源</w:t>
      </w:r>
      <w:proofErr w:type="gramEnd"/>
      <w:r w:rsidR="008248E9">
        <w:rPr>
          <w:rFonts w:hint="eastAsia"/>
        </w:rPr>
        <w:t>所决定。</w:t>
      </w:r>
      <w:r w:rsidR="00D94266">
        <w:rPr>
          <w:rFonts w:hint="eastAsia"/>
        </w:rPr>
        <w:t>前文提到的</w:t>
      </w:r>
      <w:r w:rsidR="00CE0625">
        <w:rPr>
          <w:rFonts w:hint="eastAsia"/>
        </w:rPr>
        <w:t>为缺少电子设备的学生提供电脑、配备商业</w:t>
      </w:r>
      <w:r w:rsidR="00CE0625">
        <w:t>GPT4.0</w:t>
      </w:r>
      <w:r w:rsidR="00CE0625">
        <w:rPr>
          <w:rFonts w:hint="eastAsia"/>
        </w:rPr>
        <w:t>并打造统一的生成式人工智能环境的做法虽然</w:t>
      </w:r>
      <w:r w:rsidR="00D94266">
        <w:rPr>
          <w:rFonts w:hint="eastAsia"/>
        </w:rPr>
        <w:t>展现出日本个别高校的学院填平数字鸿沟的努力，</w:t>
      </w:r>
      <w:r w:rsidR="00CE0625">
        <w:rPr>
          <w:rFonts w:hint="eastAsia"/>
        </w:rPr>
        <w:t>但却可能加剧</w:t>
      </w:r>
      <w:r w:rsidR="00D94266">
        <w:rPr>
          <w:rFonts w:hint="eastAsia"/>
        </w:rPr>
        <w:t>这一问题。</w:t>
      </w:r>
      <w:r w:rsidR="008248E9">
        <w:rPr>
          <w:rFonts w:hint="eastAsia"/>
        </w:rPr>
        <w:t>一方面，高校之间教育配套资源的不平等非常明显，北京上海等地方的</w:t>
      </w:r>
      <w:r w:rsidR="00CE0625">
        <w:rPr>
          <w:rFonts w:hint="eastAsia"/>
        </w:rPr>
        <w:t>知名</w:t>
      </w:r>
      <w:r w:rsidR="008248E9">
        <w:rPr>
          <w:rFonts w:hint="eastAsia"/>
        </w:rPr>
        <w:t>高校往往拥有非常丰厚的财力支撑其配套更强大的模型和更充足的算力，这显然是财政</w:t>
      </w:r>
      <w:proofErr w:type="gramStart"/>
      <w:r w:rsidR="00CE0625">
        <w:rPr>
          <w:rFonts w:hint="eastAsia"/>
        </w:rPr>
        <w:t>和算力</w:t>
      </w:r>
      <w:r w:rsidR="008248E9">
        <w:rPr>
          <w:rFonts w:hint="eastAsia"/>
        </w:rPr>
        <w:t>紧张</w:t>
      </w:r>
      <w:proofErr w:type="gramEnd"/>
      <w:r w:rsidR="008248E9">
        <w:rPr>
          <w:rFonts w:hint="eastAsia"/>
        </w:rPr>
        <w:t>的高校难以支撑的。</w:t>
      </w:r>
      <w:r w:rsidR="00CE0625">
        <w:rPr>
          <w:rFonts w:hint="eastAsia"/>
        </w:rPr>
        <w:t>例如，笔者所在高校借助其本地</w:t>
      </w:r>
      <w:proofErr w:type="gramStart"/>
      <w:r w:rsidR="00CE0625">
        <w:rPr>
          <w:rFonts w:hint="eastAsia"/>
        </w:rPr>
        <w:t>的算力资源</w:t>
      </w:r>
      <w:proofErr w:type="gramEnd"/>
      <w:r w:rsidR="00CE0625">
        <w:rPr>
          <w:rFonts w:hint="eastAsia"/>
        </w:rPr>
        <w:t>，于</w:t>
      </w:r>
      <w:r w:rsidR="00CE0625">
        <w:rPr>
          <w:rFonts w:hint="eastAsia"/>
        </w:rPr>
        <w:t>2024</w:t>
      </w:r>
      <w:r w:rsidR="00CE0625">
        <w:rPr>
          <w:rFonts w:hint="eastAsia"/>
        </w:rPr>
        <w:t>年</w:t>
      </w:r>
      <w:r w:rsidR="00CE0625">
        <w:rPr>
          <w:rFonts w:hint="eastAsia"/>
        </w:rPr>
        <w:t>9</w:t>
      </w:r>
      <w:r w:rsidR="00CE0625">
        <w:rPr>
          <w:rFonts w:hint="eastAsia"/>
        </w:rPr>
        <w:t>月内部上线了生成式人工智能服务平台，部署了包括</w:t>
      </w:r>
      <w:r w:rsidR="00CE0625">
        <w:rPr>
          <w:rFonts w:hint="eastAsia"/>
        </w:rPr>
        <w:t>Llama 3.1</w:t>
      </w:r>
      <w:r w:rsidR="00CE0625">
        <w:rPr>
          <w:rFonts w:hint="eastAsia"/>
        </w:rPr>
        <w:t>等一系列大模型。</w:t>
      </w:r>
      <w:r w:rsidR="008248E9">
        <w:t>一旦倡导高校使用生成式人工智能而不公平地配套资源，很可能会在高等教育领域形成新的数字弱势群体，进一步扩大</w:t>
      </w:r>
      <w:r w:rsidR="008248E9">
        <w:rPr>
          <w:rFonts w:hint="eastAsia"/>
        </w:rPr>
        <w:t>地区之间</w:t>
      </w:r>
      <w:r w:rsidR="008248E9">
        <w:t>的教育差距，</w:t>
      </w:r>
      <w:r w:rsidR="00E94C25" w:rsidRPr="0029592B">
        <w:rPr>
          <w:rStyle w:val="ac"/>
        </w:rPr>
        <w:fldChar w:fldCharType="begin"/>
      </w:r>
      <w:r w:rsidR="00E94C25" w:rsidRPr="0029592B">
        <w:rPr>
          <w:vertAlign w:val="superscript"/>
        </w:rPr>
        <w:instrText xml:space="preserve"> REF _Ref160615144 \r \h </w:instrText>
      </w:r>
      <w:r w:rsidR="0029592B" w:rsidRPr="0029592B">
        <w:rPr>
          <w:rStyle w:val="ac"/>
        </w:rPr>
        <w:instrText xml:space="preserve"> \* MERGEFORMAT </w:instrText>
      </w:r>
      <w:r w:rsidR="00E94C25" w:rsidRPr="0029592B">
        <w:rPr>
          <w:rStyle w:val="ac"/>
        </w:rPr>
      </w:r>
      <w:r w:rsidR="00E94C25" w:rsidRPr="0029592B">
        <w:rPr>
          <w:rStyle w:val="ac"/>
        </w:rPr>
        <w:fldChar w:fldCharType="separate"/>
      </w:r>
      <w:r w:rsidR="004C0C7C">
        <w:rPr>
          <w:vertAlign w:val="superscript"/>
        </w:rPr>
        <w:t>[51]</w:t>
      </w:r>
      <w:r w:rsidR="00E94C25" w:rsidRPr="0029592B">
        <w:rPr>
          <w:rStyle w:val="ac"/>
        </w:rPr>
        <w:fldChar w:fldCharType="end"/>
      </w:r>
      <w:r w:rsidR="0009545E">
        <w:rPr>
          <w:rFonts w:hint="eastAsia"/>
        </w:rPr>
        <w:t xml:space="preserve"> </w:t>
      </w:r>
      <w:r w:rsidR="008248E9">
        <w:t>引发新一轮的教育不公。</w:t>
      </w:r>
      <w:r w:rsidR="008248E9">
        <w:rPr>
          <w:rFonts w:hint="eastAsia"/>
        </w:rPr>
        <w:t>另一方面，在高校内部，</w:t>
      </w:r>
      <w:r w:rsidR="00791D0F">
        <w:rPr>
          <w:rFonts w:hint="eastAsia"/>
        </w:rPr>
        <w:t>由于同学之间基础条件不同所导致的数字素养差异在</w:t>
      </w:r>
      <w:r w:rsidR="00791D0F">
        <w:rPr>
          <w:rFonts w:hint="eastAsia"/>
        </w:rPr>
        <w:t>A</w:t>
      </w:r>
      <w:r w:rsidR="00791D0F">
        <w:t>IGC</w:t>
      </w:r>
      <w:r w:rsidR="00791D0F">
        <w:rPr>
          <w:rFonts w:hint="eastAsia"/>
        </w:rPr>
        <w:t>时代也被相应的放大。</w:t>
      </w:r>
      <w:r w:rsidR="00006196">
        <w:rPr>
          <w:rFonts w:hint="eastAsia"/>
        </w:rPr>
        <w:t>并不是所有的学生都能自由的使用生成式人工智能，更别提</w:t>
      </w:r>
      <w:r w:rsidR="00771BD7">
        <w:rPr>
          <w:rFonts w:hint="eastAsia"/>
        </w:rPr>
        <w:t>订阅</w:t>
      </w:r>
      <w:r w:rsidR="00006196">
        <w:rPr>
          <w:rFonts w:hint="eastAsia"/>
        </w:rPr>
        <w:t>高性能</w:t>
      </w:r>
      <w:r w:rsidR="00771BD7">
        <w:rPr>
          <w:rFonts w:hint="eastAsia"/>
        </w:rPr>
        <w:t>ChatGPT</w:t>
      </w:r>
      <w:r w:rsidR="00104688">
        <w:rPr>
          <w:rFonts w:hint="eastAsia"/>
        </w:rPr>
        <w:t>所需的</w:t>
      </w:r>
      <w:r w:rsidR="00006196">
        <w:rPr>
          <w:rFonts w:hint="eastAsia"/>
        </w:rPr>
        <w:t>20</w:t>
      </w:r>
      <w:r w:rsidR="00006196">
        <w:rPr>
          <w:rFonts w:hint="eastAsia"/>
        </w:rPr>
        <w:t>美元</w:t>
      </w:r>
      <w:r w:rsidR="00104688">
        <w:rPr>
          <w:rFonts w:hint="eastAsia"/>
        </w:rPr>
        <w:t>每月</w:t>
      </w:r>
      <w:r w:rsidR="00006196">
        <w:rPr>
          <w:rFonts w:hint="eastAsia"/>
        </w:rPr>
        <w:t>的收费。</w:t>
      </w:r>
      <w:r w:rsidR="00B16ED3">
        <w:rPr>
          <w:rFonts w:hint="eastAsia"/>
        </w:rPr>
        <w:t>可以说，</w:t>
      </w:r>
      <w:r w:rsidR="00791D0F">
        <w:rPr>
          <w:rFonts w:hint="eastAsia"/>
        </w:rPr>
        <w:t>除了在物质基础上的扶贫，高校也应当注意到在</w:t>
      </w:r>
      <w:r w:rsidR="00006196">
        <w:rPr>
          <w:rFonts w:hint="eastAsia"/>
        </w:rPr>
        <w:t>社会和高等教育</w:t>
      </w:r>
      <w:r w:rsidR="00791D0F">
        <w:rPr>
          <w:rFonts w:hint="eastAsia"/>
        </w:rPr>
        <w:t>数字化进程中潜在的不平等现象，</w:t>
      </w:r>
      <w:r w:rsidR="008248E9">
        <w:rPr>
          <w:rFonts w:hint="eastAsia"/>
        </w:rPr>
        <w:t>尽可能的弥合数字鸿沟</w:t>
      </w:r>
      <w:r w:rsidR="00614B32">
        <w:rPr>
          <w:rFonts w:hint="eastAsia"/>
        </w:rPr>
        <w:t>。</w:t>
      </w:r>
      <w:r w:rsidR="00CE0625">
        <w:rPr>
          <w:rFonts w:hint="eastAsia"/>
        </w:rPr>
        <w:t>事实上，当前最顶尖的付费模型和开源模型之间</w:t>
      </w:r>
      <w:r w:rsidR="003D21C6">
        <w:rPr>
          <w:rFonts w:hint="eastAsia"/>
        </w:rPr>
        <w:t>的性能差距</w:t>
      </w:r>
      <w:r w:rsidR="00CE0625">
        <w:rPr>
          <w:rFonts w:hint="eastAsia"/>
        </w:rPr>
        <w:t>并不太大，而</w:t>
      </w:r>
      <w:r w:rsidR="003D21C6">
        <w:rPr>
          <w:rFonts w:hint="eastAsia"/>
        </w:rPr>
        <w:t>以</w:t>
      </w:r>
      <w:r w:rsidR="00CE0625">
        <w:rPr>
          <w:rFonts w:hint="eastAsia"/>
        </w:rPr>
        <w:t>后者</w:t>
      </w:r>
      <w:r w:rsidR="003D21C6">
        <w:rPr>
          <w:rFonts w:hint="eastAsia"/>
        </w:rPr>
        <w:t>为基础进行微调</w:t>
      </w:r>
      <w:r w:rsidR="00CE0625">
        <w:rPr>
          <w:rFonts w:hint="eastAsia"/>
        </w:rPr>
        <w:t>和部署都将对简单</w:t>
      </w:r>
      <w:r w:rsidR="003D21C6">
        <w:rPr>
          <w:rFonts w:hint="eastAsia"/>
        </w:rPr>
        <w:t>。</w:t>
      </w:r>
      <w:r w:rsidR="003D21C6" w:rsidRPr="003D21C6">
        <w:t>教育部可以通过设立国家级生成式人工智能服务平台，将国内外先进的</w:t>
      </w:r>
      <w:r w:rsidR="003D21C6" w:rsidRPr="003D21C6">
        <w:t>AI</w:t>
      </w:r>
      <w:r w:rsidR="003D21C6" w:rsidRPr="003D21C6">
        <w:t>模型整合并向全国各大高校开放</w:t>
      </w:r>
      <w:r w:rsidR="003D21C6">
        <w:rPr>
          <w:rFonts w:hint="eastAsia"/>
        </w:rPr>
        <w:t>，并</w:t>
      </w:r>
      <w:proofErr w:type="gramStart"/>
      <w:r w:rsidR="003D21C6">
        <w:rPr>
          <w:rFonts w:hint="eastAsia"/>
        </w:rPr>
        <w:t>统筹算力资源</w:t>
      </w:r>
      <w:proofErr w:type="gramEnd"/>
      <w:r w:rsidR="003D21C6">
        <w:rPr>
          <w:rFonts w:hint="eastAsia"/>
        </w:rPr>
        <w:t>的分配</w:t>
      </w:r>
      <w:r w:rsidR="003D21C6" w:rsidRPr="003D21C6">
        <w:t>。这不仅能够帮助资源紧张的高校降低技术成本，还能在全国范围内推动</w:t>
      </w:r>
      <w:r w:rsidR="003D21C6" w:rsidRPr="003D21C6">
        <w:t>AIGC</w:t>
      </w:r>
      <w:r w:rsidR="003D21C6" w:rsidRPr="003D21C6">
        <w:t>的标准化应用，确保所有学生和教师能够公平地使用这项技术。通过这种集中式管理模式，能够有效避免高校间资源分配不均导致的数字鸿沟进一步扩大，并为全国高校提供统一的技术支持。</w:t>
      </w:r>
      <w:r w:rsidR="003D21C6">
        <w:rPr>
          <w:rFonts w:hint="eastAsia"/>
        </w:rPr>
        <w:t>当然，也必须要考虑到偏见和信息保护微调。因此，在后期</w:t>
      </w:r>
      <w:r w:rsidR="00CE0625">
        <w:rPr>
          <w:rFonts w:hint="eastAsia"/>
        </w:rPr>
        <w:t>更加合适做法可能</w:t>
      </w:r>
      <w:r w:rsidR="00CE0625" w:rsidRPr="003D21C6">
        <w:rPr>
          <w:rFonts w:hint="eastAsia"/>
        </w:rPr>
        <w:t>是</w:t>
      </w:r>
      <w:r w:rsidR="00CE0625" w:rsidRPr="0051085B">
        <w:rPr>
          <w:rFonts w:hint="eastAsia"/>
        </w:rPr>
        <w:t>由教育部主导，</w:t>
      </w:r>
      <w:r w:rsidR="003D21C6" w:rsidRPr="0051085B">
        <w:rPr>
          <w:rFonts w:hint="eastAsia"/>
        </w:rPr>
        <w:t>重新</w:t>
      </w:r>
      <w:r w:rsidR="00CE0625" w:rsidRPr="0051085B">
        <w:rPr>
          <w:rFonts w:hint="eastAsia"/>
        </w:rPr>
        <w:t>统一</w:t>
      </w:r>
      <w:r w:rsidR="003D21C6" w:rsidRPr="0051085B">
        <w:rPr>
          <w:rFonts w:hint="eastAsia"/>
        </w:rPr>
        <w:t>开发和</w:t>
      </w:r>
      <w:r w:rsidR="00CE0625" w:rsidRPr="0051085B">
        <w:rPr>
          <w:rFonts w:hint="eastAsia"/>
        </w:rPr>
        <w:t>部署</w:t>
      </w:r>
      <w:r w:rsidR="003D21C6" w:rsidRPr="0051085B">
        <w:rPr>
          <w:rFonts w:hint="eastAsia"/>
        </w:rPr>
        <w:t>适配教育界的</w:t>
      </w:r>
      <w:proofErr w:type="gramStart"/>
      <w:r w:rsidR="003D21C6" w:rsidRPr="0051085B">
        <w:rPr>
          <w:rFonts w:hint="eastAsia"/>
        </w:rPr>
        <w:t>垂类</w:t>
      </w:r>
      <w:r w:rsidR="00CE0625" w:rsidRPr="0051085B">
        <w:rPr>
          <w:rFonts w:hint="eastAsia"/>
        </w:rPr>
        <w:t>生成</w:t>
      </w:r>
      <w:proofErr w:type="gramEnd"/>
      <w:r w:rsidR="00CE0625" w:rsidRPr="0051085B">
        <w:rPr>
          <w:rFonts w:hint="eastAsia"/>
        </w:rPr>
        <w:t>式人工智能模型和</w:t>
      </w:r>
      <w:proofErr w:type="gramStart"/>
      <w:r w:rsidR="00CE0625" w:rsidRPr="0051085B">
        <w:rPr>
          <w:rFonts w:hint="eastAsia"/>
        </w:rPr>
        <w:t>配套算力资源</w:t>
      </w:r>
      <w:proofErr w:type="gramEnd"/>
      <w:r w:rsidR="00CE0625" w:rsidRPr="003D21C6">
        <w:t>，以确保</w:t>
      </w:r>
      <w:r w:rsidR="003D21C6" w:rsidRPr="003D21C6">
        <w:rPr>
          <w:rFonts w:hint="eastAsia"/>
        </w:rPr>
        <w:t>个人信息不被泄露以及</w:t>
      </w:r>
      <w:r w:rsidR="00CE0625" w:rsidRPr="003D21C6">
        <w:t>所有高校能够公平使用这些技术。</w:t>
      </w:r>
    </w:p>
    <w:p w14:paraId="79F54557" w14:textId="089D8C91" w:rsidR="00377663" w:rsidRPr="00C43630" w:rsidRDefault="00377663" w:rsidP="0051085B">
      <w:pPr>
        <w:pStyle w:val="a3"/>
        <w:ind w:firstLine="422"/>
      </w:pPr>
      <w:r w:rsidRPr="0064798D">
        <w:rPr>
          <w:rFonts w:hint="eastAsia"/>
        </w:rPr>
        <w:t>（</w:t>
      </w:r>
      <w:r w:rsidR="00CC3939" w:rsidRPr="0064798D">
        <w:rPr>
          <w:rFonts w:hint="eastAsia"/>
        </w:rPr>
        <w:t>六</w:t>
      </w:r>
      <w:r w:rsidRPr="0064798D">
        <w:rPr>
          <w:rFonts w:hint="eastAsia"/>
        </w:rPr>
        <w:t>）</w:t>
      </w:r>
      <w:bookmarkStart w:id="109" w:name="_Hlk160627582"/>
      <w:r w:rsidRPr="0064798D">
        <w:rPr>
          <w:rFonts w:hint="eastAsia"/>
        </w:rPr>
        <w:t>积极修订法律</w:t>
      </w:r>
      <w:r w:rsidR="00544230" w:rsidRPr="00403FE1">
        <w:rPr>
          <w:rFonts w:hint="eastAsia"/>
        </w:rPr>
        <w:t>法规</w:t>
      </w:r>
      <w:r w:rsidRPr="0064798D">
        <w:rPr>
          <w:rFonts w:hint="eastAsia"/>
        </w:rPr>
        <w:t>以填补</w:t>
      </w:r>
      <w:bookmarkEnd w:id="109"/>
      <w:r w:rsidR="004D784F">
        <w:rPr>
          <w:rFonts w:hint="eastAsia"/>
        </w:rPr>
        <w:t>顶层设计的缺位</w:t>
      </w:r>
    </w:p>
    <w:p w14:paraId="53CEF53C" w14:textId="1769C0F8" w:rsidR="00394F0F" w:rsidRDefault="004D784F" w:rsidP="009E61B1">
      <w:pPr>
        <w:ind w:firstLine="420"/>
      </w:pPr>
      <w:r w:rsidRPr="004D784F">
        <w:lastRenderedPageBreak/>
        <w:t>在应对</w:t>
      </w:r>
      <w:r>
        <w:rPr>
          <w:rFonts w:hint="eastAsia"/>
        </w:rPr>
        <w:t>高等教育中</w:t>
      </w:r>
      <w:r w:rsidRPr="004D784F">
        <w:t>AIGC</w:t>
      </w:r>
      <w:r>
        <w:rPr>
          <w:rFonts w:hint="eastAsia"/>
        </w:rPr>
        <w:t>滥用行为这一</w:t>
      </w:r>
      <w:r w:rsidRPr="004D784F">
        <w:t>问题</w:t>
      </w:r>
      <w:r>
        <w:rPr>
          <w:rFonts w:hint="eastAsia"/>
        </w:rPr>
        <w:t>之</w:t>
      </w:r>
      <w:r w:rsidRPr="004D784F">
        <w:t>时，</w:t>
      </w:r>
      <w:r>
        <w:rPr>
          <w:rFonts w:hint="eastAsia"/>
        </w:rPr>
        <w:t>顶层设计显得</w:t>
      </w:r>
      <w:r w:rsidRPr="004D784F">
        <w:t>至关重要</w:t>
      </w:r>
      <w:r>
        <w:rPr>
          <w:rFonts w:hint="eastAsia"/>
        </w:rPr>
        <w:t>，我国应当兼顾教学过程和学位论文，</w:t>
      </w:r>
      <w:r w:rsidRPr="0064798D">
        <w:rPr>
          <w:rFonts w:hint="eastAsia"/>
        </w:rPr>
        <w:t>积极修订法律</w:t>
      </w:r>
      <w:r w:rsidRPr="00403FE1">
        <w:rPr>
          <w:rFonts w:hint="eastAsia"/>
        </w:rPr>
        <w:t>法规</w:t>
      </w:r>
      <w:r w:rsidRPr="0064798D">
        <w:rPr>
          <w:rFonts w:hint="eastAsia"/>
        </w:rPr>
        <w:t>以填补</w:t>
      </w:r>
      <w:r>
        <w:rPr>
          <w:rFonts w:hint="eastAsia"/>
        </w:rPr>
        <w:t>顶层设计的缺位</w:t>
      </w:r>
      <w:r w:rsidR="000F473B">
        <w:rPr>
          <w:rFonts w:hint="eastAsia"/>
        </w:rPr>
        <w:t>。当前，</w:t>
      </w:r>
      <w:r>
        <w:rPr>
          <w:rFonts w:hint="eastAsia"/>
        </w:rPr>
        <w:t>无论是</w:t>
      </w:r>
      <w:r w:rsidR="003D21C6" w:rsidRPr="00EE12E6">
        <w:t>中国</w:t>
      </w:r>
      <w:r>
        <w:rPr>
          <w:rFonts w:hint="eastAsia"/>
        </w:rPr>
        <w:t>还是日本</w:t>
      </w:r>
      <w:r w:rsidR="003D21C6" w:rsidRPr="00EE12E6">
        <w:t>，两国政府</w:t>
      </w:r>
      <w:r w:rsidR="000F473B">
        <w:rPr>
          <w:rFonts w:hint="eastAsia"/>
        </w:rPr>
        <w:t>均</w:t>
      </w:r>
      <w:r w:rsidR="003D21C6" w:rsidRPr="00EE12E6">
        <w:t>重视自上而下的顶层设计，强调通过立法和出台政策等宏观手段</w:t>
      </w:r>
      <w:r>
        <w:rPr>
          <w:rFonts w:hint="eastAsia"/>
        </w:rPr>
        <w:t>进行</w:t>
      </w:r>
      <w:r w:rsidRPr="00EE12E6">
        <w:t>调控</w:t>
      </w:r>
      <w:r w:rsidR="000F473B">
        <w:rPr>
          <w:rFonts w:hint="eastAsia"/>
        </w:rPr>
        <w:t>以促进教育的转型。</w:t>
      </w:r>
      <w:r w:rsidR="0009545E" w:rsidRPr="0009545E">
        <w:rPr>
          <w:vertAlign w:val="superscript"/>
        </w:rPr>
        <w:fldChar w:fldCharType="begin"/>
      </w:r>
      <w:r w:rsidR="0009545E" w:rsidRPr="0009545E">
        <w:rPr>
          <w:vertAlign w:val="superscript"/>
        </w:rPr>
        <w:instrText xml:space="preserve"> </w:instrText>
      </w:r>
      <w:r w:rsidR="0009545E" w:rsidRPr="0009545E">
        <w:rPr>
          <w:rFonts w:hint="eastAsia"/>
          <w:vertAlign w:val="superscript"/>
        </w:rPr>
        <w:instrText>REF _Ref177743690 \r \h</w:instrText>
      </w:r>
      <w:r w:rsidR="0009545E" w:rsidRPr="0009545E">
        <w:rPr>
          <w:vertAlign w:val="superscript"/>
        </w:rPr>
        <w:instrText xml:space="preserve"> </w:instrText>
      </w:r>
      <w:r w:rsidR="0009545E">
        <w:rPr>
          <w:vertAlign w:val="superscript"/>
        </w:rPr>
        <w:instrText xml:space="preserve"> \* MERGEFORMAT </w:instrText>
      </w:r>
      <w:r w:rsidR="0009545E" w:rsidRPr="0009545E">
        <w:rPr>
          <w:vertAlign w:val="superscript"/>
        </w:rPr>
      </w:r>
      <w:r w:rsidR="0009545E" w:rsidRPr="0009545E">
        <w:rPr>
          <w:vertAlign w:val="superscript"/>
        </w:rPr>
        <w:fldChar w:fldCharType="separate"/>
      </w:r>
      <w:r w:rsidR="004C0C7C">
        <w:rPr>
          <w:vertAlign w:val="superscript"/>
        </w:rPr>
        <w:t>[52]</w:t>
      </w:r>
      <w:r w:rsidR="0009545E" w:rsidRPr="0009545E">
        <w:rPr>
          <w:vertAlign w:val="superscript"/>
        </w:rPr>
        <w:fldChar w:fldCharType="end"/>
      </w:r>
      <w:r w:rsidR="0009545E">
        <w:rPr>
          <w:rFonts w:hint="eastAsia"/>
          <w:vertAlign w:val="superscript"/>
        </w:rPr>
        <w:t xml:space="preserve"> </w:t>
      </w:r>
      <w:r w:rsidR="009E5D42">
        <w:rPr>
          <w:rFonts w:hint="eastAsia"/>
        </w:rPr>
        <w:t>然而，日本政府更加倾向于出台指引文件，并不做强制性要求。如</w:t>
      </w:r>
      <w:r w:rsidR="009031D6">
        <w:rPr>
          <w:rFonts w:hint="eastAsia"/>
        </w:rPr>
        <w:t>调研样本的多样化所示</w:t>
      </w:r>
      <w:r w:rsidR="009E5D42">
        <w:rPr>
          <w:rFonts w:hint="eastAsia"/>
        </w:rPr>
        <w:t>，这种做法显然导致高校各自为</w:t>
      </w:r>
      <w:r w:rsidR="009031D6">
        <w:rPr>
          <w:rFonts w:hint="eastAsia"/>
        </w:rPr>
        <w:t>政</w:t>
      </w:r>
      <w:r w:rsidR="009E5D42">
        <w:rPr>
          <w:rFonts w:hint="eastAsia"/>
        </w:rPr>
        <w:t>，甚至大部分高校并不在意这一点以至于尚未出台任何相关政策。</w:t>
      </w:r>
      <w:r w:rsidR="005C71EA">
        <w:rPr>
          <w:rFonts w:hint="eastAsia"/>
        </w:rPr>
        <w:t>因此，出台非强制性指导方针的做法并不值得效仿，但我国现有相关教育立法也仍有不足。</w:t>
      </w:r>
      <w:r w:rsidR="00394F0F">
        <w:rPr>
          <w:rFonts w:hint="eastAsia"/>
        </w:rPr>
        <w:t>从我国历年相关法律的制定情况来看</w:t>
      </w:r>
      <w:r w:rsidR="005C71EA">
        <w:rPr>
          <w:rFonts w:hint="eastAsia"/>
        </w:rPr>
        <w:t>，</w:t>
      </w:r>
      <w:r w:rsidR="005C71EA" w:rsidRPr="00403FE1">
        <w:rPr>
          <w:rFonts w:hint="eastAsia"/>
        </w:rPr>
        <w:t>《教育法》在</w:t>
      </w:r>
      <w:r w:rsidR="005C71EA" w:rsidRPr="00403FE1">
        <w:t>2021</w:t>
      </w:r>
      <w:r w:rsidR="005C71EA" w:rsidRPr="00403FE1">
        <w:rPr>
          <w:rFonts w:hint="eastAsia"/>
        </w:rPr>
        <w:t>年修订时，增设了针对</w:t>
      </w:r>
      <w:r w:rsidR="005C71EA" w:rsidRPr="00403FE1">
        <w:t xml:space="preserve"> </w:t>
      </w:r>
      <w:r w:rsidR="005C71EA" w:rsidRPr="00403FE1">
        <w:rPr>
          <w:rFonts w:hint="eastAsia"/>
        </w:rPr>
        <w:t>“以作弊、剽窃、抄袭等欺诈行为或者其他不正当手段获得学位证书、学历证书或者其他学业证书的”行为及其法律责任的规定</w:t>
      </w:r>
      <w:r w:rsidR="005C71EA">
        <w:rPr>
          <w:rFonts w:hint="eastAsia"/>
        </w:rPr>
        <w:t>，但并不涉及生成式人工智能</w:t>
      </w:r>
      <w:r w:rsidR="00104688">
        <w:rPr>
          <w:rFonts w:hint="eastAsia"/>
        </w:rPr>
        <w:t>；</w:t>
      </w:r>
      <w:r w:rsidR="005C71EA">
        <w:rPr>
          <w:rFonts w:hint="eastAsia"/>
        </w:rPr>
        <w:t>而后</w:t>
      </w:r>
      <w:r w:rsidR="00104688">
        <w:rPr>
          <w:rFonts w:hint="eastAsia"/>
        </w:rPr>
        <w:t>，</w:t>
      </w:r>
      <w:r w:rsidR="005C71EA" w:rsidRPr="00403FE1">
        <w:rPr>
          <w:rFonts w:hint="eastAsia"/>
        </w:rPr>
        <w:t>国务院</w:t>
      </w:r>
      <w:r w:rsidR="005C71EA" w:rsidRPr="00403FE1">
        <w:t>2023</w:t>
      </w:r>
      <w:r w:rsidR="005C71EA" w:rsidRPr="00403FE1">
        <w:rPr>
          <w:rFonts w:hint="eastAsia"/>
        </w:rPr>
        <w:t>年</w:t>
      </w:r>
      <w:r w:rsidR="005C71EA" w:rsidRPr="00403FE1">
        <w:t>8</w:t>
      </w:r>
      <w:r w:rsidR="005C71EA" w:rsidRPr="00403FE1">
        <w:rPr>
          <w:rFonts w:hint="eastAsia"/>
        </w:rPr>
        <w:t>月</w:t>
      </w:r>
      <w:r w:rsidR="005C71EA" w:rsidRPr="00403FE1">
        <w:t>28</w:t>
      </w:r>
      <w:r w:rsidR="005C71EA" w:rsidRPr="00403FE1">
        <w:rPr>
          <w:rFonts w:hint="eastAsia"/>
        </w:rPr>
        <w:t>日</w:t>
      </w:r>
      <w:r w:rsidR="005C71EA">
        <w:rPr>
          <w:rFonts w:hint="eastAsia"/>
        </w:rPr>
        <w:t>提交的</w:t>
      </w:r>
      <w:r w:rsidR="005C71EA" w:rsidRPr="00403FE1">
        <w:rPr>
          <w:rFonts w:hint="eastAsia"/>
        </w:rPr>
        <w:t>《中华人民共和国学位法（草案）》</w:t>
      </w:r>
      <w:r w:rsidR="005C71EA">
        <w:rPr>
          <w:rFonts w:hint="eastAsia"/>
        </w:rPr>
        <w:t>曾建议在</w:t>
      </w:r>
      <w:r w:rsidR="005C71EA" w:rsidRPr="00403FE1">
        <w:rPr>
          <w:rFonts w:hint="eastAsia"/>
        </w:rPr>
        <w:t>第</w:t>
      </w:r>
      <w:r w:rsidR="005C71EA" w:rsidRPr="00403FE1">
        <w:t>82</w:t>
      </w:r>
      <w:r w:rsidR="005C71EA" w:rsidRPr="00403FE1">
        <w:rPr>
          <w:rFonts w:hint="eastAsia"/>
        </w:rPr>
        <w:t>条增设“学位论文或者实践成果存在……人工智能代写等学术不端行为的”由学位授予单位撤销学位证书的规定</w:t>
      </w:r>
      <w:r w:rsidR="005C71EA">
        <w:rPr>
          <w:rFonts w:hint="eastAsia"/>
        </w:rPr>
        <w:t>，但该草案最终未能被正式的《</w:t>
      </w:r>
      <w:r w:rsidR="005C71EA" w:rsidRPr="00403FE1">
        <w:rPr>
          <w:rFonts w:hint="eastAsia"/>
        </w:rPr>
        <w:t>中华人民共和国</w:t>
      </w:r>
      <w:r w:rsidR="005C71EA">
        <w:rPr>
          <w:rFonts w:hint="eastAsia"/>
        </w:rPr>
        <w:t>学位法》所吸收，甚为遗憾；</w:t>
      </w:r>
      <w:r w:rsidR="005C71EA" w:rsidRPr="00403FE1">
        <w:rPr>
          <w:rFonts w:hint="eastAsia"/>
        </w:rPr>
        <w:t>科技</w:t>
      </w:r>
      <w:proofErr w:type="gramStart"/>
      <w:r w:rsidR="005C71EA" w:rsidRPr="00403FE1">
        <w:rPr>
          <w:rFonts w:hint="eastAsia"/>
        </w:rPr>
        <w:t>部监督</w:t>
      </w:r>
      <w:proofErr w:type="gramEnd"/>
      <w:r w:rsidR="005C71EA" w:rsidRPr="00403FE1">
        <w:rPr>
          <w:rFonts w:hint="eastAsia"/>
        </w:rPr>
        <w:t>司</w:t>
      </w:r>
      <w:r w:rsidR="005C71EA">
        <w:rPr>
          <w:rFonts w:hint="eastAsia"/>
        </w:rPr>
        <w:t>随后</w:t>
      </w:r>
      <w:r w:rsidR="005C71EA" w:rsidRPr="00403FE1">
        <w:rPr>
          <w:rFonts w:hint="eastAsia"/>
        </w:rPr>
        <w:t>颁布了《负责任研究行为规范指引（</w:t>
      </w:r>
      <w:r w:rsidR="005C71EA" w:rsidRPr="00403FE1">
        <w:t>2023</w:t>
      </w:r>
      <w:r w:rsidR="005C71EA" w:rsidRPr="00403FE1">
        <w:rPr>
          <w:rFonts w:hint="eastAsia"/>
        </w:rPr>
        <w:t>）》（以下简称</w:t>
      </w:r>
      <w:r w:rsidR="005C71EA">
        <w:rPr>
          <w:rFonts w:hint="eastAsia"/>
        </w:rPr>
        <w:t>《</w:t>
      </w:r>
      <w:r w:rsidR="005C71EA" w:rsidRPr="00403FE1">
        <w:rPr>
          <w:rFonts w:hint="eastAsia"/>
        </w:rPr>
        <w:t>指引</w:t>
      </w:r>
      <w:r w:rsidR="005C71EA">
        <w:rPr>
          <w:rFonts w:hint="eastAsia"/>
        </w:rPr>
        <w:t>》</w:t>
      </w:r>
      <w:r w:rsidR="005C71EA" w:rsidRPr="00403FE1">
        <w:rPr>
          <w:rFonts w:hint="eastAsia"/>
        </w:rPr>
        <w:t>），对科研活动使用</w:t>
      </w:r>
      <w:r w:rsidR="005C71EA">
        <w:rPr>
          <w:rFonts w:hint="eastAsia"/>
        </w:rPr>
        <w:t>AIGC</w:t>
      </w:r>
      <w:r w:rsidR="005C71EA" w:rsidRPr="00403FE1">
        <w:rPr>
          <w:rFonts w:hint="eastAsia"/>
        </w:rPr>
        <w:t>的行为做出了规范。但上述规范覆盖面偏窄</w:t>
      </w:r>
      <w:r w:rsidR="005C71EA">
        <w:rPr>
          <w:rFonts w:hint="eastAsia"/>
        </w:rPr>
        <w:t>且</w:t>
      </w:r>
      <w:r w:rsidR="005C71EA" w:rsidRPr="00403FE1">
        <w:rPr>
          <w:rFonts w:hint="eastAsia"/>
        </w:rPr>
        <w:t>较为模糊。教育法和</w:t>
      </w:r>
      <w:r w:rsidR="005C71EA">
        <w:rPr>
          <w:rFonts w:hint="eastAsia"/>
        </w:rPr>
        <w:t>未被通过的</w:t>
      </w:r>
      <w:r w:rsidR="005C71EA" w:rsidRPr="00403FE1">
        <w:rPr>
          <w:rFonts w:hint="eastAsia"/>
        </w:rPr>
        <w:t>学位法（草案）只对学生学位论文不端行为做了规定，而</w:t>
      </w:r>
      <w:r w:rsidR="005C71EA">
        <w:rPr>
          <w:rFonts w:hint="eastAsia"/>
        </w:rPr>
        <w:t>《</w:t>
      </w:r>
      <w:r w:rsidR="005C71EA" w:rsidRPr="00403FE1">
        <w:rPr>
          <w:rFonts w:hint="eastAsia"/>
        </w:rPr>
        <w:t>指引</w:t>
      </w:r>
      <w:r w:rsidR="005C71EA">
        <w:rPr>
          <w:rFonts w:hint="eastAsia"/>
        </w:rPr>
        <w:t>》</w:t>
      </w:r>
      <w:r w:rsidR="005C71EA" w:rsidRPr="00403FE1">
        <w:rPr>
          <w:rFonts w:hint="eastAsia"/>
        </w:rPr>
        <w:t>只规范科学研究活动，</w:t>
      </w:r>
      <w:r w:rsidR="005C71EA">
        <w:rPr>
          <w:rFonts w:hint="eastAsia"/>
        </w:rPr>
        <w:t>这些立法</w:t>
      </w:r>
      <w:r w:rsidR="005C71EA" w:rsidRPr="00403FE1">
        <w:rPr>
          <w:rFonts w:hint="eastAsia"/>
        </w:rPr>
        <w:t>都忽略了学生日常教学培养过程同样</w:t>
      </w:r>
      <w:r w:rsidR="005C71EA">
        <w:rPr>
          <w:rFonts w:hint="eastAsia"/>
        </w:rPr>
        <w:t>涉及使用</w:t>
      </w:r>
      <w:r w:rsidR="005C71EA">
        <w:rPr>
          <w:rFonts w:hint="eastAsia"/>
        </w:rPr>
        <w:t>AIGC</w:t>
      </w:r>
      <w:r w:rsidR="005C71EA">
        <w:rPr>
          <w:rFonts w:hint="eastAsia"/>
        </w:rPr>
        <w:t>的</w:t>
      </w:r>
      <w:r w:rsidR="005C71EA" w:rsidRPr="00403FE1">
        <w:rPr>
          <w:rFonts w:hint="eastAsia"/>
        </w:rPr>
        <w:t>监管。</w:t>
      </w:r>
      <w:r w:rsidR="005C71EA">
        <w:rPr>
          <w:rFonts w:hint="eastAsia"/>
        </w:rPr>
        <w:t>以</w:t>
      </w:r>
      <w:r w:rsidR="00104688">
        <w:rPr>
          <w:rFonts w:hint="eastAsia"/>
        </w:rPr>
        <w:t>前述</w:t>
      </w:r>
      <w:r w:rsidR="005C71EA">
        <w:rPr>
          <w:rFonts w:hint="eastAsia"/>
        </w:rPr>
        <w:t>福州大学、湖北大学、</w:t>
      </w:r>
      <w:r w:rsidR="005C71EA" w:rsidRPr="00A730B6">
        <w:rPr>
          <w:rFonts w:hint="eastAsia"/>
        </w:rPr>
        <w:t>天津科技大学</w:t>
      </w:r>
      <w:r w:rsidR="005C71EA">
        <w:rPr>
          <w:rFonts w:hint="eastAsia"/>
        </w:rPr>
        <w:t>和</w:t>
      </w:r>
      <w:r w:rsidR="005C71EA" w:rsidRPr="00A730B6">
        <w:rPr>
          <w:rFonts w:hint="eastAsia"/>
        </w:rPr>
        <w:t>中国传媒大学</w:t>
      </w:r>
      <w:r w:rsidR="005C71EA">
        <w:rPr>
          <w:rFonts w:hint="eastAsia"/>
        </w:rPr>
        <w:t>这些较早发布相关政策的国内高校为例，无一例外</w:t>
      </w:r>
      <w:proofErr w:type="gramStart"/>
      <w:r w:rsidR="005C71EA">
        <w:rPr>
          <w:rFonts w:hint="eastAsia"/>
        </w:rPr>
        <w:t>均仅仅</w:t>
      </w:r>
      <w:proofErr w:type="gramEnd"/>
      <w:r w:rsidR="005C71EA">
        <w:rPr>
          <w:rFonts w:hint="eastAsia"/>
        </w:rPr>
        <w:t>关注学生学位论文的不端行为而不涉及</w:t>
      </w:r>
      <w:r w:rsidR="005C71EA" w:rsidRPr="00403FE1">
        <w:rPr>
          <w:rFonts w:hint="eastAsia"/>
        </w:rPr>
        <w:t>日常教学培养过程</w:t>
      </w:r>
      <w:r w:rsidR="005C71EA">
        <w:rPr>
          <w:rFonts w:hint="eastAsia"/>
        </w:rPr>
        <w:t>。这更加说明我国相关规范覆盖面偏窄，未能很好地</w:t>
      </w:r>
      <w:r w:rsidR="00864494">
        <w:rPr>
          <w:rFonts w:hint="eastAsia"/>
        </w:rPr>
        <w:t>发挥</w:t>
      </w:r>
      <w:r w:rsidR="005C71EA">
        <w:rPr>
          <w:rFonts w:hint="eastAsia"/>
        </w:rPr>
        <w:t>指引学生在日常教学中使用</w:t>
      </w:r>
      <w:r w:rsidR="005C71EA">
        <w:rPr>
          <w:rFonts w:hint="eastAsia"/>
        </w:rPr>
        <w:t>AIGC</w:t>
      </w:r>
      <w:r w:rsidR="005C71EA">
        <w:rPr>
          <w:rFonts w:hint="eastAsia"/>
        </w:rPr>
        <w:t>的</w:t>
      </w:r>
      <w:r w:rsidR="002B545A">
        <w:rPr>
          <w:rFonts w:hint="eastAsia"/>
        </w:rPr>
        <w:t>规范性</w:t>
      </w:r>
      <w:r w:rsidR="00864494">
        <w:rPr>
          <w:rFonts w:hint="eastAsia"/>
        </w:rPr>
        <w:t>功能</w:t>
      </w:r>
      <w:r w:rsidR="005C71EA">
        <w:rPr>
          <w:rFonts w:hint="eastAsia"/>
        </w:rPr>
        <w:t>。当然，这也和我国</w:t>
      </w:r>
      <w:r w:rsidR="00613833">
        <w:rPr>
          <w:rFonts w:hint="eastAsia"/>
        </w:rPr>
        <w:t>官方</w:t>
      </w:r>
      <w:r w:rsidR="005C71EA">
        <w:rPr>
          <w:rFonts w:hint="eastAsia"/>
        </w:rPr>
        <w:t>对打击学术不端行为、保障学位授予质量的强势态度有关。而日本则是相反的状态，据本文统计，</w:t>
      </w:r>
      <w:r w:rsidR="005C71EA">
        <w:rPr>
          <w:rFonts w:hint="eastAsia"/>
        </w:rPr>
        <w:t>359</w:t>
      </w:r>
      <w:r w:rsidR="005C71EA">
        <w:rPr>
          <w:rFonts w:hint="eastAsia"/>
        </w:rPr>
        <w:t>所日本高校中仅有</w:t>
      </w:r>
      <w:r w:rsidR="005C71EA">
        <w:rPr>
          <w:rFonts w:hint="eastAsia"/>
        </w:rPr>
        <w:t>142</w:t>
      </w:r>
      <w:r w:rsidR="005C71EA">
        <w:rPr>
          <w:rFonts w:hint="eastAsia"/>
        </w:rPr>
        <w:t>所指出其政策同样适用于学位论文，显示出</w:t>
      </w:r>
      <w:r w:rsidR="00613833">
        <w:rPr>
          <w:rFonts w:hint="eastAsia"/>
        </w:rPr>
        <w:t>日本高校</w:t>
      </w:r>
      <w:r w:rsidR="005C71EA">
        <w:rPr>
          <w:rFonts w:hint="eastAsia"/>
        </w:rPr>
        <w:t>更加重视</w:t>
      </w:r>
      <w:r w:rsidR="00394F0F">
        <w:rPr>
          <w:rFonts w:hint="eastAsia"/>
        </w:rPr>
        <w:t>日常教学中</w:t>
      </w:r>
      <w:r w:rsidR="00394F0F">
        <w:rPr>
          <w:rFonts w:hint="eastAsia"/>
        </w:rPr>
        <w:t>AIGC</w:t>
      </w:r>
      <w:r w:rsidR="00394F0F">
        <w:rPr>
          <w:rFonts w:hint="eastAsia"/>
        </w:rPr>
        <w:t>使用行为规范</w:t>
      </w:r>
      <w:r w:rsidR="005C71EA">
        <w:rPr>
          <w:rFonts w:hint="eastAsia"/>
        </w:rPr>
        <w:t>的样态。</w:t>
      </w:r>
    </w:p>
    <w:p w14:paraId="4BDAC545" w14:textId="00C691F6" w:rsidR="009E61B1" w:rsidRDefault="006A66ED" w:rsidP="009E61B1">
      <w:pPr>
        <w:ind w:firstLine="420"/>
      </w:pPr>
      <w:r>
        <w:rPr>
          <w:rFonts w:hint="eastAsia"/>
        </w:rPr>
        <w:t>值得注意的是，我国的</w:t>
      </w:r>
      <w:r w:rsidR="003A722D">
        <w:t>《高等学校预防与处理学术不端行为办法》</w:t>
      </w:r>
      <w:r w:rsidR="007673ED" w:rsidRPr="00713AAE">
        <w:rPr>
          <w:rFonts w:hint="eastAsia"/>
        </w:rPr>
        <w:t>（以下简称</w:t>
      </w:r>
      <w:r w:rsidR="00A41F14">
        <w:rPr>
          <w:rFonts w:hint="eastAsia"/>
        </w:rPr>
        <w:t>《</w:t>
      </w:r>
      <w:r w:rsidR="007673ED">
        <w:rPr>
          <w:rFonts w:hint="eastAsia"/>
        </w:rPr>
        <w:t>办法</w:t>
      </w:r>
      <w:r w:rsidR="00A41F14">
        <w:rPr>
          <w:rFonts w:hint="eastAsia"/>
        </w:rPr>
        <w:t>》</w:t>
      </w:r>
      <w:r w:rsidR="007673ED" w:rsidRPr="00713AAE">
        <w:rPr>
          <w:rFonts w:hint="eastAsia"/>
        </w:rPr>
        <w:t>）</w:t>
      </w:r>
      <w:r w:rsidR="00FA52A7">
        <w:rPr>
          <w:rFonts w:hint="eastAsia"/>
        </w:rPr>
        <w:t>提供了可能的解决路径，其</w:t>
      </w:r>
      <w:r w:rsidR="006208A4" w:rsidRPr="00403FE1">
        <w:rPr>
          <w:rFonts w:hint="eastAsia"/>
        </w:rPr>
        <w:t>第二十七条列举的“剽窃、抄袭、侵占他人学术成果”和“买卖论文、由他人代写……论文”的学术不端行为能</w:t>
      </w:r>
      <w:r w:rsidR="007503FE">
        <w:rPr>
          <w:rFonts w:hint="eastAsia"/>
        </w:rPr>
        <w:t>涵盖</w:t>
      </w:r>
      <w:r w:rsidR="006208A4" w:rsidRPr="00403FE1">
        <w:rPr>
          <w:rFonts w:hint="eastAsia"/>
        </w:rPr>
        <w:t>课堂论文和其他</w:t>
      </w:r>
      <w:r w:rsidR="00A754E0">
        <w:rPr>
          <w:rFonts w:hint="eastAsia"/>
        </w:rPr>
        <w:t>日常</w:t>
      </w:r>
      <w:r w:rsidR="006208A4" w:rsidRPr="00403FE1">
        <w:rPr>
          <w:rFonts w:hint="eastAsia"/>
        </w:rPr>
        <w:t>学术成果</w:t>
      </w:r>
      <w:r w:rsidR="00394F0F">
        <w:rPr>
          <w:rFonts w:hint="eastAsia"/>
        </w:rPr>
        <w:t>。</w:t>
      </w:r>
      <w:r w:rsidR="006208A4" w:rsidRPr="00403FE1">
        <w:rPr>
          <w:rFonts w:hint="eastAsia"/>
        </w:rPr>
        <w:t>但学生使用</w:t>
      </w:r>
      <w:r w:rsidR="00AF53A2">
        <w:rPr>
          <w:rFonts w:hint="eastAsia"/>
        </w:rPr>
        <w:t>人工智能</w:t>
      </w:r>
      <w:r w:rsidR="006208A4" w:rsidRPr="00403FE1">
        <w:rPr>
          <w:rFonts w:hint="eastAsia"/>
        </w:rPr>
        <w:t>代笔的行为依然难以被“剽窃他人学术成果”以及“由他人代写”所涵摄</w:t>
      </w:r>
      <w:r w:rsidR="00394F0F">
        <w:rPr>
          <w:rFonts w:hint="eastAsia"/>
        </w:rPr>
        <w:t>，</w:t>
      </w:r>
      <w:r>
        <w:rPr>
          <w:rFonts w:hint="eastAsia"/>
        </w:rPr>
        <w:t>而</w:t>
      </w:r>
      <w:r w:rsidR="007B42DF">
        <w:rPr>
          <w:rFonts w:hint="eastAsia"/>
        </w:rPr>
        <w:t>即便采取了</w:t>
      </w:r>
      <w:r w:rsidR="006208A4" w:rsidRPr="00403FE1">
        <w:rPr>
          <w:rFonts w:hint="eastAsia"/>
        </w:rPr>
        <w:t>学位法（草案）对“人工智能代写”学位论文的行为</w:t>
      </w:r>
      <w:r w:rsidR="007B42DF">
        <w:rPr>
          <w:rFonts w:hint="eastAsia"/>
        </w:rPr>
        <w:t>的</w:t>
      </w:r>
      <w:r w:rsidR="006208A4" w:rsidRPr="00403FE1">
        <w:rPr>
          <w:rFonts w:hint="eastAsia"/>
        </w:rPr>
        <w:t>规定</w:t>
      </w:r>
      <w:r w:rsidR="00394F0F">
        <w:rPr>
          <w:rFonts w:hint="eastAsia"/>
        </w:rPr>
        <w:t>或是直接认定为正式法案中的“代写”</w:t>
      </w:r>
      <w:r w:rsidR="006208A4" w:rsidRPr="00403FE1">
        <w:rPr>
          <w:rFonts w:hint="eastAsia"/>
        </w:rPr>
        <w:t>，</w:t>
      </w:r>
      <w:r w:rsidR="007B42DF">
        <w:rPr>
          <w:rFonts w:hint="eastAsia"/>
        </w:rPr>
        <w:t>也仍</w:t>
      </w:r>
      <w:r w:rsidR="006208A4" w:rsidRPr="00403FE1">
        <w:rPr>
          <w:rFonts w:hint="eastAsia"/>
        </w:rPr>
        <w:t>没有清晰界定该行为的边界</w:t>
      </w:r>
      <w:r w:rsidR="001E0965" w:rsidRPr="00713AAE">
        <w:rPr>
          <w:rFonts w:hint="eastAsia"/>
        </w:rPr>
        <w:t>，必须配套更加详细的规范指引才能发挥实践指导意义</w:t>
      </w:r>
      <w:r w:rsidR="006208A4" w:rsidRPr="00403FE1">
        <w:rPr>
          <w:rFonts w:hint="eastAsia"/>
        </w:rPr>
        <w:t>。</w:t>
      </w:r>
      <w:r>
        <w:rPr>
          <w:rFonts w:hint="eastAsia"/>
        </w:rPr>
        <w:t>因此，</w:t>
      </w:r>
      <w:r w:rsidR="003A722D">
        <w:t>我国高等教育行业应积极回应</w:t>
      </w:r>
      <w:r w:rsidR="00CB4077">
        <w:rPr>
          <w:rFonts w:hint="eastAsia"/>
        </w:rPr>
        <w:t>、促进教育</w:t>
      </w:r>
      <w:r w:rsidR="003A722D">
        <w:rPr>
          <w:rFonts w:hint="eastAsia"/>
        </w:rPr>
        <w:t>法律</w:t>
      </w:r>
      <w:r w:rsidR="00CB4077">
        <w:rPr>
          <w:rFonts w:hint="eastAsia"/>
        </w:rPr>
        <w:t>法规</w:t>
      </w:r>
      <w:r w:rsidR="003A722D">
        <w:t>的</w:t>
      </w:r>
      <w:r w:rsidR="003A722D">
        <w:rPr>
          <w:rFonts w:hint="eastAsia"/>
        </w:rPr>
        <w:t>修订</w:t>
      </w:r>
      <w:r w:rsidR="003A722D">
        <w:t>，</w:t>
      </w:r>
      <w:r w:rsidR="003A722D">
        <w:rPr>
          <w:rFonts w:hint="eastAsia"/>
        </w:rPr>
        <w:t>为</w:t>
      </w:r>
      <w:r w:rsidR="00827F64">
        <w:rPr>
          <w:rFonts w:hint="eastAsia"/>
        </w:rPr>
        <w:t>我国</w:t>
      </w:r>
      <w:r w:rsidR="00CB4077">
        <w:rPr>
          <w:rFonts w:hint="eastAsia"/>
        </w:rPr>
        <w:t>高校</w:t>
      </w:r>
      <w:r w:rsidR="003A722D">
        <w:t>升级</w:t>
      </w:r>
      <w:r w:rsidR="003A722D">
        <w:rPr>
          <w:rFonts w:hint="eastAsia"/>
        </w:rPr>
        <w:t>学术诚信</w:t>
      </w:r>
      <w:r w:rsidR="003A722D">
        <w:t>政策</w:t>
      </w:r>
      <w:r w:rsidR="003A722D">
        <w:rPr>
          <w:rFonts w:hint="eastAsia"/>
        </w:rPr>
        <w:t>提供</w:t>
      </w:r>
      <w:r w:rsidR="003A722D">
        <w:t>顶层</w:t>
      </w:r>
      <w:r w:rsidR="003A722D">
        <w:rPr>
          <w:rFonts w:hint="eastAsia"/>
        </w:rPr>
        <w:t>法律制度的</w:t>
      </w:r>
      <w:r w:rsidR="00D94AC8">
        <w:rPr>
          <w:rFonts w:hint="eastAsia"/>
        </w:rPr>
        <w:t>清晰指引</w:t>
      </w:r>
      <w:r w:rsidR="003A722D">
        <w:t>。</w:t>
      </w:r>
      <w:r w:rsidR="00CB4077">
        <w:rPr>
          <w:rFonts w:hint="eastAsia"/>
        </w:rPr>
        <w:t>针对</w:t>
      </w:r>
      <w:r w:rsidR="00C471B9">
        <w:rPr>
          <w:rFonts w:hint="eastAsia"/>
        </w:rPr>
        <w:t>前述立法的不足</w:t>
      </w:r>
      <w:r w:rsidR="00CB4077">
        <w:rPr>
          <w:rFonts w:hint="eastAsia"/>
        </w:rPr>
        <w:t>，</w:t>
      </w:r>
      <w:r w:rsidR="00CB4077">
        <w:rPr>
          <w:rFonts w:hint="eastAsia"/>
        </w:rPr>
        <w:lastRenderedPageBreak/>
        <w:t>本</w:t>
      </w:r>
      <w:r w:rsidR="00104688">
        <w:rPr>
          <w:rFonts w:hint="eastAsia"/>
        </w:rPr>
        <w:t>文</w:t>
      </w:r>
      <w:r w:rsidR="00CB4077">
        <w:rPr>
          <w:rFonts w:hint="eastAsia"/>
        </w:rPr>
        <w:t>建议，我国高等教育界应呼吁尽快修订</w:t>
      </w:r>
      <w:r w:rsidR="00A41F14">
        <w:rPr>
          <w:rFonts w:hint="eastAsia"/>
        </w:rPr>
        <w:t>《</w:t>
      </w:r>
      <w:r w:rsidR="00CB4077">
        <w:t>办法</w:t>
      </w:r>
      <w:r w:rsidR="00A41F14">
        <w:rPr>
          <w:rFonts w:hint="eastAsia"/>
        </w:rPr>
        <w:t>》中</w:t>
      </w:r>
      <w:r w:rsidR="00CB4077">
        <w:rPr>
          <w:rFonts w:hint="eastAsia"/>
        </w:rPr>
        <w:t>关于不端行为的界定，</w:t>
      </w:r>
      <w:r w:rsidR="007E183B">
        <w:rPr>
          <w:rFonts w:hint="eastAsia"/>
        </w:rPr>
        <w:t>将</w:t>
      </w:r>
      <w:r w:rsidR="007E183B">
        <w:rPr>
          <w:rFonts w:hint="eastAsia"/>
        </w:rPr>
        <w:t>AIGC</w:t>
      </w:r>
      <w:r w:rsidR="007E183B">
        <w:rPr>
          <w:rFonts w:hint="eastAsia"/>
        </w:rPr>
        <w:t>的正常利用和滥用规制同时纳入法治的正轨，</w:t>
      </w:r>
      <w:r w:rsidR="00CB4077">
        <w:rPr>
          <w:rFonts w:hint="eastAsia"/>
        </w:rPr>
        <w:t>以</w:t>
      </w:r>
      <w:r w:rsidR="00B90132">
        <w:rPr>
          <w:rFonts w:hint="eastAsia"/>
        </w:rPr>
        <w:t>正确理解与适用</w:t>
      </w:r>
      <w:r w:rsidR="007E183B">
        <w:rPr>
          <w:rFonts w:hint="eastAsia"/>
        </w:rPr>
        <w:t>AIGC</w:t>
      </w:r>
      <w:r w:rsidR="007E183B">
        <w:rPr>
          <w:rFonts w:hint="eastAsia"/>
        </w:rPr>
        <w:t>时代</w:t>
      </w:r>
      <w:r w:rsidR="008D2044">
        <w:rPr>
          <w:rFonts w:hint="eastAsia"/>
        </w:rPr>
        <w:t>我国</w:t>
      </w:r>
      <w:r w:rsidR="00B90132">
        <w:rPr>
          <w:rFonts w:hint="eastAsia"/>
        </w:rPr>
        <w:t>的</w:t>
      </w:r>
      <w:r w:rsidR="00CB4077">
        <w:rPr>
          <w:rFonts w:hint="eastAsia"/>
        </w:rPr>
        <w:t>学位法。新的部门规章应与上位法衔接，明确</w:t>
      </w:r>
      <w:r>
        <w:rPr>
          <w:rFonts w:hint="eastAsia"/>
        </w:rPr>
        <w:t>学位法中</w:t>
      </w:r>
      <w:r w:rsidR="00CB4077">
        <w:rPr>
          <w:rFonts w:hint="eastAsia"/>
        </w:rPr>
        <w:t>“代笔”的具体内涵和边界，明确哪种形态的</w:t>
      </w:r>
      <w:r>
        <w:rPr>
          <w:rFonts w:hint="eastAsia"/>
        </w:rPr>
        <w:t>AIGC</w:t>
      </w:r>
      <w:r w:rsidR="00CB4077">
        <w:rPr>
          <w:rFonts w:hint="eastAsia"/>
        </w:rPr>
        <w:t>利用行为构成“代笔”。新的部门规章应将学位授予环节、科学研究工作</w:t>
      </w:r>
      <w:r w:rsidR="009A30D0">
        <w:rPr>
          <w:rFonts w:hint="eastAsia"/>
        </w:rPr>
        <w:t>和</w:t>
      </w:r>
      <w:r w:rsidR="00CB4077">
        <w:rPr>
          <w:rFonts w:hint="eastAsia"/>
        </w:rPr>
        <w:t>学生日常教学培养都纳入规范</w:t>
      </w:r>
      <w:r w:rsidR="00896454">
        <w:rPr>
          <w:rFonts w:hint="eastAsia"/>
        </w:rPr>
        <w:t>的范围，</w:t>
      </w:r>
      <w:r w:rsidR="00EF19CB">
        <w:rPr>
          <w:rFonts w:hint="eastAsia"/>
        </w:rPr>
        <w:t>以</w:t>
      </w:r>
      <w:r w:rsidR="00896454">
        <w:rPr>
          <w:rFonts w:hint="eastAsia"/>
        </w:rPr>
        <w:t>形成对使用</w:t>
      </w:r>
      <w:r w:rsidR="00CB4077">
        <w:rPr>
          <w:rFonts w:hint="eastAsia"/>
        </w:rPr>
        <w:t>AIGC</w:t>
      </w:r>
      <w:r w:rsidR="00CB4077">
        <w:rPr>
          <w:rFonts w:hint="eastAsia"/>
        </w:rPr>
        <w:t>的</w:t>
      </w:r>
      <w:r w:rsidR="00896454">
        <w:rPr>
          <w:rFonts w:hint="eastAsia"/>
        </w:rPr>
        <w:t>全面指引</w:t>
      </w:r>
      <w:r w:rsidR="00CB4077">
        <w:rPr>
          <w:rFonts w:hint="eastAsia"/>
        </w:rPr>
        <w:t>。</w:t>
      </w:r>
    </w:p>
    <w:p w14:paraId="3A5851F5" w14:textId="47406587" w:rsidR="00A66A9B" w:rsidRDefault="00A66A9B" w:rsidP="0051085B">
      <w:pPr>
        <w:pStyle w:val="a5"/>
      </w:pPr>
      <w:r>
        <w:rPr>
          <w:rFonts w:hint="eastAsia"/>
        </w:rPr>
        <w:t>五、结语</w:t>
      </w:r>
    </w:p>
    <w:p w14:paraId="1897ACC3" w14:textId="193D0B8C" w:rsidR="00B16ED3" w:rsidRDefault="00B16ED3" w:rsidP="00382759">
      <w:pPr>
        <w:ind w:firstLine="420"/>
      </w:pPr>
      <w:r>
        <w:rPr>
          <w:rFonts w:hint="eastAsia"/>
        </w:rPr>
        <w:t>在本世纪之</w:t>
      </w:r>
      <w:r w:rsidR="00EC5470">
        <w:rPr>
          <w:rFonts w:hint="eastAsia"/>
        </w:rPr>
        <w:t>初</w:t>
      </w:r>
      <w:r w:rsidR="00862A69">
        <w:rPr>
          <w:rFonts w:hint="eastAsia"/>
        </w:rPr>
        <w:t>，由于数字化技术和互联网的</w:t>
      </w:r>
      <w:r w:rsidR="00AE311C">
        <w:rPr>
          <w:rFonts w:hint="eastAsia"/>
        </w:rPr>
        <w:t>普及使得获取与复制他人作品的门槛变得极低，</w:t>
      </w:r>
      <w:r w:rsidR="0028258F">
        <w:rPr>
          <w:rFonts w:hint="eastAsia"/>
        </w:rPr>
        <w:t>就</w:t>
      </w:r>
      <w:r w:rsidR="009F4F29">
        <w:rPr>
          <w:rFonts w:hint="eastAsia"/>
        </w:rPr>
        <w:t>有学者</w:t>
      </w:r>
      <w:r w:rsidR="00EC5470">
        <w:rPr>
          <w:rFonts w:hint="eastAsia"/>
        </w:rPr>
        <w:t>担忧教师无法确认学生交付成果</w:t>
      </w:r>
      <w:r w:rsidR="009F4F29">
        <w:rPr>
          <w:rFonts w:hint="eastAsia"/>
        </w:rPr>
        <w:t>的原创性而</w:t>
      </w:r>
      <w:r w:rsidR="00EC5470">
        <w:rPr>
          <w:rFonts w:hint="eastAsia"/>
        </w:rPr>
        <w:t>致使</w:t>
      </w:r>
      <w:r w:rsidR="009F4F29">
        <w:rPr>
          <w:rFonts w:hint="eastAsia"/>
        </w:rPr>
        <w:t>学术</w:t>
      </w:r>
      <w:r w:rsidR="00EC5470">
        <w:rPr>
          <w:rFonts w:hint="eastAsia"/>
        </w:rPr>
        <w:t>不端行为泛滥。</w:t>
      </w:r>
      <w:r w:rsidR="00BE236F" w:rsidRPr="00BE236F">
        <w:rPr>
          <w:vertAlign w:val="superscript"/>
        </w:rPr>
        <w:fldChar w:fldCharType="begin"/>
      </w:r>
      <w:r w:rsidR="00BE236F" w:rsidRPr="00BE236F">
        <w:rPr>
          <w:vertAlign w:val="superscript"/>
        </w:rPr>
        <w:instrText xml:space="preserve"> </w:instrText>
      </w:r>
      <w:r w:rsidR="00BE236F" w:rsidRPr="00BE236F">
        <w:rPr>
          <w:rFonts w:hint="eastAsia"/>
          <w:vertAlign w:val="superscript"/>
        </w:rPr>
        <w:instrText>REF _Ref177744000 \r \h</w:instrText>
      </w:r>
      <w:r w:rsidR="00BE236F" w:rsidRPr="00BE236F">
        <w:rPr>
          <w:vertAlign w:val="superscript"/>
        </w:rPr>
        <w:instrText xml:space="preserve"> </w:instrText>
      </w:r>
      <w:r w:rsidR="00BE236F">
        <w:rPr>
          <w:vertAlign w:val="superscript"/>
        </w:rPr>
        <w:instrText xml:space="preserve"> \* MERGEFORMAT </w:instrText>
      </w:r>
      <w:r w:rsidR="00BE236F" w:rsidRPr="00BE236F">
        <w:rPr>
          <w:vertAlign w:val="superscript"/>
        </w:rPr>
      </w:r>
      <w:r w:rsidR="00BE236F" w:rsidRPr="00BE236F">
        <w:rPr>
          <w:vertAlign w:val="superscript"/>
        </w:rPr>
        <w:fldChar w:fldCharType="separate"/>
      </w:r>
      <w:r w:rsidR="004C0C7C">
        <w:rPr>
          <w:vertAlign w:val="superscript"/>
        </w:rPr>
        <w:t>[53]</w:t>
      </w:r>
      <w:r w:rsidR="00BE236F" w:rsidRPr="00BE236F">
        <w:rPr>
          <w:vertAlign w:val="superscript"/>
        </w:rPr>
        <w:fldChar w:fldCharType="end"/>
      </w:r>
      <w:r w:rsidR="00BE236F" w:rsidRPr="00BE236F">
        <w:rPr>
          <w:rFonts w:hint="eastAsia"/>
          <w:vertAlign w:val="superscript"/>
        </w:rPr>
        <w:t xml:space="preserve"> </w:t>
      </w:r>
      <w:r>
        <w:rPr>
          <w:rFonts w:hint="eastAsia"/>
        </w:rPr>
        <w:t>这一忧虑</w:t>
      </w:r>
      <w:r w:rsidR="0028258F">
        <w:rPr>
          <w:rFonts w:hint="eastAsia"/>
        </w:rPr>
        <w:t>再次出现在</w:t>
      </w:r>
      <w:r w:rsidR="00DB707E">
        <w:rPr>
          <w:rFonts w:hint="eastAsia"/>
        </w:rPr>
        <w:t>当下</w:t>
      </w:r>
      <w:r>
        <w:rPr>
          <w:rFonts w:hint="eastAsia"/>
        </w:rPr>
        <w:t>——</w:t>
      </w:r>
      <w:r w:rsidR="00104688">
        <w:rPr>
          <w:rFonts w:hint="eastAsia"/>
        </w:rPr>
        <w:t>当前</w:t>
      </w:r>
      <w:r w:rsidR="00EC51E6">
        <w:rPr>
          <w:rFonts w:hint="eastAsia"/>
        </w:rPr>
        <w:t>高校</w:t>
      </w:r>
      <w:r w:rsidR="00B73B01">
        <w:rPr>
          <w:rFonts w:hint="eastAsia"/>
        </w:rPr>
        <w:t>似乎</w:t>
      </w:r>
      <w:r w:rsidR="00EC5470">
        <w:rPr>
          <w:rFonts w:hint="eastAsia"/>
        </w:rPr>
        <w:t>无法确认学生</w:t>
      </w:r>
      <w:r w:rsidR="00702943">
        <w:rPr>
          <w:rFonts w:hint="eastAsia"/>
        </w:rPr>
        <w:t>交付的成果</w:t>
      </w:r>
      <w:r w:rsidR="00EC5470">
        <w:rPr>
          <w:rFonts w:hint="eastAsia"/>
        </w:rPr>
        <w:t>是否</w:t>
      </w:r>
      <w:r w:rsidR="00BD55B8">
        <w:rPr>
          <w:rFonts w:hint="eastAsia"/>
        </w:rPr>
        <w:t>是</w:t>
      </w:r>
      <w:r w:rsidR="007D1086">
        <w:rPr>
          <w:rFonts w:hint="eastAsia"/>
        </w:rPr>
        <w:t>AIGC</w:t>
      </w:r>
      <w:r w:rsidR="00EC5470">
        <w:rPr>
          <w:rFonts w:hint="eastAsia"/>
        </w:rPr>
        <w:t>，</w:t>
      </w:r>
      <w:r w:rsidR="00DB707E">
        <w:rPr>
          <w:rFonts w:hint="eastAsia"/>
        </w:rPr>
        <w:t>进而</w:t>
      </w:r>
      <w:r w:rsidR="00EC5470">
        <w:rPr>
          <w:rFonts w:hint="eastAsia"/>
        </w:rPr>
        <w:t>担忧</w:t>
      </w:r>
      <w:r>
        <w:rPr>
          <w:rFonts w:hint="eastAsia"/>
        </w:rPr>
        <w:t>生成式人工智能会</w:t>
      </w:r>
      <w:r w:rsidR="002E443F">
        <w:rPr>
          <w:rFonts w:hint="eastAsia"/>
        </w:rPr>
        <w:t>否</w:t>
      </w:r>
      <w:r w:rsidR="00DB707E">
        <w:rPr>
          <w:rFonts w:hint="eastAsia"/>
        </w:rPr>
        <w:t>影响</w:t>
      </w:r>
      <w:r>
        <w:rPr>
          <w:rFonts w:hint="eastAsia"/>
        </w:rPr>
        <w:t>大学生独立思考和</w:t>
      </w:r>
      <w:r w:rsidR="00DB707E">
        <w:rPr>
          <w:rFonts w:hint="eastAsia"/>
        </w:rPr>
        <w:t>创作</w:t>
      </w:r>
      <w:r>
        <w:rPr>
          <w:rFonts w:hint="eastAsia"/>
        </w:rPr>
        <w:t>的能力</w:t>
      </w:r>
      <w:r w:rsidR="00DB707E">
        <w:rPr>
          <w:rFonts w:hint="eastAsia"/>
        </w:rPr>
        <w:t>。这种担忧</w:t>
      </w:r>
      <w:r w:rsidR="00EC5470">
        <w:rPr>
          <w:rFonts w:hint="eastAsia"/>
        </w:rPr>
        <w:t>并</w:t>
      </w:r>
      <w:r w:rsidR="001D007B">
        <w:rPr>
          <w:rFonts w:hint="eastAsia"/>
        </w:rPr>
        <w:t>非</w:t>
      </w:r>
      <w:r w:rsidR="00EC5470">
        <w:rPr>
          <w:rFonts w:hint="eastAsia"/>
        </w:rPr>
        <w:t>毫无依据</w:t>
      </w:r>
      <w:r w:rsidR="00DB707E">
        <w:rPr>
          <w:rFonts w:hint="eastAsia"/>
        </w:rPr>
        <w:t>，</w:t>
      </w:r>
      <w:r>
        <w:rPr>
          <w:rFonts w:hint="eastAsia"/>
        </w:rPr>
        <w:t>但</w:t>
      </w:r>
      <w:r w:rsidR="00383C3E">
        <w:rPr>
          <w:rFonts w:hint="eastAsia"/>
        </w:rPr>
        <w:t>回顾</w:t>
      </w:r>
      <w:r w:rsidR="00AE311C">
        <w:rPr>
          <w:rFonts w:hint="eastAsia"/>
        </w:rPr>
        <w:t>过去几十年</w:t>
      </w:r>
      <w:proofErr w:type="gramStart"/>
      <w:r w:rsidR="00AE311C">
        <w:rPr>
          <w:rFonts w:hint="eastAsia"/>
        </w:rPr>
        <w:t>间数字</w:t>
      </w:r>
      <w:proofErr w:type="gramEnd"/>
      <w:r w:rsidR="00AE311C">
        <w:rPr>
          <w:rFonts w:hint="eastAsia"/>
        </w:rPr>
        <w:t>技术与高等教育的互动</w:t>
      </w:r>
      <w:r w:rsidR="00383C3E">
        <w:rPr>
          <w:rFonts w:hint="eastAsia"/>
        </w:rPr>
        <w:t>历史</w:t>
      </w:r>
      <w:r w:rsidR="00AE311C">
        <w:rPr>
          <w:rFonts w:hint="eastAsia"/>
        </w:rPr>
        <w:t>，</w:t>
      </w:r>
      <w:r w:rsidR="00383C3E">
        <w:rPr>
          <w:rFonts w:hint="eastAsia"/>
        </w:rPr>
        <w:t>我们</w:t>
      </w:r>
      <w:r w:rsidR="00E668B0">
        <w:rPr>
          <w:rFonts w:hint="eastAsia"/>
        </w:rPr>
        <w:t>也</w:t>
      </w:r>
      <w:r w:rsidR="00383C3E">
        <w:rPr>
          <w:rFonts w:hint="eastAsia"/>
        </w:rPr>
        <w:t>发现</w:t>
      </w:r>
      <w:r w:rsidR="00E668B0">
        <w:rPr>
          <w:rFonts w:hint="eastAsia"/>
        </w:rPr>
        <w:t>了</w:t>
      </w:r>
      <w:r>
        <w:rPr>
          <w:rFonts w:hint="eastAsia"/>
        </w:rPr>
        <w:t>，</w:t>
      </w:r>
      <w:r w:rsidR="00EC5470">
        <w:rPr>
          <w:rFonts w:hint="eastAsia"/>
        </w:rPr>
        <w:t>Word</w:t>
      </w:r>
      <w:r>
        <w:rPr>
          <w:rFonts w:hint="eastAsia"/>
        </w:rPr>
        <w:t>的拼写纠正</w:t>
      </w:r>
      <w:r w:rsidR="00EC5470">
        <w:rPr>
          <w:rFonts w:hint="eastAsia"/>
        </w:rPr>
        <w:t>功能</w:t>
      </w:r>
      <w:r>
        <w:rPr>
          <w:rFonts w:hint="eastAsia"/>
        </w:rPr>
        <w:t>和各种翻译工具并没有使</w:t>
      </w:r>
      <w:r w:rsidR="00A36670">
        <w:rPr>
          <w:rFonts w:hint="eastAsia"/>
        </w:rPr>
        <w:t>学生</w:t>
      </w:r>
      <w:r>
        <w:rPr>
          <w:rFonts w:hint="eastAsia"/>
        </w:rPr>
        <w:t>丧失拼写</w:t>
      </w:r>
      <w:r w:rsidR="00EC5470">
        <w:rPr>
          <w:rFonts w:hint="eastAsia"/>
        </w:rPr>
        <w:t>和阅读</w:t>
      </w:r>
      <w:r>
        <w:rPr>
          <w:rFonts w:hint="eastAsia"/>
        </w:rPr>
        <w:t>能力</w:t>
      </w:r>
      <w:r w:rsidR="00EC5470">
        <w:rPr>
          <w:rFonts w:hint="eastAsia"/>
        </w:rPr>
        <w:t>，</w:t>
      </w:r>
      <w:r w:rsidR="00383C3E">
        <w:rPr>
          <w:rFonts w:hint="eastAsia"/>
        </w:rPr>
        <w:t>而</w:t>
      </w:r>
      <w:r>
        <w:rPr>
          <w:rFonts w:hint="eastAsia"/>
        </w:rPr>
        <w:t>计算器</w:t>
      </w:r>
      <w:r w:rsidR="00383C3E">
        <w:rPr>
          <w:rFonts w:hint="eastAsia"/>
        </w:rPr>
        <w:t>的使用</w:t>
      </w:r>
      <w:r w:rsidR="00EC5470">
        <w:rPr>
          <w:rFonts w:hint="eastAsia"/>
        </w:rPr>
        <w:t>也</w:t>
      </w:r>
      <w:r>
        <w:rPr>
          <w:rFonts w:hint="eastAsia"/>
        </w:rPr>
        <w:t>并没有</w:t>
      </w:r>
      <w:r w:rsidR="00EC5470">
        <w:rPr>
          <w:rFonts w:hint="eastAsia"/>
        </w:rPr>
        <w:t>使</w:t>
      </w:r>
      <w:r w:rsidR="00A36670">
        <w:rPr>
          <w:rFonts w:hint="eastAsia"/>
        </w:rPr>
        <w:t>学生</w:t>
      </w:r>
      <w:r>
        <w:rPr>
          <w:rFonts w:hint="eastAsia"/>
        </w:rPr>
        <w:t>失去计算能力</w:t>
      </w:r>
      <w:r w:rsidR="00261533">
        <w:rPr>
          <w:rFonts w:hint="eastAsia"/>
        </w:rPr>
        <w:t>。很显然，</w:t>
      </w:r>
      <w:r>
        <w:rPr>
          <w:rFonts w:hint="eastAsia"/>
        </w:rPr>
        <w:t>这是</w:t>
      </w:r>
      <w:r w:rsidR="001D6252">
        <w:rPr>
          <w:rFonts w:hint="eastAsia"/>
        </w:rPr>
        <w:t>教育</w:t>
      </w:r>
      <w:r w:rsidR="00044E8E">
        <w:rPr>
          <w:rFonts w:hint="eastAsia"/>
        </w:rPr>
        <w:t>各</w:t>
      </w:r>
      <w:r w:rsidR="001D6252">
        <w:rPr>
          <w:rFonts w:hint="eastAsia"/>
        </w:rPr>
        <w:t>界</w:t>
      </w:r>
      <w:r w:rsidR="00261533">
        <w:rPr>
          <w:rFonts w:hint="eastAsia"/>
        </w:rPr>
        <w:t>努力调整</w:t>
      </w:r>
      <w:r>
        <w:rPr>
          <w:rFonts w:hint="eastAsia"/>
        </w:rPr>
        <w:t>教学和评估体系</w:t>
      </w:r>
      <w:r w:rsidR="00261533">
        <w:rPr>
          <w:rFonts w:hint="eastAsia"/>
        </w:rPr>
        <w:t>以容纳新技术</w:t>
      </w:r>
      <w:r>
        <w:rPr>
          <w:rFonts w:hint="eastAsia"/>
        </w:rPr>
        <w:t>所</w:t>
      </w:r>
      <w:r w:rsidR="00EC5470">
        <w:rPr>
          <w:rFonts w:hint="eastAsia"/>
        </w:rPr>
        <w:t>获得的值得骄傲的成果</w:t>
      </w:r>
      <w:r>
        <w:rPr>
          <w:rFonts w:hint="eastAsia"/>
        </w:rPr>
        <w:t>。</w:t>
      </w:r>
      <w:r w:rsidR="00104688">
        <w:rPr>
          <w:rFonts w:hint="eastAsia"/>
        </w:rPr>
        <w:t>因此，</w:t>
      </w:r>
      <w:r w:rsidR="00F55F61">
        <w:rPr>
          <w:rFonts w:hint="eastAsia"/>
        </w:rPr>
        <w:t>尽管</w:t>
      </w:r>
      <w:r>
        <w:rPr>
          <w:rFonts w:hint="eastAsia"/>
        </w:rPr>
        <w:t>生成式人工智能带来</w:t>
      </w:r>
      <w:r w:rsidR="00360FA1">
        <w:rPr>
          <w:rFonts w:hint="eastAsia"/>
        </w:rPr>
        <w:t>了更具颠覆</w:t>
      </w:r>
      <w:r>
        <w:rPr>
          <w:rFonts w:hint="eastAsia"/>
        </w:rPr>
        <w:t>的挑战，但我们</w:t>
      </w:r>
      <w:r w:rsidR="00EC5470">
        <w:rPr>
          <w:rFonts w:hint="eastAsia"/>
        </w:rPr>
        <w:t>仍</w:t>
      </w:r>
      <w:r>
        <w:rPr>
          <w:rFonts w:hint="eastAsia"/>
        </w:rPr>
        <w:t>应当</w:t>
      </w:r>
      <w:r w:rsidR="00EC5470">
        <w:rPr>
          <w:rFonts w:hint="eastAsia"/>
        </w:rPr>
        <w:t>满怀信心</w:t>
      </w:r>
      <w:r w:rsidR="003A364D">
        <w:rPr>
          <w:rFonts w:hint="eastAsia"/>
        </w:rPr>
        <w:t>地</w:t>
      </w:r>
      <w:r w:rsidR="002A22BC">
        <w:rPr>
          <w:rFonts w:hint="eastAsia"/>
        </w:rPr>
        <w:t>拥抱并</w:t>
      </w:r>
      <w:r w:rsidR="00EC5470">
        <w:rPr>
          <w:rFonts w:hint="eastAsia"/>
        </w:rPr>
        <w:t>积极应对它。</w:t>
      </w:r>
    </w:p>
    <w:p w14:paraId="39F57AAE" w14:textId="0DCB7C66" w:rsidR="009E61B1" w:rsidRPr="00EC5470" w:rsidRDefault="009E61B1" w:rsidP="009E61B1">
      <w:pPr>
        <w:ind w:firstLine="420"/>
      </w:pPr>
    </w:p>
    <w:p w14:paraId="740B0F42" w14:textId="73535CFB" w:rsidR="009E61B1" w:rsidRPr="009E61B1" w:rsidRDefault="009E61B1" w:rsidP="009E61B1">
      <w:pPr>
        <w:ind w:firstLineChars="0" w:firstLine="0"/>
        <w:rPr>
          <w:sz w:val="20"/>
          <w:szCs w:val="20"/>
        </w:rPr>
      </w:pPr>
      <w:r w:rsidRPr="001D136F">
        <w:rPr>
          <w:rFonts w:hint="eastAsia"/>
          <w:sz w:val="20"/>
          <w:szCs w:val="20"/>
        </w:rPr>
        <w:t>注释：</w:t>
      </w:r>
    </w:p>
    <w:p w14:paraId="1981FC08" w14:textId="31665CB1" w:rsidR="0017628C" w:rsidRPr="00BE236F" w:rsidRDefault="0009545E" w:rsidP="0051085B">
      <w:pPr>
        <w:pStyle w:val="afa"/>
        <w:numPr>
          <w:ilvl w:val="0"/>
          <w:numId w:val="1"/>
        </w:numPr>
        <w:wordWrap w:val="0"/>
        <w:ind w:left="442" w:firstLineChars="0" w:hanging="442"/>
        <w:rPr>
          <w:szCs w:val="21"/>
        </w:rPr>
      </w:pPr>
      <w:bookmarkStart w:id="110" w:name="_Ref177549132"/>
      <w:bookmarkStart w:id="111" w:name="_Ref178084388"/>
      <w:bookmarkStart w:id="112" w:name="_Ref177283495"/>
      <w:bookmarkStart w:id="113" w:name="_Ref152665913"/>
      <w:r w:rsidRPr="00BE236F">
        <w:rPr>
          <w:rFonts w:hint="eastAsia"/>
          <w:szCs w:val="21"/>
        </w:rPr>
        <w:t>国务院于</w:t>
      </w:r>
      <w:r w:rsidRPr="00BE236F">
        <w:rPr>
          <w:rFonts w:hint="eastAsia"/>
          <w:szCs w:val="21"/>
        </w:rPr>
        <w:t>2023</w:t>
      </w:r>
      <w:r w:rsidRPr="00BE236F">
        <w:rPr>
          <w:rFonts w:hint="eastAsia"/>
          <w:szCs w:val="21"/>
        </w:rPr>
        <w:t>年</w:t>
      </w:r>
      <w:r w:rsidRPr="00BE236F">
        <w:rPr>
          <w:rFonts w:hint="eastAsia"/>
          <w:szCs w:val="21"/>
        </w:rPr>
        <w:t>8</w:t>
      </w:r>
      <w:r w:rsidRPr="00BE236F">
        <w:rPr>
          <w:rFonts w:hint="eastAsia"/>
          <w:szCs w:val="21"/>
        </w:rPr>
        <w:t>月</w:t>
      </w:r>
      <w:r w:rsidRPr="00BE236F">
        <w:rPr>
          <w:rFonts w:hint="eastAsia"/>
          <w:szCs w:val="21"/>
        </w:rPr>
        <w:t>28</w:t>
      </w:r>
      <w:r w:rsidRPr="00BE236F">
        <w:rPr>
          <w:rFonts w:hint="eastAsia"/>
          <w:szCs w:val="21"/>
        </w:rPr>
        <w:t>日提交审议的《中华人民共和国学位法（草案）》的一大亮点就是在第</w:t>
      </w:r>
      <w:r w:rsidRPr="00BE236F">
        <w:rPr>
          <w:rFonts w:hint="eastAsia"/>
          <w:szCs w:val="21"/>
        </w:rPr>
        <w:t>82</w:t>
      </w:r>
      <w:r w:rsidRPr="00BE236F">
        <w:rPr>
          <w:rFonts w:hint="eastAsia"/>
          <w:szCs w:val="21"/>
        </w:rPr>
        <w:t>条增设“学位论文或者实践成果存在……人工智能代写等学术不端行为的”由学位授予单位撤销学位证书的规定</w:t>
      </w:r>
      <w:r w:rsidR="0017628C" w:rsidRPr="00BE236F">
        <w:rPr>
          <w:rFonts w:hint="eastAsia"/>
          <w:szCs w:val="21"/>
        </w:rPr>
        <w:t>。</w:t>
      </w:r>
      <w:bookmarkEnd w:id="110"/>
      <w:r w:rsidR="00B24214">
        <w:rPr>
          <w:rFonts w:hint="eastAsia"/>
          <w:szCs w:val="21"/>
        </w:rPr>
        <w:t>虽然正式法案中未吸收这一做法，但是当前现实中有高校仍然依据学位法中“代写”这一概念做出毕业论文的“</w:t>
      </w:r>
      <w:r w:rsidR="00B24214">
        <w:rPr>
          <w:rFonts w:hint="eastAsia"/>
          <w:szCs w:val="21"/>
        </w:rPr>
        <w:t>AIGC</w:t>
      </w:r>
      <w:r w:rsidR="00B24214">
        <w:rPr>
          <w:rFonts w:hint="eastAsia"/>
          <w:szCs w:val="21"/>
        </w:rPr>
        <w:t>重复率”要求，但理论上“代写”涵摄“人工智能代写”这一点并不能仅仅凭借曾经的草案就得以证成。具体高校的做法可参见福州大学教务处：</w:t>
      </w:r>
      <w:r w:rsidR="00B24214" w:rsidRPr="00B24214">
        <w:rPr>
          <w:szCs w:val="21"/>
        </w:rPr>
        <w:t>https://jwch.fzu.edu.cn/info/1039/13415.htm</w:t>
      </w:r>
      <w:r w:rsidR="00B24214">
        <w:rPr>
          <w:rFonts w:hint="eastAsia"/>
          <w:szCs w:val="21"/>
        </w:rPr>
        <w:t>.</w:t>
      </w:r>
      <w:bookmarkEnd w:id="111"/>
    </w:p>
    <w:p w14:paraId="27746005" w14:textId="60A5642E" w:rsidR="00A66A9B" w:rsidRPr="00BE236F" w:rsidRDefault="00A66A9B" w:rsidP="00725AFA">
      <w:pPr>
        <w:pStyle w:val="afa"/>
        <w:numPr>
          <w:ilvl w:val="0"/>
          <w:numId w:val="1"/>
        </w:numPr>
        <w:wordWrap w:val="0"/>
        <w:ind w:left="442" w:firstLineChars="0" w:hanging="442"/>
        <w:jc w:val="left"/>
        <w:rPr>
          <w:szCs w:val="21"/>
        </w:rPr>
        <w:pPrChange w:id="114" w:author="沪楠 陈" w:date="2024-11-09T09:21:00Z" w16du:dateUtc="2024-11-09T01:21:00Z">
          <w:pPr>
            <w:pStyle w:val="afa"/>
            <w:numPr>
              <w:numId w:val="1"/>
            </w:numPr>
            <w:ind w:left="440" w:firstLineChars="0" w:hanging="440"/>
          </w:pPr>
        </w:pPrChange>
      </w:pPr>
      <w:bookmarkStart w:id="115" w:name="_Ref178084594"/>
      <w:r w:rsidRPr="009A04F7">
        <w:rPr>
          <w:szCs w:val="21"/>
        </w:rPr>
        <w:t>2024</w:t>
      </w:r>
      <w:r w:rsidRPr="00DA498B">
        <w:rPr>
          <w:rFonts w:hint="eastAsia"/>
          <w:szCs w:val="21"/>
        </w:rPr>
        <w:t>年</w:t>
      </w:r>
      <w:r w:rsidRPr="00DA498B">
        <w:rPr>
          <w:szCs w:val="21"/>
        </w:rPr>
        <w:t>9</w:t>
      </w:r>
      <w:r w:rsidRPr="00DA498B">
        <w:rPr>
          <w:rFonts w:hint="eastAsia"/>
          <w:szCs w:val="21"/>
        </w:rPr>
        <w:t>月</w:t>
      </w:r>
      <w:r w:rsidRPr="00DA498B">
        <w:rPr>
          <w:szCs w:val="21"/>
        </w:rPr>
        <w:t>13</w:t>
      </w:r>
      <w:r w:rsidRPr="00DA498B">
        <w:rPr>
          <w:rFonts w:hint="eastAsia"/>
          <w:szCs w:val="21"/>
        </w:rPr>
        <w:t>日，</w:t>
      </w:r>
      <w:r w:rsidRPr="00DA498B">
        <w:rPr>
          <w:szCs w:val="21"/>
        </w:rPr>
        <w:t>OpenAI</w:t>
      </w:r>
      <w:r w:rsidRPr="00DA498B">
        <w:rPr>
          <w:rFonts w:hint="eastAsia"/>
          <w:szCs w:val="21"/>
        </w:rPr>
        <w:t>正式发布了</w:t>
      </w:r>
      <w:r w:rsidRPr="00BE236F">
        <w:rPr>
          <w:rFonts w:hint="eastAsia"/>
          <w:szCs w:val="21"/>
        </w:rPr>
        <w:t>新一代</w:t>
      </w:r>
      <w:r w:rsidRPr="00BE236F">
        <w:rPr>
          <w:rFonts w:hint="eastAsia"/>
          <w:szCs w:val="21"/>
        </w:rPr>
        <w:t>ChatGPT</w:t>
      </w:r>
      <w:r w:rsidRPr="00BE236F">
        <w:rPr>
          <w:rFonts w:hint="eastAsia"/>
          <w:szCs w:val="21"/>
        </w:rPr>
        <w:t>，</w:t>
      </w:r>
      <w:r w:rsidR="00A94892" w:rsidRPr="00BE236F">
        <w:rPr>
          <w:rFonts w:hint="eastAsia"/>
          <w:szCs w:val="21"/>
        </w:rPr>
        <w:t>目前公众可接触到</w:t>
      </w:r>
      <w:r w:rsidRPr="00BE236F">
        <w:rPr>
          <w:rFonts w:hint="eastAsia"/>
          <w:szCs w:val="21"/>
        </w:rPr>
        <w:t>为</w:t>
      </w:r>
      <w:r w:rsidR="00A94892" w:rsidRPr="00BE236F">
        <w:rPr>
          <w:rFonts w:hint="eastAsia"/>
          <w:szCs w:val="21"/>
        </w:rPr>
        <w:t>预览</w:t>
      </w:r>
      <w:r w:rsidRPr="00BE236F">
        <w:rPr>
          <w:rFonts w:hint="eastAsia"/>
          <w:szCs w:val="21"/>
        </w:rPr>
        <w:t>版的“</w:t>
      </w:r>
      <w:r w:rsidRPr="00BE236F">
        <w:rPr>
          <w:rFonts w:hint="eastAsia"/>
          <w:szCs w:val="21"/>
        </w:rPr>
        <w:t>o1-preview</w:t>
      </w:r>
      <w:r w:rsidRPr="00BE236F">
        <w:rPr>
          <w:rFonts w:hint="eastAsia"/>
          <w:szCs w:val="21"/>
        </w:rPr>
        <w:t>”</w:t>
      </w:r>
      <w:proofErr w:type="gramStart"/>
      <w:r w:rsidRPr="00BE236F">
        <w:rPr>
          <w:rFonts w:hint="eastAsia"/>
          <w:szCs w:val="21"/>
        </w:rPr>
        <w:t>和</w:t>
      </w:r>
      <w:r w:rsidR="00A94892" w:rsidRPr="00BE236F">
        <w:rPr>
          <w:rFonts w:hint="eastAsia"/>
          <w:szCs w:val="21"/>
        </w:rPr>
        <w:t>限缩</w:t>
      </w:r>
      <w:r w:rsidRPr="00BE236F">
        <w:rPr>
          <w:rFonts w:hint="eastAsia"/>
          <w:szCs w:val="21"/>
        </w:rPr>
        <w:t>版</w:t>
      </w:r>
      <w:proofErr w:type="gramEnd"/>
      <w:r w:rsidRPr="00BE236F">
        <w:rPr>
          <w:rFonts w:hint="eastAsia"/>
          <w:szCs w:val="21"/>
        </w:rPr>
        <w:t>的“</w:t>
      </w:r>
      <w:r w:rsidRPr="00BE236F">
        <w:rPr>
          <w:rFonts w:hint="eastAsia"/>
          <w:szCs w:val="21"/>
        </w:rPr>
        <w:t>o1-mini</w:t>
      </w:r>
      <w:r w:rsidRPr="00BE236F">
        <w:rPr>
          <w:rFonts w:hint="eastAsia"/>
          <w:szCs w:val="21"/>
        </w:rPr>
        <w:t>”，本文简称“</w:t>
      </w:r>
      <w:r w:rsidR="00A94892" w:rsidRPr="00BE236F">
        <w:rPr>
          <w:rFonts w:hint="eastAsia"/>
          <w:szCs w:val="21"/>
        </w:rPr>
        <w:t>ChatGPT-</w:t>
      </w:r>
      <w:r w:rsidRPr="00BE236F">
        <w:rPr>
          <w:rFonts w:hint="eastAsia"/>
          <w:szCs w:val="21"/>
        </w:rPr>
        <w:t>o1</w:t>
      </w:r>
      <w:r w:rsidRPr="00BE236F">
        <w:rPr>
          <w:rFonts w:hint="eastAsia"/>
          <w:szCs w:val="21"/>
        </w:rPr>
        <w:t>”以代指该系列模型。其在</w:t>
      </w:r>
      <w:r w:rsidR="00A94892" w:rsidRPr="00BE236F">
        <w:rPr>
          <w:rFonts w:hint="eastAsia"/>
          <w:szCs w:val="21"/>
        </w:rPr>
        <w:t>在数学、编程和解决博士级别科学题目上的能力上都展现出了相较上一代最新模型“</w:t>
      </w:r>
      <w:r w:rsidR="00A94892" w:rsidRPr="00BE236F">
        <w:rPr>
          <w:rFonts w:hint="eastAsia"/>
          <w:szCs w:val="21"/>
        </w:rPr>
        <w:t>ChatGPT-4o</w:t>
      </w:r>
      <w:r w:rsidR="00A94892" w:rsidRPr="00BE236F">
        <w:rPr>
          <w:rFonts w:hint="eastAsia"/>
          <w:szCs w:val="21"/>
        </w:rPr>
        <w:t>”卓越的进步</w:t>
      </w:r>
      <w:r w:rsidR="0009545E" w:rsidRPr="00BE236F">
        <w:rPr>
          <w:rFonts w:hint="eastAsia"/>
          <w:szCs w:val="21"/>
        </w:rPr>
        <w:t>。</w:t>
      </w:r>
      <w:r w:rsidR="00A94892" w:rsidRPr="00BE236F">
        <w:rPr>
          <w:rFonts w:hint="eastAsia"/>
          <w:szCs w:val="21"/>
        </w:rPr>
        <w:t>因此</w:t>
      </w:r>
      <w:r w:rsidR="0009545E" w:rsidRPr="00BE236F">
        <w:rPr>
          <w:rFonts w:hint="eastAsia"/>
          <w:szCs w:val="21"/>
        </w:rPr>
        <w:t>，</w:t>
      </w:r>
      <w:r w:rsidR="00A94892" w:rsidRPr="009A04F7">
        <w:rPr>
          <w:rFonts w:hint="eastAsia"/>
          <w:szCs w:val="21"/>
        </w:rPr>
        <w:t>虽然</w:t>
      </w:r>
      <w:r w:rsidR="0009545E" w:rsidRPr="00BE236F">
        <w:rPr>
          <w:rFonts w:hint="eastAsia"/>
          <w:szCs w:val="21"/>
        </w:rPr>
        <w:t>其</w:t>
      </w:r>
      <w:r w:rsidR="00A94892" w:rsidRPr="00BE236F">
        <w:rPr>
          <w:rFonts w:hint="eastAsia"/>
          <w:szCs w:val="21"/>
        </w:rPr>
        <w:t>早已并非</w:t>
      </w:r>
      <w:r w:rsidR="00A94892" w:rsidRPr="009A04F7">
        <w:rPr>
          <w:rFonts w:hint="eastAsia"/>
          <w:szCs w:val="21"/>
        </w:rPr>
        <w:t>第一代模型，</w:t>
      </w:r>
      <w:r w:rsidR="00A94892" w:rsidRPr="00DA498B">
        <w:rPr>
          <w:rFonts w:hint="eastAsia"/>
          <w:szCs w:val="21"/>
        </w:rPr>
        <w:t>但</w:t>
      </w:r>
      <w:r w:rsidR="00A94892" w:rsidRPr="00DA498B">
        <w:rPr>
          <w:szCs w:val="21"/>
        </w:rPr>
        <w:t>OpenAI</w:t>
      </w:r>
      <w:r w:rsidR="00A94892" w:rsidRPr="00DA498B">
        <w:rPr>
          <w:rFonts w:hint="eastAsia"/>
          <w:szCs w:val="21"/>
        </w:rPr>
        <w:t>认为“新模型在推理能力上代表了人工智能能力的新水平，因此，计数器将重置为</w:t>
      </w:r>
      <w:r w:rsidR="00A94892" w:rsidRPr="00DA498B">
        <w:rPr>
          <w:szCs w:val="21"/>
        </w:rPr>
        <w:t xml:space="preserve"> </w:t>
      </w:r>
      <w:r w:rsidR="00A94892" w:rsidRPr="00DA498B">
        <w:rPr>
          <w:szCs w:val="21"/>
        </w:rPr>
        <w:lastRenderedPageBreak/>
        <w:t>1</w:t>
      </w:r>
      <w:r w:rsidR="00A94892" w:rsidRPr="00DA498B">
        <w:rPr>
          <w:rFonts w:hint="eastAsia"/>
          <w:szCs w:val="21"/>
        </w:rPr>
        <w:t>”</w:t>
      </w:r>
      <w:r w:rsidRPr="00DA498B">
        <w:rPr>
          <w:rFonts w:hint="eastAsia"/>
          <w:szCs w:val="21"/>
        </w:rPr>
        <w:t>。</w:t>
      </w:r>
      <w:ins w:id="116" w:author="沪楠 陈" w:date="2024-11-09T09:19:00Z" w16du:dateUtc="2024-11-09T01:19:00Z">
        <w:r w:rsidR="00154F33">
          <w:rPr>
            <w:rFonts w:hint="eastAsia"/>
            <w:szCs w:val="21"/>
          </w:rPr>
          <w:t>更加详细的报告内容可</w:t>
        </w:r>
      </w:ins>
      <w:r w:rsidRPr="00DA498B">
        <w:rPr>
          <w:rFonts w:hint="eastAsia"/>
          <w:szCs w:val="21"/>
        </w:rPr>
        <w:t>参</w:t>
      </w:r>
      <w:ins w:id="117" w:author="沪楠 陈" w:date="2024-11-09T09:19:00Z" w16du:dateUtc="2024-11-09T01:19:00Z">
        <w:r w:rsidR="00154F33">
          <w:rPr>
            <w:rFonts w:hint="eastAsia"/>
            <w:szCs w:val="21"/>
          </w:rPr>
          <w:t>阅</w:t>
        </w:r>
      </w:ins>
      <w:del w:id="118" w:author="沪楠 陈" w:date="2024-11-09T09:19:00Z" w16du:dateUtc="2024-11-09T01:19:00Z">
        <w:r w:rsidRPr="00DA498B" w:rsidDel="00154F33">
          <w:rPr>
            <w:rFonts w:hint="eastAsia"/>
            <w:szCs w:val="21"/>
          </w:rPr>
          <w:delText>见</w:delText>
        </w:r>
      </w:del>
      <w:r w:rsidRPr="00DA498B">
        <w:rPr>
          <w:szCs w:val="21"/>
        </w:rPr>
        <w:t>OpenAI</w:t>
      </w:r>
      <w:r w:rsidRPr="00DA498B">
        <w:rPr>
          <w:rFonts w:hint="eastAsia"/>
          <w:szCs w:val="21"/>
        </w:rPr>
        <w:t>于其官网发布的技术文档：</w:t>
      </w:r>
      <w:r w:rsidR="007A6A26">
        <w:fldChar w:fldCharType="begin"/>
      </w:r>
      <w:r w:rsidR="007A6A26">
        <w:instrText>HYPERLINK "https://openai.com/index/learning-to-reason-with-llms/"</w:instrText>
      </w:r>
      <w:r w:rsidR="007A6A26">
        <w:fldChar w:fldCharType="separate"/>
      </w:r>
      <w:r w:rsidR="007A6A26" w:rsidRPr="0051085B">
        <w:rPr>
          <w:rStyle w:val="afe"/>
          <w:szCs w:val="21"/>
        </w:rPr>
        <w:t>https://open</w:t>
      </w:r>
      <w:r w:rsidR="007A6A26" w:rsidRPr="0051085B">
        <w:rPr>
          <w:rStyle w:val="afe"/>
          <w:szCs w:val="21"/>
        </w:rPr>
        <w:t>a</w:t>
      </w:r>
      <w:r w:rsidR="007A6A26" w:rsidRPr="0051085B">
        <w:rPr>
          <w:rStyle w:val="afe"/>
          <w:szCs w:val="21"/>
        </w:rPr>
        <w:t>i.com/index/learning-to-reason-with-llms/</w:t>
      </w:r>
      <w:r w:rsidR="007A6A26">
        <w:rPr>
          <w:rStyle w:val="afe"/>
          <w:szCs w:val="21"/>
        </w:rPr>
        <w:fldChar w:fldCharType="end"/>
      </w:r>
      <w:r w:rsidRPr="009A04F7">
        <w:rPr>
          <w:szCs w:val="21"/>
        </w:rPr>
        <w:t>.</w:t>
      </w:r>
      <w:bookmarkEnd w:id="112"/>
      <w:bookmarkEnd w:id="115"/>
    </w:p>
    <w:p w14:paraId="4C32BD2B" w14:textId="0F3F71E3" w:rsidR="009E61B1" w:rsidRPr="00DA498B" w:rsidRDefault="009E61B1" w:rsidP="00A66A9B">
      <w:pPr>
        <w:pStyle w:val="afa"/>
        <w:numPr>
          <w:ilvl w:val="0"/>
          <w:numId w:val="1"/>
        </w:numPr>
        <w:ind w:firstLineChars="0"/>
        <w:rPr>
          <w:szCs w:val="21"/>
        </w:rPr>
      </w:pPr>
      <w:bookmarkStart w:id="119" w:name="_Ref177549042"/>
      <w:r w:rsidRPr="009A04F7">
        <w:rPr>
          <w:rFonts w:hint="eastAsia"/>
          <w:szCs w:val="21"/>
        </w:rPr>
        <w:t>根据日本《学校教育法》第</w:t>
      </w:r>
      <w:r w:rsidRPr="00DA498B">
        <w:rPr>
          <w:szCs w:val="21"/>
        </w:rPr>
        <w:t>2</w:t>
      </w:r>
      <w:r w:rsidRPr="00DA498B">
        <w:rPr>
          <w:rFonts w:hint="eastAsia"/>
          <w:szCs w:val="21"/>
        </w:rPr>
        <w:t>条第</w:t>
      </w:r>
      <w:r w:rsidRPr="00DA498B">
        <w:rPr>
          <w:szCs w:val="21"/>
        </w:rPr>
        <w:t>2</w:t>
      </w:r>
      <w:r w:rsidRPr="00DA498B">
        <w:rPr>
          <w:rFonts w:hint="eastAsia"/>
          <w:szCs w:val="21"/>
        </w:rPr>
        <w:t>款的规定，国立学校是指中央政府设立的学校，公立学校是指地方政府设立的学校，私立学校是由学校法人设立的学校。</w:t>
      </w:r>
      <w:bookmarkEnd w:id="113"/>
      <w:bookmarkEnd w:id="119"/>
    </w:p>
    <w:p w14:paraId="1D6264DB" w14:textId="77777777" w:rsidR="009E61B1" w:rsidRDefault="009E61B1" w:rsidP="00527034">
      <w:pPr>
        <w:ind w:firstLine="420"/>
      </w:pPr>
    </w:p>
    <w:p w14:paraId="1CF3624F" w14:textId="4AD53DA9" w:rsidR="005B3624" w:rsidRDefault="009E61B1" w:rsidP="00F715BA">
      <w:pPr>
        <w:pStyle w:val="a8"/>
      </w:pPr>
      <w:r w:rsidRPr="009E61B1">
        <w:rPr>
          <w:rFonts w:hint="eastAsia"/>
        </w:rPr>
        <w:t>［参考文献］</w:t>
      </w:r>
    </w:p>
    <w:p w14:paraId="400F3C61" w14:textId="2D73C99E" w:rsidR="005B3624" w:rsidRPr="0086367B" w:rsidRDefault="005B3624" w:rsidP="005B3624">
      <w:pPr>
        <w:pStyle w:val="afb"/>
        <w:numPr>
          <w:ilvl w:val="0"/>
          <w:numId w:val="2"/>
        </w:numPr>
        <w:wordWrap w:val="0"/>
        <w:ind w:firstLineChars="0"/>
        <w:rPr>
          <w:rFonts w:cs="Times New Roman"/>
          <w:kern w:val="0"/>
        </w:rPr>
      </w:pPr>
      <w:r>
        <w:rPr>
          <w:sz w:val="22"/>
          <w:szCs w:val="21"/>
        </w:rPr>
        <w:fldChar w:fldCharType="begin"/>
      </w:r>
      <w:r>
        <w:rPr>
          <w:sz w:val="22"/>
          <w:szCs w:val="21"/>
        </w:rPr>
        <w:instrText xml:space="preserve"> ADDIN ZOTERO_BIBL {"uncited":[],"omitted":[],"custom":[]} CSL_BIBLIOGRAPHY </w:instrText>
      </w:r>
      <w:r>
        <w:rPr>
          <w:sz w:val="22"/>
          <w:szCs w:val="21"/>
        </w:rPr>
        <w:fldChar w:fldCharType="separate"/>
      </w:r>
      <w:bookmarkStart w:id="120" w:name="_Hlk152079949"/>
      <w:bookmarkStart w:id="121" w:name="_Ref151916384"/>
      <w:r w:rsidRPr="008428EE">
        <w:rPr>
          <w:sz w:val="22"/>
        </w:rPr>
        <w:t>E</w:t>
      </w:r>
      <w:r w:rsidR="00104688" w:rsidRPr="008428EE">
        <w:rPr>
          <w:sz w:val="22"/>
        </w:rPr>
        <w:t>lse</w:t>
      </w:r>
      <w:r w:rsidR="008449F8">
        <w:rPr>
          <w:rFonts w:hint="eastAsia"/>
          <w:sz w:val="22"/>
        </w:rPr>
        <w:t xml:space="preserve">, </w:t>
      </w:r>
      <w:r w:rsidRPr="008428EE">
        <w:rPr>
          <w:sz w:val="22"/>
        </w:rPr>
        <w:t>H.</w:t>
      </w:r>
      <w:r w:rsidR="008449F8">
        <w:rPr>
          <w:rFonts w:hint="eastAsia"/>
          <w:sz w:val="22"/>
        </w:rPr>
        <w:t>.</w:t>
      </w:r>
      <w:r w:rsidRPr="008428EE">
        <w:rPr>
          <w:sz w:val="22"/>
        </w:rPr>
        <w:t xml:space="preserve"> Abstracts written by ChatGPT fool scientists[J]. </w:t>
      </w:r>
      <w:r w:rsidRPr="008449F8">
        <w:rPr>
          <w:i/>
          <w:iCs/>
          <w:sz w:val="22"/>
        </w:rPr>
        <w:t>Nature</w:t>
      </w:r>
      <w:r w:rsidRPr="008428EE">
        <w:rPr>
          <w:sz w:val="22"/>
        </w:rPr>
        <w:t>, 2023, 613(7944): 423-423</w:t>
      </w:r>
      <w:r w:rsidRPr="00702243">
        <w:rPr>
          <w:sz w:val="22"/>
        </w:rPr>
        <w:t>.</w:t>
      </w:r>
      <w:bookmarkEnd w:id="121"/>
    </w:p>
    <w:p w14:paraId="73D051A1" w14:textId="1D777FF9" w:rsidR="008449F8" w:rsidRDefault="008449F8" w:rsidP="005B3624">
      <w:pPr>
        <w:pStyle w:val="afb"/>
        <w:numPr>
          <w:ilvl w:val="0"/>
          <w:numId w:val="2"/>
        </w:numPr>
        <w:wordWrap w:val="0"/>
        <w:ind w:firstLineChars="0"/>
        <w:rPr>
          <w:rFonts w:cs="Times New Roman"/>
          <w:sz w:val="22"/>
        </w:rPr>
      </w:pPr>
      <w:bookmarkStart w:id="122" w:name="_Ref177738602"/>
      <w:bookmarkStart w:id="123" w:name="_Ref160614444"/>
      <w:bookmarkStart w:id="124" w:name="_Ref151916449"/>
      <w:r w:rsidRPr="008449F8">
        <w:rPr>
          <w:rFonts w:cs="Times New Roman"/>
          <w:sz w:val="22"/>
        </w:rPr>
        <w:t>Roose, K.</w:t>
      </w:r>
      <w:r w:rsidR="002252EC">
        <w:rPr>
          <w:rFonts w:cs="Times New Roman" w:hint="eastAsia"/>
          <w:sz w:val="22"/>
        </w:rPr>
        <w:t>.</w:t>
      </w:r>
      <w:r w:rsidRPr="008449F8">
        <w:rPr>
          <w:rFonts w:cs="Times New Roman"/>
          <w:sz w:val="22"/>
        </w:rPr>
        <w:t xml:space="preserve"> How schools can survive (and maybe even thrive) with AI This fall</w:t>
      </w:r>
      <w:r w:rsidR="00703B6E" w:rsidRPr="00942E31">
        <w:rPr>
          <w:rFonts w:cs="Times New Roman"/>
          <w:sz w:val="22"/>
        </w:rPr>
        <w:t>[</w:t>
      </w:r>
      <w:r w:rsidR="00703B6E">
        <w:rPr>
          <w:rFonts w:cs="Times New Roman" w:hint="eastAsia"/>
          <w:sz w:val="22"/>
        </w:rPr>
        <w:t>N</w:t>
      </w:r>
      <w:r w:rsidR="00703B6E" w:rsidRPr="00942E31">
        <w:rPr>
          <w:rFonts w:cs="Times New Roman"/>
          <w:sz w:val="22"/>
        </w:rPr>
        <w:t>/OL]</w:t>
      </w:r>
      <w:r w:rsidR="002252EC">
        <w:rPr>
          <w:rFonts w:cs="Times New Roman" w:hint="eastAsia"/>
          <w:sz w:val="22"/>
        </w:rPr>
        <w:t xml:space="preserve">. </w:t>
      </w:r>
      <w:r w:rsidRPr="008449F8">
        <w:rPr>
          <w:rFonts w:cs="Times New Roman"/>
          <w:sz w:val="22"/>
        </w:rPr>
        <w:t>The New York Times</w:t>
      </w:r>
      <w:r w:rsidR="002252EC">
        <w:rPr>
          <w:rFonts w:cs="Times New Roman" w:hint="eastAsia"/>
          <w:sz w:val="22"/>
        </w:rPr>
        <w:t>,</w:t>
      </w:r>
      <w:r w:rsidR="002252EC" w:rsidRPr="008449F8">
        <w:rPr>
          <w:rFonts w:cs="Times New Roman"/>
          <w:sz w:val="22"/>
        </w:rPr>
        <w:t xml:space="preserve"> </w:t>
      </w:r>
      <w:r w:rsidR="002252EC" w:rsidRPr="002252EC">
        <w:rPr>
          <w:rFonts w:cs="Times New Roman"/>
          <w:sz w:val="22"/>
        </w:rPr>
        <w:t>(2023-08-24) [2024-09-20]. https://www.nytimes.com/2023/08/24/technology/how-schools-can-survive-and-maybe-even-thrive-with-ai-this-fall.html</w:t>
      </w:r>
      <w:r w:rsidRPr="008449F8">
        <w:rPr>
          <w:rFonts w:cs="Times New Roman"/>
          <w:sz w:val="22"/>
        </w:rPr>
        <w:t>.</w:t>
      </w:r>
      <w:bookmarkEnd w:id="122"/>
    </w:p>
    <w:p w14:paraId="238C1A40" w14:textId="2A0DAEB4" w:rsidR="005B3624" w:rsidRDefault="00942E31" w:rsidP="005B3624">
      <w:pPr>
        <w:pStyle w:val="afb"/>
        <w:numPr>
          <w:ilvl w:val="0"/>
          <w:numId w:val="2"/>
        </w:numPr>
        <w:wordWrap w:val="0"/>
        <w:ind w:firstLineChars="0"/>
        <w:rPr>
          <w:rFonts w:cs="Times New Roman"/>
          <w:sz w:val="22"/>
        </w:rPr>
      </w:pPr>
      <w:bookmarkStart w:id="125" w:name="_Ref178082214"/>
      <w:r w:rsidRPr="00942E31">
        <w:rPr>
          <w:rFonts w:cs="Times New Roman"/>
          <w:sz w:val="22"/>
        </w:rPr>
        <w:t>E</w:t>
      </w:r>
      <w:r w:rsidR="002252EC" w:rsidRPr="00942E31">
        <w:rPr>
          <w:rFonts w:cs="Times New Roman"/>
          <w:sz w:val="22"/>
        </w:rPr>
        <w:t>xtance</w:t>
      </w:r>
      <w:r w:rsidR="00703B6E">
        <w:rPr>
          <w:rFonts w:cs="Times New Roman" w:hint="eastAsia"/>
          <w:sz w:val="22"/>
        </w:rPr>
        <w:t xml:space="preserve">, </w:t>
      </w:r>
      <w:r w:rsidRPr="00942E31">
        <w:rPr>
          <w:rFonts w:cs="Times New Roman"/>
          <w:sz w:val="22"/>
        </w:rPr>
        <w:t>A</w:t>
      </w:r>
      <w:r w:rsidR="002252EC">
        <w:rPr>
          <w:rFonts w:cs="Times New Roman" w:hint="eastAsia"/>
          <w:sz w:val="22"/>
        </w:rPr>
        <w:t>.</w:t>
      </w:r>
      <w:r w:rsidRPr="00942E31">
        <w:rPr>
          <w:rFonts w:cs="Times New Roman"/>
          <w:sz w:val="22"/>
        </w:rPr>
        <w:t xml:space="preserve">. ChatGPT has entered the classroom: how LLMs could transform education[J]. </w:t>
      </w:r>
      <w:r w:rsidRPr="00703B6E">
        <w:rPr>
          <w:rFonts w:cs="Times New Roman"/>
          <w:i/>
          <w:iCs/>
          <w:sz w:val="22"/>
        </w:rPr>
        <w:t>Nature</w:t>
      </w:r>
      <w:r w:rsidRPr="00942E31">
        <w:rPr>
          <w:rFonts w:cs="Times New Roman"/>
          <w:sz w:val="22"/>
        </w:rPr>
        <w:t>, 2023, 623(7987): 474-477</w:t>
      </w:r>
      <w:r w:rsidR="005B3624" w:rsidRPr="008428EE">
        <w:rPr>
          <w:rFonts w:cs="Times New Roman"/>
          <w:sz w:val="22"/>
        </w:rPr>
        <w:t>.</w:t>
      </w:r>
      <w:bookmarkEnd w:id="123"/>
      <w:bookmarkEnd w:id="125"/>
    </w:p>
    <w:p w14:paraId="50D7C7E4" w14:textId="4FB51200" w:rsidR="005B3624" w:rsidRPr="008428EE" w:rsidRDefault="00942E31" w:rsidP="005B3624">
      <w:pPr>
        <w:pStyle w:val="afa"/>
        <w:numPr>
          <w:ilvl w:val="0"/>
          <w:numId w:val="2"/>
        </w:numPr>
        <w:wordWrap w:val="0"/>
        <w:ind w:firstLineChars="0"/>
      </w:pPr>
      <w:bookmarkStart w:id="126" w:name="_Ref160614450"/>
      <w:bookmarkStart w:id="127" w:name="_Ref151916465"/>
      <w:bookmarkEnd w:id="124"/>
      <w:r w:rsidRPr="00942E31">
        <w:rPr>
          <w:rFonts w:cs="Times New Roman"/>
          <w:sz w:val="22"/>
        </w:rPr>
        <w:t>E</w:t>
      </w:r>
      <w:r w:rsidR="002252EC" w:rsidRPr="00942E31">
        <w:rPr>
          <w:rFonts w:cs="Times New Roman"/>
          <w:sz w:val="22"/>
        </w:rPr>
        <w:t>vans</w:t>
      </w:r>
      <w:r w:rsidR="00703B6E">
        <w:rPr>
          <w:rFonts w:cs="Times New Roman" w:hint="eastAsia"/>
          <w:sz w:val="22"/>
        </w:rPr>
        <w:t>,</w:t>
      </w:r>
      <w:r w:rsidRPr="00942E31">
        <w:rPr>
          <w:rFonts w:cs="Times New Roman"/>
          <w:sz w:val="22"/>
        </w:rPr>
        <w:t xml:space="preserve"> K</w:t>
      </w:r>
      <w:r w:rsidR="00703B6E">
        <w:rPr>
          <w:rFonts w:cs="Times New Roman" w:hint="eastAsia"/>
          <w:sz w:val="22"/>
        </w:rPr>
        <w:t>.</w:t>
      </w:r>
      <w:r w:rsidRPr="00942E31">
        <w:rPr>
          <w:rFonts w:cs="Times New Roman"/>
          <w:sz w:val="22"/>
        </w:rPr>
        <w:t>. Aumann: A.I. Chatbots Altering Education[</w:t>
      </w:r>
      <w:r w:rsidR="00703B6E">
        <w:rPr>
          <w:rFonts w:cs="Times New Roman" w:hint="eastAsia"/>
          <w:sz w:val="22"/>
        </w:rPr>
        <w:t>N</w:t>
      </w:r>
      <w:r w:rsidRPr="00942E31">
        <w:rPr>
          <w:rFonts w:cs="Times New Roman"/>
          <w:sz w:val="22"/>
        </w:rPr>
        <w:t>/OL]. Northern Today, (2023-01-16) [2023-10-29]. https://news.nmu.edu/aumann-ai-chatbots-altering-education</w:t>
      </w:r>
      <w:r w:rsidR="005B3624" w:rsidRPr="008428EE">
        <w:rPr>
          <w:rFonts w:cs="Times New Roman"/>
          <w:sz w:val="22"/>
        </w:rPr>
        <w:t>7.</w:t>
      </w:r>
      <w:bookmarkEnd w:id="126"/>
    </w:p>
    <w:p w14:paraId="39FE42A3" w14:textId="77C32743" w:rsidR="008449F8" w:rsidRDefault="008449F8" w:rsidP="005B3624">
      <w:pPr>
        <w:pStyle w:val="afa"/>
        <w:numPr>
          <w:ilvl w:val="0"/>
          <w:numId w:val="2"/>
        </w:numPr>
        <w:wordWrap w:val="0"/>
        <w:ind w:firstLineChars="0"/>
        <w:rPr>
          <w:rFonts w:cs="Times New Roman"/>
          <w:sz w:val="22"/>
        </w:rPr>
      </w:pPr>
      <w:bookmarkStart w:id="128" w:name="_Ref177738739"/>
      <w:bookmarkStart w:id="129" w:name="_Ref160614455"/>
      <w:bookmarkStart w:id="130" w:name="_Ref151916471"/>
      <w:bookmarkEnd w:id="127"/>
      <w:r w:rsidRPr="008449F8">
        <w:rPr>
          <w:rFonts w:cs="Times New Roman" w:hint="eastAsia"/>
          <w:sz w:val="22"/>
        </w:rPr>
        <w:t>管华</w:t>
      </w:r>
      <w:r w:rsidRPr="008449F8">
        <w:rPr>
          <w:rFonts w:cs="Times New Roman" w:hint="eastAsia"/>
          <w:sz w:val="22"/>
        </w:rPr>
        <w:t>.</w:t>
      </w:r>
      <w:r w:rsidR="002252EC">
        <w:rPr>
          <w:rFonts w:cs="Times New Roman" w:hint="eastAsia"/>
          <w:sz w:val="22"/>
        </w:rPr>
        <w:t xml:space="preserve"> </w:t>
      </w:r>
      <w:r w:rsidRPr="008449F8">
        <w:rPr>
          <w:rFonts w:cs="Times New Roman" w:hint="eastAsia"/>
          <w:sz w:val="22"/>
        </w:rPr>
        <w:t>智能时代的教育立法前瞻</w:t>
      </w:r>
      <w:r w:rsidR="00703B6E" w:rsidRPr="00747349">
        <w:rPr>
          <w:rFonts w:cs="Times New Roman" w:hint="eastAsia"/>
          <w:sz w:val="22"/>
        </w:rPr>
        <w:t>[J]</w:t>
      </w:r>
      <w:r w:rsidRPr="008449F8">
        <w:rPr>
          <w:rFonts w:cs="Times New Roman" w:hint="eastAsia"/>
          <w:sz w:val="22"/>
        </w:rPr>
        <w:t xml:space="preserve">. </w:t>
      </w:r>
      <w:r w:rsidRPr="008449F8">
        <w:rPr>
          <w:rFonts w:cs="Times New Roman" w:hint="eastAsia"/>
          <w:sz w:val="22"/>
        </w:rPr>
        <w:t>陕西师范大学学报（哲学社会科学版）</w:t>
      </w:r>
      <w:r w:rsidR="002252EC">
        <w:rPr>
          <w:rFonts w:cs="Times New Roman" w:hint="eastAsia"/>
          <w:sz w:val="22"/>
        </w:rPr>
        <w:t xml:space="preserve">, 2022, </w:t>
      </w:r>
      <w:r w:rsidRPr="008449F8">
        <w:rPr>
          <w:rFonts w:cs="Times New Roman" w:hint="eastAsia"/>
          <w:sz w:val="22"/>
        </w:rPr>
        <w:t>51(4)</w:t>
      </w:r>
      <w:r w:rsidRPr="008449F8">
        <w:rPr>
          <w:rFonts w:cs="Times New Roman" w:hint="eastAsia"/>
          <w:sz w:val="22"/>
        </w:rPr>
        <w:t>，</w:t>
      </w:r>
      <w:r w:rsidRPr="008449F8">
        <w:rPr>
          <w:rFonts w:cs="Times New Roman" w:hint="eastAsia"/>
          <w:sz w:val="22"/>
        </w:rPr>
        <w:t>103-117</w:t>
      </w:r>
      <w:bookmarkEnd w:id="128"/>
    </w:p>
    <w:p w14:paraId="36BFFF69" w14:textId="7EBFAD2D" w:rsidR="008449F8" w:rsidRDefault="008449F8" w:rsidP="005B3624">
      <w:pPr>
        <w:pStyle w:val="afa"/>
        <w:numPr>
          <w:ilvl w:val="0"/>
          <w:numId w:val="2"/>
        </w:numPr>
        <w:wordWrap w:val="0"/>
        <w:ind w:firstLineChars="0"/>
        <w:rPr>
          <w:rFonts w:cs="Times New Roman"/>
          <w:sz w:val="22"/>
        </w:rPr>
      </w:pPr>
      <w:bookmarkStart w:id="131" w:name="_Ref177738863"/>
      <w:r w:rsidRPr="008449F8">
        <w:rPr>
          <w:rFonts w:cs="Times New Roman" w:hint="eastAsia"/>
          <w:sz w:val="22"/>
        </w:rPr>
        <w:t>李艳</w:t>
      </w:r>
      <w:r w:rsidRPr="008449F8">
        <w:rPr>
          <w:rFonts w:cs="Times New Roman" w:hint="eastAsia"/>
          <w:sz w:val="22"/>
        </w:rPr>
        <w:t xml:space="preserve">, </w:t>
      </w:r>
      <w:r w:rsidR="002252EC">
        <w:rPr>
          <w:rFonts w:cs="Times New Roman" w:hint="eastAsia"/>
          <w:sz w:val="22"/>
        </w:rPr>
        <w:t>等</w:t>
      </w:r>
      <w:r w:rsidRPr="008449F8">
        <w:rPr>
          <w:rFonts w:cs="Times New Roman" w:hint="eastAsia"/>
          <w:sz w:val="22"/>
        </w:rPr>
        <w:t xml:space="preserve">. </w:t>
      </w:r>
      <w:r w:rsidRPr="008449F8">
        <w:rPr>
          <w:rFonts w:cs="Times New Roman" w:hint="eastAsia"/>
          <w:sz w:val="22"/>
        </w:rPr>
        <w:t>大学生生成式人工智能应用现状与思考——基于浙江大学的调查</w:t>
      </w:r>
      <w:r w:rsidR="002252EC">
        <w:rPr>
          <w:rFonts w:cs="Times New Roman" w:hint="eastAsia"/>
          <w:sz w:val="22"/>
        </w:rPr>
        <w:t>[J]</w:t>
      </w:r>
      <w:r w:rsidRPr="008449F8">
        <w:rPr>
          <w:rFonts w:cs="Times New Roman" w:hint="eastAsia"/>
          <w:sz w:val="22"/>
        </w:rPr>
        <w:t xml:space="preserve">. </w:t>
      </w:r>
      <w:r w:rsidRPr="008449F8">
        <w:rPr>
          <w:rFonts w:cs="Times New Roman" w:hint="eastAsia"/>
          <w:sz w:val="22"/>
        </w:rPr>
        <w:t>开放教育研究</w:t>
      </w:r>
      <w:r w:rsidR="00703B6E">
        <w:rPr>
          <w:rFonts w:cs="Times New Roman" w:hint="eastAsia"/>
          <w:sz w:val="22"/>
        </w:rPr>
        <w:t>,</w:t>
      </w:r>
      <w:r w:rsidR="002252EC">
        <w:rPr>
          <w:rFonts w:cs="Times New Roman" w:hint="eastAsia"/>
          <w:sz w:val="22"/>
        </w:rPr>
        <w:t>2023</w:t>
      </w:r>
      <w:r w:rsidR="00703B6E">
        <w:rPr>
          <w:rFonts w:cs="Times New Roman" w:hint="eastAsia"/>
          <w:sz w:val="22"/>
        </w:rPr>
        <w:t>,</w:t>
      </w:r>
      <w:r w:rsidRPr="008449F8">
        <w:rPr>
          <w:rFonts w:cs="Times New Roman" w:hint="eastAsia"/>
          <w:sz w:val="22"/>
        </w:rPr>
        <w:t>30(1)</w:t>
      </w:r>
      <w:r w:rsidR="00703B6E">
        <w:rPr>
          <w:rFonts w:cs="Times New Roman" w:hint="eastAsia"/>
          <w:sz w:val="22"/>
        </w:rPr>
        <w:t>,</w:t>
      </w:r>
      <w:r w:rsidRPr="008449F8">
        <w:rPr>
          <w:rFonts w:cs="Times New Roman" w:hint="eastAsia"/>
          <w:sz w:val="22"/>
        </w:rPr>
        <w:t>89-98.</w:t>
      </w:r>
      <w:bookmarkEnd w:id="131"/>
    </w:p>
    <w:p w14:paraId="1865615A" w14:textId="30EF1CEB" w:rsidR="008449F8" w:rsidRPr="008449F8" w:rsidRDefault="008449F8" w:rsidP="008449F8">
      <w:pPr>
        <w:pStyle w:val="afa"/>
        <w:numPr>
          <w:ilvl w:val="0"/>
          <w:numId w:val="2"/>
        </w:numPr>
        <w:wordWrap w:val="0"/>
        <w:ind w:firstLineChars="0"/>
        <w:rPr>
          <w:rFonts w:cs="Times New Roman"/>
          <w:sz w:val="22"/>
        </w:rPr>
      </w:pPr>
      <w:bookmarkStart w:id="132" w:name="_Ref177738902"/>
      <w:r w:rsidRPr="008449F8">
        <w:rPr>
          <w:rFonts w:cs="Times New Roman" w:hint="eastAsia"/>
          <w:sz w:val="22"/>
        </w:rPr>
        <w:t>程睿</w:t>
      </w:r>
      <w:r w:rsidRPr="008449F8">
        <w:rPr>
          <w:rFonts w:cs="Times New Roman" w:hint="eastAsia"/>
          <w:sz w:val="22"/>
        </w:rPr>
        <w:t>. ChatGPT</w:t>
      </w:r>
      <w:r w:rsidRPr="008449F8">
        <w:rPr>
          <w:rFonts w:cs="Times New Roman" w:hint="eastAsia"/>
          <w:sz w:val="22"/>
        </w:rPr>
        <w:t>介入学术论文透明度义务的可视正义功能</w:t>
      </w:r>
      <w:r w:rsidR="00703B6E" w:rsidRPr="00747349">
        <w:rPr>
          <w:rFonts w:cs="Times New Roman" w:hint="eastAsia"/>
          <w:sz w:val="22"/>
        </w:rPr>
        <w:t>[J]</w:t>
      </w:r>
      <w:r w:rsidRPr="008449F8">
        <w:rPr>
          <w:rFonts w:cs="Times New Roman" w:hint="eastAsia"/>
          <w:sz w:val="22"/>
        </w:rPr>
        <w:t xml:space="preserve">. </w:t>
      </w:r>
      <w:r w:rsidRPr="008449F8">
        <w:rPr>
          <w:rFonts w:cs="Times New Roman" w:hint="eastAsia"/>
          <w:sz w:val="22"/>
        </w:rPr>
        <w:t>科学学研究</w:t>
      </w:r>
      <w:r w:rsidR="00703B6E">
        <w:rPr>
          <w:rFonts w:cs="Times New Roman" w:hint="eastAsia"/>
          <w:sz w:val="22"/>
        </w:rPr>
        <w:t>,</w:t>
      </w:r>
      <w:r w:rsidR="002252EC">
        <w:rPr>
          <w:rFonts w:cs="Times New Roman" w:hint="eastAsia"/>
          <w:sz w:val="22"/>
        </w:rPr>
        <w:t>2023</w:t>
      </w:r>
      <w:r w:rsidR="00703B6E">
        <w:rPr>
          <w:rFonts w:cs="Times New Roman" w:hint="eastAsia"/>
          <w:sz w:val="22"/>
        </w:rPr>
        <w:t>,</w:t>
      </w:r>
      <w:r w:rsidRPr="008449F8">
        <w:rPr>
          <w:rFonts w:cs="Times New Roman" w:hint="eastAsia"/>
          <w:sz w:val="22"/>
        </w:rPr>
        <w:t>41(12)</w:t>
      </w:r>
      <w:r w:rsidR="00703B6E">
        <w:rPr>
          <w:rFonts w:cs="Times New Roman" w:hint="eastAsia"/>
          <w:sz w:val="22"/>
        </w:rPr>
        <w:t>,</w:t>
      </w:r>
      <w:r w:rsidRPr="008449F8">
        <w:rPr>
          <w:rFonts w:cs="Times New Roman" w:hint="eastAsia"/>
          <w:sz w:val="22"/>
        </w:rPr>
        <w:t>2138-2146.</w:t>
      </w:r>
      <w:bookmarkEnd w:id="132"/>
    </w:p>
    <w:p w14:paraId="412E46BF" w14:textId="58FE77FE" w:rsidR="008449F8" w:rsidRDefault="008449F8" w:rsidP="008449F8">
      <w:pPr>
        <w:pStyle w:val="afa"/>
        <w:numPr>
          <w:ilvl w:val="0"/>
          <w:numId w:val="2"/>
        </w:numPr>
        <w:wordWrap w:val="0"/>
        <w:ind w:firstLineChars="0"/>
        <w:rPr>
          <w:rFonts w:cs="Times New Roman"/>
          <w:sz w:val="22"/>
        </w:rPr>
      </w:pPr>
      <w:bookmarkStart w:id="133" w:name="_Ref177738909"/>
      <w:r w:rsidRPr="008449F8">
        <w:rPr>
          <w:rFonts w:cs="Times New Roman" w:hint="eastAsia"/>
          <w:sz w:val="22"/>
        </w:rPr>
        <w:t>沈锡宾</w:t>
      </w:r>
      <w:r w:rsidR="00703B6E">
        <w:rPr>
          <w:rFonts w:cs="Times New Roman" w:hint="eastAsia"/>
          <w:sz w:val="22"/>
        </w:rPr>
        <w:t>,</w:t>
      </w:r>
      <w:r w:rsidRPr="008449F8">
        <w:rPr>
          <w:rFonts w:cs="Times New Roman" w:hint="eastAsia"/>
          <w:sz w:val="22"/>
        </w:rPr>
        <w:t>王立磊</w:t>
      </w:r>
      <w:r w:rsidRPr="008449F8">
        <w:rPr>
          <w:rFonts w:cs="Times New Roman" w:hint="eastAsia"/>
          <w:sz w:val="22"/>
        </w:rPr>
        <w:t xml:space="preserve">.. </w:t>
      </w:r>
      <w:r w:rsidRPr="008449F8">
        <w:rPr>
          <w:rFonts w:cs="Times New Roman" w:hint="eastAsia"/>
          <w:sz w:val="22"/>
        </w:rPr>
        <w:t>人工智能生成学术期刊文本的检测研究</w:t>
      </w:r>
      <w:r w:rsidR="00703B6E" w:rsidRPr="00747349">
        <w:rPr>
          <w:rFonts w:cs="Times New Roman" w:hint="eastAsia"/>
          <w:sz w:val="22"/>
        </w:rPr>
        <w:t>[J]</w:t>
      </w:r>
      <w:r w:rsidRPr="008449F8">
        <w:rPr>
          <w:rFonts w:cs="Times New Roman" w:hint="eastAsia"/>
          <w:sz w:val="22"/>
        </w:rPr>
        <w:t xml:space="preserve">. </w:t>
      </w:r>
      <w:r w:rsidRPr="008449F8">
        <w:rPr>
          <w:rFonts w:cs="Times New Roman" w:hint="eastAsia"/>
          <w:sz w:val="22"/>
        </w:rPr>
        <w:t>科技与出版</w:t>
      </w:r>
      <w:r w:rsidRPr="008449F8">
        <w:rPr>
          <w:rFonts w:cs="Times New Roman" w:hint="eastAsia"/>
          <w:sz w:val="22"/>
        </w:rPr>
        <w:t>(8)</w:t>
      </w:r>
      <w:r w:rsidR="00703B6E">
        <w:rPr>
          <w:rFonts w:cs="Times New Roman" w:hint="eastAsia"/>
          <w:sz w:val="22"/>
        </w:rPr>
        <w:t>,</w:t>
      </w:r>
      <w:r w:rsidR="002252EC">
        <w:rPr>
          <w:rFonts w:cs="Times New Roman" w:hint="eastAsia"/>
          <w:sz w:val="22"/>
        </w:rPr>
        <w:t>2023</w:t>
      </w:r>
      <w:r w:rsidR="00703B6E">
        <w:rPr>
          <w:rFonts w:cs="Times New Roman" w:hint="eastAsia"/>
          <w:sz w:val="22"/>
        </w:rPr>
        <w:t>,</w:t>
      </w:r>
      <w:r w:rsidRPr="008449F8">
        <w:rPr>
          <w:rFonts w:cs="Times New Roman" w:hint="eastAsia"/>
          <w:sz w:val="22"/>
        </w:rPr>
        <w:t>56-62.</w:t>
      </w:r>
      <w:bookmarkEnd w:id="133"/>
    </w:p>
    <w:p w14:paraId="59FDE213" w14:textId="156233A3" w:rsidR="008449F8" w:rsidRDefault="00747349" w:rsidP="008449F8">
      <w:pPr>
        <w:pStyle w:val="afa"/>
        <w:numPr>
          <w:ilvl w:val="0"/>
          <w:numId w:val="2"/>
        </w:numPr>
        <w:wordWrap w:val="0"/>
        <w:ind w:firstLineChars="0"/>
        <w:rPr>
          <w:rFonts w:cs="Times New Roman"/>
          <w:sz w:val="22"/>
        </w:rPr>
      </w:pPr>
      <w:bookmarkStart w:id="134" w:name="_Ref177738980"/>
      <w:r w:rsidRPr="00747349">
        <w:rPr>
          <w:rFonts w:cs="Times New Roman" w:hint="eastAsia"/>
          <w:sz w:val="22"/>
        </w:rPr>
        <w:t>王帅杰</w:t>
      </w:r>
      <w:r w:rsidR="00703B6E">
        <w:rPr>
          <w:rFonts w:cs="Times New Roman" w:hint="eastAsia"/>
          <w:sz w:val="22"/>
        </w:rPr>
        <w:t>,</w:t>
      </w:r>
      <w:r w:rsidRPr="00747349">
        <w:rPr>
          <w:rFonts w:cs="Times New Roman" w:hint="eastAsia"/>
          <w:sz w:val="22"/>
        </w:rPr>
        <w:t>汤倩雯</w:t>
      </w:r>
      <w:r w:rsidR="00703B6E">
        <w:rPr>
          <w:rFonts w:cs="Times New Roman" w:hint="eastAsia"/>
          <w:sz w:val="22"/>
        </w:rPr>
        <w:t>,</w:t>
      </w:r>
      <w:r w:rsidRPr="00747349">
        <w:rPr>
          <w:rFonts w:cs="Times New Roman" w:hint="eastAsia"/>
          <w:sz w:val="22"/>
        </w:rPr>
        <w:t>杨启光</w:t>
      </w:r>
      <w:r w:rsidRPr="00747349">
        <w:rPr>
          <w:rFonts w:cs="Times New Roman" w:hint="eastAsia"/>
          <w:sz w:val="22"/>
        </w:rPr>
        <w:t>.</w:t>
      </w:r>
      <w:r w:rsidRPr="00747349">
        <w:rPr>
          <w:rFonts w:cs="Times New Roman" w:hint="eastAsia"/>
          <w:sz w:val="22"/>
        </w:rPr>
        <w:t>生成式人工智能在教育应用中的国际观察：挑战、应对与镜鉴</w:t>
      </w:r>
      <w:r w:rsidRPr="00747349">
        <w:rPr>
          <w:rFonts w:cs="Times New Roman" w:hint="eastAsia"/>
          <w:sz w:val="22"/>
        </w:rPr>
        <w:t>[J].</w:t>
      </w:r>
      <w:r w:rsidRPr="00747349">
        <w:rPr>
          <w:rFonts w:cs="Times New Roman" w:hint="eastAsia"/>
          <w:sz w:val="22"/>
        </w:rPr>
        <w:t>电化教育研究</w:t>
      </w:r>
      <w:r w:rsidRPr="00747349">
        <w:rPr>
          <w:rFonts w:cs="Times New Roman" w:hint="eastAsia"/>
          <w:sz w:val="22"/>
        </w:rPr>
        <w:t>,2024,45(05):106-112+120.</w:t>
      </w:r>
      <w:bookmarkEnd w:id="134"/>
    </w:p>
    <w:p w14:paraId="098F15C9" w14:textId="7363AC2F" w:rsidR="00942E31" w:rsidRPr="00942E31" w:rsidRDefault="00747349" w:rsidP="00942E31">
      <w:pPr>
        <w:pStyle w:val="afa"/>
        <w:numPr>
          <w:ilvl w:val="0"/>
          <w:numId w:val="2"/>
        </w:numPr>
        <w:wordWrap w:val="0"/>
        <w:ind w:firstLineChars="0"/>
        <w:rPr>
          <w:rFonts w:cs="Times New Roman"/>
          <w:sz w:val="22"/>
        </w:rPr>
      </w:pPr>
      <w:bookmarkStart w:id="135" w:name="_Ref177739079"/>
      <w:r w:rsidRPr="00747349">
        <w:rPr>
          <w:rFonts w:cs="Times New Roman" w:hint="eastAsia"/>
          <w:sz w:val="22"/>
        </w:rPr>
        <w:t>高海燕</w:t>
      </w:r>
      <w:r w:rsidR="00703B6E">
        <w:rPr>
          <w:rFonts w:cs="Times New Roman" w:hint="eastAsia"/>
          <w:sz w:val="22"/>
        </w:rPr>
        <w:t>,</w:t>
      </w:r>
      <w:r w:rsidRPr="00747349">
        <w:rPr>
          <w:rFonts w:cs="Times New Roman" w:hint="eastAsia"/>
          <w:sz w:val="22"/>
        </w:rPr>
        <w:t>张优良</w:t>
      </w:r>
      <w:r w:rsidRPr="00747349">
        <w:rPr>
          <w:rFonts w:cs="Times New Roman" w:hint="eastAsia"/>
          <w:sz w:val="22"/>
        </w:rPr>
        <w:t>.</w:t>
      </w:r>
      <w:r w:rsidRPr="00747349">
        <w:rPr>
          <w:rFonts w:cs="Times New Roman" w:hint="eastAsia"/>
          <w:sz w:val="22"/>
        </w:rPr>
        <w:t>英美著名高校的生成式人工智能政策及其启示</w:t>
      </w:r>
      <w:r w:rsidRPr="00747349">
        <w:rPr>
          <w:rFonts w:cs="Times New Roman" w:hint="eastAsia"/>
          <w:sz w:val="22"/>
        </w:rPr>
        <w:t>[J].</w:t>
      </w:r>
      <w:r w:rsidRPr="00747349">
        <w:rPr>
          <w:rFonts w:cs="Times New Roman" w:hint="eastAsia"/>
          <w:sz w:val="22"/>
        </w:rPr>
        <w:t>现代教育技术</w:t>
      </w:r>
      <w:r w:rsidRPr="00747349">
        <w:rPr>
          <w:rFonts w:cs="Times New Roman" w:hint="eastAsia"/>
          <w:sz w:val="22"/>
        </w:rPr>
        <w:t>,2024,34(07):42-50.</w:t>
      </w:r>
      <w:bookmarkEnd w:id="135"/>
    </w:p>
    <w:p w14:paraId="514363C2" w14:textId="41A5D32F" w:rsidR="00942E31" w:rsidRPr="00942E31" w:rsidRDefault="00747349" w:rsidP="00942E31">
      <w:pPr>
        <w:pStyle w:val="afa"/>
        <w:numPr>
          <w:ilvl w:val="0"/>
          <w:numId w:val="2"/>
        </w:numPr>
        <w:wordWrap w:val="0"/>
        <w:ind w:firstLineChars="0"/>
        <w:rPr>
          <w:rFonts w:cs="Times New Roman"/>
          <w:sz w:val="22"/>
        </w:rPr>
      </w:pPr>
      <w:bookmarkStart w:id="136" w:name="_Ref177739088"/>
      <w:r w:rsidRPr="00747349">
        <w:rPr>
          <w:rFonts w:cs="Times New Roman" w:hint="eastAsia"/>
          <w:sz w:val="22"/>
        </w:rPr>
        <w:t>刘盛</w:t>
      </w:r>
      <w:r w:rsidRPr="00747349">
        <w:rPr>
          <w:rFonts w:cs="Times New Roman" w:hint="eastAsia"/>
          <w:sz w:val="22"/>
        </w:rPr>
        <w:t>.</w:t>
      </w:r>
      <w:r w:rsidRPr="00747349">
        <w:rPr>
          <w:rFonts w:cs="Times New Roman" w:hint="eastAsia"/>
          <w:sz w:val="22"/>
        </w:rPr>
        <w:t>美国一流大学在教育教学实践中应用</w:t>
      </w:r>
      <w:r w:rsidRPr="00747349">
        <w:rPr>
          <w:rFonts w:cs="Times New Roman" w:hint="eastAsia"/>
          <w:sz w:val="22"/>
        </w:rPr>
        <w:t>ChatGPT</w:t>
      </w:r>
      <w:r w:rsidRPr="00747349">
        <w:rPr>
          <w:rFonts w:cs="Times New Roman" w:hint="eastAsia"/>
          <w:sz w:val="22"/>
        </w:rPr>
        <w:t>的划界及其启示</w:t>
      </w:r>
      <w:r w:rsidRPr="00747349">
        <w:rPr>
          <w:rFonts w:cs="Times New Roman" w:hint="eastAsia"/>
          <w:sz w:val="22"/>
        </w:rPr>
        <w:t>[J].</w:t>
      </w:r>
      <w:r w:rsidRPr="00747349">
        <w:rPr>
          <w:rFonts w:cs="Times New Roman" w:hint="eastAsia"/>
          <w:sz w:val="22"/>
        </w:rPr>
        <w:t>高等教育研究</w:t>
      </w:r>
      <w:r w:rsidRPr="00747349">
        <w:rPr>
          <w:rFonts w:cs="Times New Roman" w:hint="eastAsia"/>
          <w:sz w:val="22"/>
        </w:rPr>
        <w:t>,2023,44(10):89-98.</w:t>
      </w:r>
      <w:bookmarkEnd w:id="136"/>
    </w:p>
    <w:p w14:paraId="2156FBF8" w14:textId="5DF7A8E2" w:rsidR="00942E31" w:rsidRPr="00942E31" w:rsidRDefault="00747349" w:rsidP="00942E31">
      <w:pPr>
        <w:pStyle w:val="afa"/>
        <w:numPr>
          <w:ilvl w:val="0"/>
          <w:numId w:val="2"/>
        </w:numPr>
        <w:wordWrap w:val="0"/>
        <w:ind w:firstLineChars="0"/>
        <w:rPr>
          <w:rFonts w:cs="Times New Roman"/>
          <w:sz w:val="22"/>
        </w:rPr>
      </w:pPr>
      <w:bookmarkStart w:id="137" w:name="_Ref177739102"/>
      <w:r w:rsidRPr="00747349">
        <w:rPr>
          <w:rFonts w:cs="Times New Roman" w:hint="eastAsia"/>
          <w:sz w:val="22"/>
        </w:rPr>
        <w:lastRenderedPageBreak/>
        <w:t>杨逸云</w:t>
      </w:r>
      <w:r w:rsidRPr="00747349">
        <w:rPr>
          <w:rFonts w:cs="Times New Roman" w:hint="eastAsia"/>
          <w:sz w:val="22"/>
        </w:rPr>
        <w:t>,</w:t>
      </w:r>
      <w:r w:rsidRPr="00747349">
        <w:rPr>
          <w:rFonts w:cs="Times New Roman" w:hint="eastAsia"/>
          <w:sz w:val="22"/>
        </w:rPr>
        <w:t>宋时磊</w:t>
      </w:r>
      <w:r w:rsidRPr="00747349">
        <w:rPr>
          <w:rFonts w:cs="Times New Roman" w:hint="eastAsia"/>
          <w:sz w:val="22"/>
        </w:rPr>
        <w:t>.ChatGPT</w:t>
      </w:r>
      <w:r w:rsidRPr="00747349">
        <w:rPr>
          <w:rFonts w:cs="Times New Roman" w:hint="eastAsia"/>
          <w:sz w:val="22"/>
        </w:rPr>
        <w:t>时代国外高校学术教育的应对策略及其启示</w:t>
      </w:r>
      <w:r w:rsidRPr="00747349">
        <w:rPr>
          <w:rFonts w:cs="Times New Roman" w:hint="eastAsia"/>
          <w:sz w:val="22"/>
        </w:rPr>
        <w:t>[J].</w:t>
      </w:r>
      <w:r w:rsidRPr="00747349">
        <w:rPr>
          <w:rFonts w:cs="Times New Roman" w:hint="eastAsia"/>
          <w:sz w:val="22"/>
        </w:rPr>
        <w:t>高教探索</w:t>
      </w:r>
      <w:r w:rsidRPr="00747349">
        <w:rPr>
          <w:rFonts w:cs="Times New Roman" w:hint="eastAsia"/>
          <w:sz w:val="22"/>
        </w:rPr>
        <w:t>,2024,(02):98-105.</w:t>
      </w:r>
      <w:bookmarkEnd w:id="137"/>
    </w:p>
    <w:p w14:paraId="7A1865FD" w14:textId="2F24197B" w:rsidR="00942E31" w:rsidRDefault="00747349" w:rsidP="00942E31">
      <w:pPr>
        <w:pStyle w:val="afa"/>
        <w:numPr>
          <w:ilvl w:val="0"/>
          <w:numId w:val="2"/>
        </w:numPr>
        <w:wordWrap w:val="0"/>
        <w:ind w:firstLineChars="0"/>
        <w:rPr>
          <w:rFonts w:cs="Times New Roman"/>
          <w:sz w:val="22"/>
        </w:rPr>
      </w:pPr>
      <w:bookmarkStart w:id="138" w:name="_Ref177739114"/>
      <w:r w:rsidRPr="00747349">
        <w:rPr>
          <w:rFonts w:cs="Times New Roman" w:hint="eastAsia"/>
          <w:sz w:val="22"/>
        </w:rPr>
        <w:t>魏顺平</w:t>
      </w:r>
      <w:r w:rsidRPr="00747349">
        <w:rPr>
          <w:rFonts w:cs="Times New Roman" w:hint="eastAsia"/>
          <w:sz w:val="22"/>
        </w:rPr>
        <w:t>,</w:t>
      </w:r>
      <w:r w:rsidRPr="00747349">
        <w:rPr>
          <w:rFonts w:cs="Times New Roman" w:hint="eastAsia"/>
          <w:sz w:val="22"/>
        </w:rPr>
        <w:t>等</w:t>
      </w:r>
      <w:r w:rsidRPr="00747349">
        <w:rPr>
          <w:rFonts w:cs="Times New Roman" w:hint="eastAsia"/>
          <w:sz w:val="22"/>
        </w:rPr>
        <w:t>.</w:t>
      </w:r>
      <w:r w:rsidRPr="00747349">
        <w:rPr>
          <w:rFonts w:cs="Times New Roman" w:hint="eastAsia"/>
          <w:sz w:val="22"/>
        </w:rPr>
        <w:t>高等教育应用</w:t>
      </w:r>
      <w:r w:rsidRPr="00747349">
        <w:rPr>
          <w:rFonts w:cs="Times New Roman" w:hint="eastAsia"/>
          <w:sz w:val="22"/>
        </w:rPr>
        <w:t>ChatGPT</w:t>
      </w:r>
      <w:r w:rsidRPr="00747349">
        <w:rPr>
          <w:rFonts w:cs="Times New Roman" w:hint="eastAsia"/>
          <w:sz w:val="22"/>
        </w:rPr>
        <w:t>的潜能与风险——来自美国高校的经验与启示</w:t>
      </w:r>
      <w:r w:rsidRPr="00747349">
        <w:rPr>
          <w:rFonts w:cs="Times New Roman" w:hint="eastAsia"/>
          <w:sz w:val="22"/>
        </w:rPr>
        <w:t>[J].</w:t>
      </w:r>
      <w:r w:rsidRPr="00747349">
        <w:rPr>
          <w:rFonts w:cs="Times New Roman" w:hint="eastAsia"/>
          <w:sz w:val="22"/>
        </w:rPr>
        <w:t>现代远距离教育</w:t>
      </w:r>
      <w:r w:rsidRPr="00747349">
        <w:rPr>
          <w:rFonts w:cs="Times New Roman" w:hint="eastAsia"/>
          <w:sz w:val="22"/>
        </w:rPr>
        <w:t>,2024,(03):18-27.</w:t>
      </w:r>
      <w:bookmarkEnd w:id="138"/>
    </w:p>
    <w:p w14:paraId="0A49B638" w14:textId="11B2865B" w:rsidR="00725AFA" w:rsidRPr="00725AFA" w:rsidRDefault="005B3624" w:rsidP="00725AFA">
      <w:pPr>
        <w:pStyle w:val="afa"/>
        <w:numPr>
          <w:ilvl w:val="0"/>
          <w:numId w:val="2"/>
        </w:numPr>
        <w:wordWrap w:val="0"/>
        <w:ind w:firstLineChars="0"/>
        <w:rPr>
          <w:rFonts w:cs="Times New Roman" w:hint="eastAsia"/>
          <w:sz w:val="22"/>
        </w:rPr>
      </w:pPr>
      <w:bookmarkStart w:id="139" w:name="_Ref160614468"/>
      <w:bookmarkStart w:id="140" w:name="_Ref151916506"/>
      <w:bookmarkEnd w:id="129"/>
      <w:bookmarkEnd w:id="130"/>
      <w:r w:rsidRPr="000C44E9">
        <w:rPr>
          <w:rFonts w:cs="Times New Roman" w:hint="eastAsia"/>
          <w:sz w:val="22"/>
        </w:rPr>
        <w:t>文部科学省</w:t>
      </w:r>
      <w:r w:rsidRPr="000C44E9">
        <w:rPr>
          <w:rFonts w:cs="Times New Roman"/>
          <w:sz w:val="22"/>
        </w:rPr>
        <w:t xml:space="preserve">. </w:t>
      </w:r>
      <w:r w:rsidRPr="000C44E9">
        <w:rPr>
          <w:rFonts w:cs="Times New Roman" w:hint="eastAsia"/>
          <w:sz w:val="22"/>
        </w:rPr>
        <w:t>大学</w:t>
      </w:r>
      <w:r w:rsidRPr="000C44E9">
        <w:rPr>
          <w:rFonts w:ascii="微软雅黑" w:eastAsia="微软雅黑" w:hAnsi="微软雅黑" w:cs="微软雅黑" w:hint="eastAsia"/>
          <w:sz w:val="22"/>
        </w:rPr>
        <w:t>・</w:t>
      </w:r>
      <w:r w:rsidRPr="000C44E9">
        <w:rPr>
          <w:rFonts w:ascii="宋体" w:hAnsi="宋体" w:cs="宋体" w:hint="eastAsia"/>
          <w:sz w:val="22"/>
        </w:rPr>
        <w:t>高専における生成</w:t>
      </w:r>
      <w:r w:rsidRPr="000C44E9">
        <w:rPr>
          <w:rFonts w:cs="Times New Roman"/>
          <w:sz w:val="22"/>
        </w:rPr>
        <w:t xml:space="preserve"> AI </w:t>
      </w:r>
      <w:r w:rsidRPr="000C44E9">
        <w:rPr>
          <w:rFonts w:cs="Times New Roman" w:hint="eastAsia"/>
          <w:sz w:val="22"/>
        </w:rPr>
        <w:t>の教学面の取扱いについて（周知）</w:t>
      </w:r>
      <w:r w:rsidRPr="000C44E9">
        <w:rPr>
          <w:rFonts w:cs="Times New Roman"/>
          <w:sz w:val="22"/>
        </w:rPr>
        <w:t>[EB/OL]. (2023-0</w:t>
      </w:r>
      <w:r w:rsidRPr="000C44E9">
        <w:rPr>
          <w:rFonts w:cs="Times New Roman" w:hint="eastAsia"/>
          <w:sz w:val="22"/>
        </w:rPr>
        <w:t>7</w:t>
      </w:r>
      <w:r w:rsidRPr="000C44E9">
        <w:rPr>
          <w:rFonts w:cs="Times New Roman"/>
          <w:sz w:val="22"/>
        </w:rPr>
        <w:t>-1</w:t>
      </w:r>
      <w:r w:rsidRPr="000C44E9">
        <w:rPr>
          <w:rFonts w:cs="Times New Roman" w:hint="eastAsia"/>
          <w:sz w:val="22"/>
        </w:rPr>
        <w:t>3</w:t>
      </w:r>
      <w:r w:rsidRPr="000C44E9">
        <w:rPr>
          <w:rFonts w:cs="Times New Roman"/>
          <w:sz w:val="22"/>
        </w:rPr>
        <w:t>) [202</w:t>
      </w:r>
      <w:r w:rsidRPr="000C44E9">
        <w:rPr>
          <w:rFonts w:cs="Times New Roman" w:hint="eastAsia"/>
          <w:sz w:val="22"/>
        </w:rPr>
        <w:t>4</w:t>
      </w:r>
      <w:r w:rsidRPr="000C44E9">
        <w:rPr>
          <w:rFonts w:cs="Times New Roman"/>
          <w:sz w:val="22"/>
        </w:rPr>
        <w:t>-</w:t>
      </w:r>
      <w:r w:rsidRPr="000C44E9">
        <w:rPr>
          <w:rFonts w:cs="Times New Roman" w:hint="eastAsia"/>
          <w:sz w:val="22"/>
        </w:rPr>
        <w:t>03</w:t>
      </w:r>
      <w:r w:rsidRPr="000C44E9">
        <w:rPr>
          <w:rFonts w:cs="Times New Roman"/>
          <w:sz w:val="22"/>
        </w:rPr>
        <w:t>-</w:t>
      </w:r>
      <w:r w:rsidRPr="000C44E9">
        <w:rPr>
          <w:rFonts w:cs="Times New Roman" w:hint="eastAsia"/>
          <w:sz w:val="22"/>
        </w:rPr>
        <w:t>05</w:t>
      </w:r>
      <w:r w:rsidRPr="000C44E9">
        <w:rPr>
          <w:rFonts w:cs="Times New Roman"/>
          <w:sz w:val="22"/>
        </w:rPr>
        <w:t>]. https://news.nmu.edu/aumann-ai-chatbots-altering-education.</w:t>
      </w:r>
      <w:bookmarkStart w:id="141" w:name="_Ref160614584"/>
      <w:bookmarkStart w:id="142" w:name="_Ref151916522"/>
      <w:bookmarkEnd w:id="139"/>
      <w:bookmarkEnd w:id="140"/>
    </w:p>
    <w:p w14:paraId="268DE973" w14:textId="212101AB" w:rsidR="005B3624" w:rsidRDefault="005B3624" w:rsidP="005B3624">
      <w:pPr>
        <w:pStyle w:val="afb"/>
        <w:numPr>
          <w:ilvl w:val="0"/>
          <w:numId w:val="2"/>
        </w:numPr>
        <w:wordWrap w:val="0"/>
        <w:ind w:firstLineChars="0"/>
        <w:rPr>
          <w:rFonts w:cs="Times New Roman"/>
          <w:sz w:val="22"/>
        </w:rPr>
      </w:pPr>
      <w:r w:rsidRPr="00145B80">
        <w:rPr>
          <w:rFonts w:cs="Times New Roman" w:hint="eastAsia"/>
          <w:sz w:val="22"/>
        </w:rPr>
        <w:t>森木銀河</w:t>
      </w:r>
      <w:r>
        <w:rPr>
          <w:rFonts w:cs="Times New Roman" w:hint="eastAsia"/>
          <w:sz w:val="22"/>
        </w:rPr>
        <w:t>.</w:t>
      </w:r>
      <w:r>
        <w:rPr>
          <w:rFonts w:cs="Times New Roman"/>
          <w:sz w:val="22"/>
        </w:rPr>
        <w:t xml:space="preserve"> </w:t>
      </w:r>
      <w:r w:rsidRPr="008428EE">
        <w:rPr>
          <w:rFonts w:cs="Times New Roman" w:hint="eastAsia"/>
          <w:sz w:val="22"/>
        </w:rPr>
        <w:t>ChatGPT/</w:t>
      </w:r>
      <w:r w:rsidRPr="008428EE">
        <w:rPr>
          <w:rFonts w:cs="Times New Roman" w:hint="eastAsia"/>
          <w:sz w:val="22"/>
        </w:rPr>
        <w:t>生成</w:t>
      </w:r>
      <w:r w:rsidRPr="008428EE">
        <w:rPr>
          <w:rFonts w:cs="Times New Roman" w:hint="eastAsia"/>
          <w:sz w:val="22"/>
        </w:rPr>
        <w:t>AI</w:t>
      </w:r>
      <w:r w:rsidRPr="008428EE">
        <w:rPr>
          <w:rFonts w:cs="Times New Roman" w:hint="eastAsia"/>
          <w:sz w:val="22"/>
        </w:rPr>
        <w:t>への対応を表明した国内の大学一覧</w:t>
      </w:r>
      <w:r w:rsidRPr="008428EE">
        <w:rPr>
          <w:rFonts w:cs="Times New Roman"/>
          <w:sz w:val="22"/>
        </w:rPr>
        <w:t>[EB/OL]. (2023-0</w:t>
      </w:r>
      <w:r>
        <w:rPr>
          <w:rFonts w:cs="Times New Roman" w:hint="eastAsia"/>
          <w:sz w:val="22"/>
        </w:rPr>
        <w:t>4</w:t>
      </w:r>
      <w:r w:rsidRPr="008428EE">
        <w:rPr>
          <w:rFonts w:cs="Times New Roman"/>
          <w:sz w:val="22"/>
        </w:rPr>
        <w:t>-</w:t>
      </w:r>
      <w:r>
        <w:rPr>
          <w:rFonts w:cs="Times New Roman" w:hint="eastAsia"/>
          <w:sz w:val="22"/>
        </w:rPr>
        <w:t>0</w:t>
      </w:r>
      <w:r w:rsidRPr="008428EE">
        <w:rPr>
          <w:rFonts w:cs="Times New Roman"/>
          <w:sz w:val="22"/>
        </w:rPr>
        <w:t xml:space="preserve">3) [2024-03-05]. </w:t>
      </w:r>
      <w:r w:rsidRPr="008428EE">
        <w:rPr>
          <w:rFonts w:cs="Times New Roman" w:hint="eastAsia"/>
          <w:sz w:val="22"/>
        </w:rPr>
        <w:t>https://note.com/pogohopper8/n/n3126b312f209.</w:t>
      </w:r>
      <w:bookmarkEnd w:id="141"/>
    </w:p>
    <w:p w14:paraId="2D419E08" w14:textId="77777777" w:rsidR="005B3624" w:rsidRDefault="005B3624" w:rsidP="005B3624">
      <w:pPr>
        <w:pStyle w:val="afb"/>
        <w:numPr>
          <w:ilvl w:val="0"/>
          <w:numId w:val="2"/>
        </w:numPr>
        <w:wordWrap w:val="0"/>
        <w:ind w:firstLineChars="0"/>
        <w:rPr>
          <w:rFonts w:cs="Times New Roman"/>
          <w:sz w:val="22"/>
        </w:rPr>
      </w:pPr>
      <w:bookmarkStart w:id="143" w:name="_Ref160614618"/>
      <w:r w:rsidRPr="00824111">
        <w:rPr>
          <w:rFonts w:cs="Times New Roman" w:hint="eastAsia"/>
          <w:sz w:val="22"/>
        </w:rPr>
        <w:t>吕光洙</w:t>
      </w:r>
      <w:r>
        <w:rPr>
          <w:rFonts w:cs="Times New Roman" w:hint="eastAsia"/>
          <w:sz w:val="22"/>
        </w:rPr>
        <w:t>,</w:t>
      </w:r>
      <w:r>
        <w:rPr>
          <w:rFonts w:cs="Times New Roman"/>
          <w:sz w:val="22"/>
        </w:rPr>
        <w:t xml:space="preserve"> </w:t>
      </w:r>
      <w:r w:rsidRPr="00824111">
        <w:rPr>
          <w:rFonts w:cs="Times New Roman" w:hint="eastAsia"/>
          <w:sz w:val="22"/>
        </w:rPr>
        <w:t>朴雪涛</w:t>
      </w:r>
      <w:r>
        <w:rPr>
          <w:rFonts w:cs="Times New Roman" w:hint="eastAsia"/>
          <w:sz w:val="22"/>
        </w:rPr>
        <w:t>,</w:t>
      </w:r>
      <w:r>
        <w:rPr>
          <w:rFonts w:cs="Times New Roman"/>
          <w:sz w:val="22"/>
        </w:rPr>
        <w:t xml:space="preserve"> </w:t>
      </w:r>
      <w:r w:rsidRPr="00824111">
        <w:rPr>
          <w:rFonts w:cs="Times New Roman" w:hint="eastAsia"/>
          <w:sz w:val="22"/>
        </w:rPr>
        <w:t>周楠</w:t>
      </w:r>
      <w:r w:rsidRPr="00824111">
        <w:rPr>
          <w:rFonts w:cs="Times New Roman" w:hint="eastAsia"/>
          <w:sz w:val="22"/>
        </w:rPr>
        <w:t>.</w:t>
      </w:r>
      <w:r>
        <w:rPr>
          <w:rFonts w:cs="Times New Roman"/>
          <w:sz w:val="22"/>
        </w:rPr>
        <w:t xml:space="preserve"> </w:t>
      </w:r>
      <w:r w:rsidRPr="00824111">
        <w:rPr>
          <w:rFonts w:cs="Times New Roman" w:hint="eastAsia"/>
          <w:sz w:val="22"/>
        </w:rPr>
        <w:t>日本东京大学跨学科教育：生成动因、模式建构与运行机制</w:t>
      </w:r>
      <w:r w:rsidRPr="00824111">
        <w:rPr>
          <w:rFonts w:cs="Times New Roman" w:hint="eastAsia"/>
          <w:sz w:val="22"/>
        </w:rPr>
        <w:t>[J].</w:t>
      </w:r>
      <w:r w:rsidRPr="00824111">
        <w:rPr>
          <w:rFonts w:cs="Times New Roman" w:hint="eastAsia"/>
          <w:sz w:val="22"/>
        </w:rPr>
        <w:t>清华大学教育研究</w:t>
      </w:r>
      <w:r>
        <w:t>,</w:t>
      </w:r>
      <w:r>
        <w:rPr>
          <w:rFonts w:cs="Times New Roman"/>
          <w:sz w:val="22"/>
        </w:rPr>
        <w:t xml:space="preserve"> </w:t>
      </w:r>
      <w:r w:rsidRPr="00824111">
        <w:rPr>
          <w:rFonts w:cs="Times New Roman" w:hint="eastAsia"/>
          <w:sz w:val="22"/>
        </w:rPr>
        <w:t>2023</w:t>
      </w:r>
      <w:r>
        <w:rPr>
          <w:rFonts w:cs="Times New Roman" w:hint="eastAsia"/>
          <w:sz w:val="22"/>
        </w:rPr>
        <w:t>,</w:t>
      </w:r>
      <w:r>
        <w:rPr>
          <w:rFonts w:cs="Times New Roman"/>
          <w:sz w:val="22"/>
        </w:rPr>
        <w:t xml:space="preserve"> </w:t>
      </w:r>
      <w:r w:rsidRPr="00824111">
        <w:rPr>
          <w:rFonts w:cs="Times New Roman" w:hint="eastAsia"/>
          <w:sz w:val="22"/>
        </w:rPr>
        <w:t>44(03):104-113.</w:t>
      </w:r>
      <w:bookmarkEnd w:id="142"/>
      <w:bookmarkEnd w:id="143"/>
    </w:p>
    <w:p w14:paraId="49587268" w14:textId="77777777" w:rsidR="005B3624" w:rsidRPr="009E4327" w:rsidRDefault="005B3624" w:rsidP="005B3624">
      <w:pPr>
        <w:pStyle w:val="afb"/>
        <w:numPr>
          <w:ilvl w:val="0"/>
          <w:numId w:val="2"/>
        </w:numPr>
        <w:wordWrap w:val="0"/>
        <w:ind w:firstLineChars="0"/>
        <w:rPr>
          <w:rFonts w:cs="Times New Roman"/>
          <w:sz w:val="22"/>
        </w:rPr>
      </w:pPr>
      <w:bookmarkStart w:id="144" w:name="_Ref151916532"/>
      <w:r w:rsidRPr="00824111">
        <w:rPr>
          <w:rFonts w:cs="Times New Roman" w:hint="eastAsia"/>
          <w:sz w:val="22"/>
        </w:rPr>
        <w:t>贾赟</w:t>
      </w:r>
      <w:r w:rsidRPr="00824111">
        <w:rPr>
          <w:rFonts w:cs="Times New Roman" w:hint="eastAsia"/>
          <w:sz w:val="22"/>
        </w:rPr>
        <w:t>.</w:t>
      </w:r>
      <w:r>
        <w:rPr>
          <w:rFonts w:cs="Times New Roman"/>
          <w:sz w:val="22"/>
        </w:rPr>
        <w:t xml:space="preserve"> </w:t>
      </w:r>
      <w:r w:rsidRPr="00824111">
        <w:rPr>
          <w:rFonts w:cs="Times New Roman" w:hint="eastAsia"/>
          <w:sz w:val="22"/>
        </w:rPr>
        <w:t>日本设立生成式人工智能试点学校</w:t>
      </w:r>
      <w:r w:rsidRPr="00824111">
        <w:rPr>
          <w:rFonts w:cs="Times New Roman" w:hint="eastAsia"/>
          <w:sz w:val="22"/>
        </w:rPr>
        <w:t>[J].</w:t>
      </w:r>
      <w:r w:rsidRPr="00824111">
        <w:rPr>
          <w:rFonts w:cs="Times New Roman" w:hint="eastAsia"/>
          <w:sz w:val="22"/>
        </w:rPr>
        <w:t>教育国际交流</w:t>
      </w:r>
      <w:r w:rsidRPr="00824111">
        <w:rPr>
          <w:rFonts w:cs="Times New Roman" w:hint="eastAsia"/>
          <w:sz w:val="22"/>
        </w:rPr>
        <w:t>,</w:t>
      </w:r>
      <w:r>
        <w:rPr>
          <w:rFonts w:cs="Times New Roman"/>
          <w:sz w:val="22"/>
        </w:rPr>
        <w:t xml:space="preserve"> </w:t>
      </w:r>
      <w:r w:rsidRPr="00824111">
        <w:rPr>
          <w:rFonts w:cs="Times New Roman" w:hint="eastAsia"/>
          <w:sz w:val="22"/>
        </w:rPr>
        <w:t>2023,</w:t>
      </w:r>
      <w:r>
        <w:rPr>
          <w:rFonts w:cs="Times New Roman"/>
          <w:sz w:val="22"/>
        </w:rPr>
        <w:t xml:space="preserve"> </w:t>
      </w:r>
      <w:r w:rsidRPr="00824111">
        <w:rPr>
          <w:rFonts w:cs="Times New Roman" w:hint="eastAsia"/>
          <w:sz w:val="22"/>
        </w:rPr>
        <w:t>(06):78-79</w:t>
      </w:r>
      <w:r w:rsidRPr="00D510B8">
        <w:rPr>
          <w:rFonts w:cs="Times New Roman"/>
          <w:sz w:val="22"/>
        </w:rPr>
        <w:t>.</w:t>
      </w:r>
      <w:bookmarkEnd w:id="144"/>
    </w:p>
    <w:p w14:paraId="6129EBA4" w14:textId="1CDF0E97" w:rsidR="005B3624" w:rsidRPr="00824111" w:rsidRDefault="005B3624" w:rsidP="005B3624">
      <w:pPr>
        <w:pStyle w:val="afa"/>
        <w:numPr>
          <w:ilvl w:val="0"/>
          <w:numId w:val="2"/>
        </w:numPr>
        <w:wordWrap w:val="0"/>
        <w:ind w:left="442" w:firstLineChars="0" w:hanging="442"/>
        <w:rPr>
          <w:rFonts w:cs="Times New Roman"/>
          <w:sz w:val="22"/>
        </w:rPr>
      </w:pPr>
      <w:bookmarkStart w:id="145" w:name="_Ref151916540"/>
      <w:r w:rsidRPr="00824111">
        <w:rPr>
          <w:rFonts w:cs="Times New Roman"/>
          <w:sz w:val="22"/>
        </w:rPr>
        <w:t>R</w:t>
      </w:r>
      <w:r w:rsidR="00703B6E" w:rsidRPr="00824111">
        <w:rPr>
          <w:rFonts w:cs="Times New Roman"/>
          <w:sz w:val="22"/>
        </w:rPr>
        <w:t>osenblatt</w:t>
      </w:r>
      <w:r w:rsidR="00703B6E">
        <w:rPr>
          <w:rFonts w:cs="Times New Roman" w:hint="eastAsia"/>
          <w:sz w:val="22"/>
        </w:rPr>
        <w:t xml:space="preserve">, </w:t>
      </w:r>
      <w:r w:rsidRPr="00824111">
        <w:rPr>
          <w:rFonts w:cs="Times New Roman"/>
          <w:sz w:val="22"/>
        </w:rPr>
        <w:t>K. ChatGPT banned from New York City public schools’ devices and networks[N/OL]. NBC News, (2023-01-06) [2023-10-14]. https://www.nbcnews.com/tech/tech-news/new-york-city-public-schools-ban-chatgpt-devices-networks-rcna64446.</w:t>
      </w:r>
      <w:bookmarkEnd w:id="145"/>
    </w:p>
    <w:p w14:paraId="2041CB4C" w14:textId="77777777" w:rsidR="005B3624" w:rsidRPr="009E4327" w:rsidRDefault="005B3624" w:rsidP="005B3624">
      <w:pPr>
        <w:pStyle w:val="afb"/>
        <w:numPr>
          <w:ilvl w:val="0"/>
          <w:numId w:val="2"/>
        </w:numPr>
        <w:wordWrap w:val="0"/>
        <w:ind w:firstLineChars="0"/>
        <w:rPr>
          <w:rFonts w:cs="Times New Roman"/>
          <w:sz w:val="22"/>
        </w:rPr>
      </w:pPr>
      <w:bookmarkStart w:id="146" w:name="_Ref151916689"/>
      <w:r w:rsidRPr="000B1A5F">
        <w:rPr>
          <w:rFonts w:cs="Times New Roman" w:hint="eastAsia"/>
          <w:sz w:val="22"/>
        </w:rPr>
        <w:t>東京大学</w:t>
      </w:r>
      <w:r w:rsidRPr="00702243">
        <w:rPr>
          <w:rFonts w:cs="Times New Roman"/>
          <w:sz w:val="22"/>
        </w:rPr>
        <w:t xml:space="preserve">. </w:t>
      </w:r>
      <w:r w:rsidRPr="00824111">
        <w:rPr>
          <w:rFonts w:cs="Times New Roman" w:hint="eastAsia"/>
          <w:sz w:val="22"/>
        </w:rPr>
        <w:t>生成系</w:t>
      </w:r>
      <w:r w:rsidRPr="00824111">
        <w:rPr>
          <w:rFonts w:cs="Times New Roman" w:hint="eastAsia"/>
          <w:sz w:val="22"/>
        </w:rPr>
        <w:t>AI(ChatGPT, BingAI, Bard, Midjourney, Stable Diffusion</w:t>
      </w:r>
      <w:r w:rsidRPr="00824111">
        <w:rPr>
          <w:rFonts w:cs="Times New Roman" w:hint="eastAsia"/>
          <w:sz w:val="22"/>
        </w:rPr>
        <w:t>等</w:t>
      </w:r>
      <w:r w:rsidRPr="00824111">
        <w:rPr>
          <w:rFonts w:cs="Times New Roman" w:hint="eastAsia"/>
          <w:sz w:val="22"/>
        </w:rPr>
        <w:t>)</w:t>
      </w:r>
      <w:r w:rsidRPr="00824111">
        <w:rPr>
          <w:rFonts w:cs="Times New Roman" w:hint="eastAsia"/>
          <w:sz w:val="22"/>
        </w:rPr>
        <w:t>について</w:t>
      </w:r>
      <w:r w:rsidRPr="00702243">
        <w:rPr>
          <w:rFonts w:cs="Times New Roman"/>
          <w:sz w:val="22"/>
        </w:rPr>
        <w:t>[</w:t>
      </w:r>
      <w:r>
        <w:rPr>
          <w:rFonts w:cs="Times New Roman"/>
          <w:sz w:val="22"/>
        </w:rPr>
        <w:t>EB</w:t>
      </w:r>
      <w:r w:rsidRPr="00C36C09">
        <w:rPr>
          <w:rFonts w:cs="Times New Roman"/>
          <w:sz w:val="22"/>
        </w:rPr>
        <w:t>/OL</w:t>
      </w:r>
      <w:r w:rsidRPr="00702243">
        <w:rPr>
          <w:rFonts w:cs="Times New Roman"/>
          <w:sz w:val="22"/>
        </w:rPr>
        <w:t>].</w:t>
      </w:r>
      <w:r>
        <w:rPr>
          <w:rFonts w:cs="Times New Roman"/>
          <w:sz w:val="22"/>
        </w:rPr>
        <w:t xml:space="preserve"> (</w:t>
      </w:r>
      <w:r w:rsidRPr="00702243">
        <w:rPr>
          <w:rFonts w:cs="Times New Roman"/>
          <w:sz w:val="22"/>
        </w:rPr>
        <w:t>2023-0</w:t>
      </w:r>
      <w:r>
        <w:rPr>
          <w:rFonts w:cs="Times New Roman" w:hint="eastAsia"/>
          <w:sz w:val="22"/>
        </w:rPr>
        <w:t>4</w:t>
      </w:r>
      <w:r w:rsidRPr="00702243">
        <w:rPr>
          <w:rFonts w:cs="Times New Roman"/>
          <w:sz w:val="22"/>
        </w:rPr>
        <w:t>-0</w:t>
      </w:r>
      <w:r>
        <w:rPr>
          <w:rFonts w:cs="Times New Roman" w:hint="eastAsia"/>
          <w:sz w:val="22"/>
        </w:rPr>
        <w:t>3</w:t>
      </w:r>
      <w:r>
        <w:rPr>
          <w:rFonts w:cs="Times New Roman"/>
          <w:sz w:val="22"/>
        </w:rPr>
        <w:t>) [2023-10-</w:t>
      </w:r>
      <w:r>
        <w:rPr>
          <w:rFonts w:cs="Times New Roman" w:hint="eastAsia"/>
          <w:sz w:val="22"/>
        </w:rPr>
        <w:t>14</w:t>
      </w:r>
      <w:r>
        <w:rPr>
          <w:rFonts w:cs="Times New Roman"/>
          <w:sz w:val="22"/>
        </w:rPr>
        <w:t xml:space="preserve">]. </w:t>
      </w:r>
      <w:r w:rsidRPr="00824111">
        <w:rPr>
          <w:rFonts w:cs="Times New Roman"/>
          <w:sz w:val="22"/>
        </w:rPr>
        <w:t>https://utelecon.adm.u-tokyo.ac.jp/docs/20230403-generative-ai</w:t>
      </w:r>
      <w:r>
        <w:rPr>
          <w:rFonts w:cs="Times New Roman"/>
          <w:sz w:val="22"/>
        </w:rPr>
        <w:t>.</w:t>
      </w:r>
      <w:bookmarkEnd w:id="146"/>
    </w:p>
    <w:p w14:paraId="1720D87C" w14:textId="77777777" w:rsidR="005B3624" w:rsidRPr="00824111" w:rsidRDefault="005B3624" w:rsidP="005B3624">
      <w:pPr>
        <w:pStyle w:val="afa"/>
        <w:numPr>
          <w:ilvl w:val="0"/>
          <w:numId w:val="2"/>
        </w:numPr>
        <w:wordWrap w:val="0"/>
        <w:ind w:firstLineChars="0"/>
        <w:rPr>
          <w:rFonts w:cs="Times New Roman"/>
          <w:sz w:val="22"/>
        </w:rPr>
      </w:pPr>
      <w:bookmarkStart w:id="147" w:name="_Ref160614704"/>
      <w:bookmarkStart w:id="148" w:name="_Ref151916696"/>
      <w:r w:rsidRPr="00824111">
        <w:rPr>
          <w:rFonts w:cs="Times New Roman" w:hint="eastAsia"/>
          <w:sz w:val="22"/>
        </w:rPr>
        <w:t>山梨学院大学</w:t>
      </w:r>
      <w:r w:rsidRPr="00824111">
        <w:rPr>
          <w:rFonts w:cs="Times New Roman" w:hint="eastAsia"/>
          <w:sz w:val="22"/>
        </w:rPr>
        <w:t>. ChatGPT</w:t>
      </w:r>
      <w:r w:rsidRPr="00824111">
        <w:rPr>
          <w:rFonts w:cs="Times New Roman" w:hint="eastAsia"/>
          <w:sz w:val="22"/>
        </w:rPr>
        <w:t>等の生成系</w:t>
      </w:r>
      <w:r w:rsidRPr="00824111">
        <w:rPr>
          <w:rFonts w:cs="Times New Roman" w:hint="eastAsia"/>
          <w:sz w:val="22"/>
        </w:rPr>
        <w:t>AI</w:t>
      </w:r>
      <w:r w:rsidRPr="00824111">
        <w:rPr>
          <w:rFonts w:cs="Times New Roman" w:hint="eastAsia"/>
          <w:sz w:val="22"/>
        </w:rPr>
        <w:t>に関する基本方針</w:t>
      </w:r>
      <w:r w:rsidRPr="00824111">
        <w:rPr>
          <w:rFonts w:cs="Times New Roman" w:hint="eastAsia"/>
          <w:sz w:val="22"/>
        </w:rPr>
        <w:t>[EB/OL]. The Guardian, (2023-0</w:t>
      </w:r>
      <w:r>
        <w:rPr>
          <w:rFonts w:cs="Times New Roman" w:hint="eastAsia"/>
          <w:sz w:val="22"/>
        </w:rPr>
        <w:t>7</w:t>
      </w:r>
      <w:r w:rsidRPr="00824111">
        <w:rPr>
          <w:rFonts w:cs="Times New Roman" w:hint="eastAsia"/>
          <w:sz w:val="22"/>
        </w:rPr>
        <w:t>-</w:t>
      </w:r>
      <w:r>
        <w:rPr>
          <w:rFonts w:cs="Times New Roman" w:hint="eastAsia"/>
          <w:sz w:val="22"/>
        </w:rPr>
        <w:t>14</w:t>
      </w:r>
      <w:r w:rsidRPr="00824111">
        <w:rPr>
          <w:rFonts w:cs="Times New Roman" w:hint="eastAsia"/>
          <w:sz w:val="22"/>
        </w:rPr>
        <w:t>) [202</w:t>
      </w:r>
      <w:r>
        <w:rPr>
          <w:rFonts w:cs="Times New Roman" w:hint="eastAsia"/>
          <w:sz w:val="22"/>
        </w:rPr>
        <w:t>4</w:t>
      </w:r>
      <w:r w:rsidRPr="00824111">
        <w:rPr>
          <w:rFonts w:cs="Times New Roman" w:hint="eastAsia"/>
          <w:sz w:val="22"/>
        </w:rPr>
        <w:t>-</w:t>
      </w:r>
      <w:r>
        <w:rPr>
          <w:rFonts w:cs="Times New Roman" w:hint="eastAsia"/>
          <w:sz w:val="22"/>
        </w:rPr>
        <w:t>02</w:t>
      </w:r>
      <w:r w:rsidRPr="00824111">
        <w:rPr>
          <w:rFonts w:cs="Times New Roman" w:hint="eastAsia"/>
          <w:sz w:val="22"/>
        </w:rPr>
        <w:t>-</w:t>
      </w:r>
      <w:r>
        <w:rPr>
          <w:rFonts w:cs="Times New Roman" w:hint="eastAsia"/>
          <w:sz w:val="22"/>
        </w:rPr>
        <w:t>01</w:t>
      </w:r>
      <w:r w:rsidRPr="00824111">
        <w:rPr>
          <w:rFonts w:cs="Times New Roman" w:hint="eastAsia"/>
          <w:sz w:val="22"/>
        </w:rPr>
        <w:t xml:space="preserve">]. </w:t>
      </w:r>
      <w:r w:rsidRPr="00824111">
        <w:rPr>
          <w:rFonts w:cs="Times New Roman"/>
          <w:sz w:val="22"/>
        </w:rPr>
        <w:t>https://www.ygu.ac.jp/news/2022/</w:t>
      </w:r>
      <w:r w:rsidRPr="00824111">
        <w:rPr>
          <w:rFonts w:cs="Times New Roman" w:hint="eastAsia"/>
          <w:sz w:val="22"/>
        </w:rPr>
        <w:t>.</w:t>
      </w:r>
      <w:bookmarkEnd w:id="147"/>
    </w:p>
    <w:p w14:paraId="621DD786" w14:textId="77777777" w:rsidR="005B3624" w:rsidRPr="00824111" w:rsidRDefault="005B3624" w:rsidP="005B3624">
      <w:pPr>
        <w:pStyle w:val="afa"/>
        <w:numPr>
          <w:ilvl w:val="0"/>
          <w:numId w:val="2"/>
        </w:numPr>
        <w:wordWrap w:val="0"/>
        <w:ind w:firstLineChars="0"/>
        <w:rPr>
          <w:rFonts w:cs="Times New Roman"/>
          <w:sz w:val="22"/>
        </w:rPr>
      </w:pPr>
      <w:bookmarkStart w:id="149" w:name="_Ref160614778"/>
      <w:r w:rsidRPr="000B1A5F">
        <w:rPr>
          <w:rFonts w:cs="Times New Roman" w:hint="eastAsia"/>
          <w:sz w:val="22"/>
        </w:rPr>
        <w:t>学習院女子大学</w:t>
      </w:r>
      <w:r w:rsidRPr="00824111">
        <w:rPr>
          <w:rFonts w:cs="Times New Roman" w:hint="eastAsia"/>
          <w:sz w:val="22"/>
        </w:rPr>
        <w:t xml:space="preserve">. </w:t>
      </w:r>
      <w:r w:rsidRPr="000B1A5F">
        <w:rPr>
          <w:rFonts w:cs="Times New Roman" w:hint="eastAsia"/>
          <w:sz w:val="22"/>
        </w:rPr>
        <w:t>授業レポート等における生成系</w:t>
      </w:r>
      <w:r w:rsidRPr="000B1A5F">
        <w:rPr>
          <w:rFonts w:cs="Times New Roman" w:hint="eastAsia"/>
          <w:sz w:val="22"/>
        </w:rPr>
        <w:t xml:space="preserve"> AI </w:t>
      </w:r>
      <w:r w:rsidRPr="000B1A5F">
        <w:rPr>
          <w:rFonts w:cs="Times New Roman" w:hint="eastAsia"/>
          <w:sz w:val="22"/>
        </w:rPr>
        <w:t>への対応について</w:t>
      </w:r>
      <w:r w:rsidRPr="00824111">
        <w:rPr>
          <w:rFonts w:cs="Times New Roman" w:hint="eastAsia"/>
          <w:sz w:val="22"/>
        </w:rPr>
        <w:t>[EB/OL]. (2023-0</w:t>
      </w:r>
      <w:r>
        <w:rPr>
          <w:rFonts w:cs="Times New Roman" w:hint="eastAsia"/>
          <w:sz w:val="22"/>
        </w:rPr>
        <w:t>5</w:t>
      </w:r>
      <w:r w:rsidRPr="00824111">
        <w:rPr>
          <w:rFonts w:cs="Times New Roman" w:hint="eastAsia"/>
          <w:sz w:val="22"/>
        </w:rPr>
        <w:t>-</w:t>
      </w:r>
      <w:r>
        <w:rPr>
          <w:rFonts w:cs="Times New Roman" w:hint="eastAsia"/>
          <w:sz w:val="22"/>
        </w:rPr>
        <w:t>26</w:t>
      </w:r>
      <w:r w:rsidRPr="00824111">
        <w:rPr>
          <w:rFonts w:cs="Times New Roman" w:hint="eastAsia"/>
          <w:sz w:val="22"/>
        </w:rPr>
        <w:t>) [202</w:t>
      </w:r>
      <w:r>
        <w:rPr>
          <w:rFonts w:cs="Times New Roman" w:hint="eastAsia"/>
          <w:sz w:val="22"/>
        </w:rPr>
        <w:t>4</w:t>
      </w:r>
      <w:r w:rsidRPr="00824111">
        <w:rPr>
          <w:rFonts w:cs="Times New Roman" w:hint="eastAsia"/>
          <w:sz w:val="22"/>
        </w:rPr>
        <w:t>-</w:t>
      </w:r>
      <w:r>
        <w:rPr>
          <w:rFonts w:cs="Times New Roman" w:hint="eastAsia"/>
          <w:sz w:val="22"/>
        </w:rPr>
        <w:t>02</w:t>
      </w:r>
      <w:r w:rsidRPr="00824111">
        <w:rPr>
          <w:rFonts w:cs="Times New Roman" w:hint="eastAsia"/>
          <w:sz w:val="22"/>
        </w:rPr>
        <w:t>-</w:t>
      </w:r>
      <w:r>
        <w:rPr>
          <w:rFonts w:cs="Times New Roman" w:hint="eastAsia"/>
          <w:sz w:val="22"/>
        </w:rPr>
        <w:t>02</w:t>
      </w:r>
      <w:r w:rsidRPr="00824111">
        <w:rPr>
          <w:rFonts w:cs="Times New Roman" w:hint="eastAsia"/>
          <w:sz w:val="22"/>
        </w:rPr>
        <w:t xml:space="preserve">]. </w:t>
      </w:r>
      <w:r w:rsidRPr="000B1A5F">
        <w:rPr>
          <w:rFonts w:cs="Times New Roman" w:hint="eastAsia"/>
          <w:sz w:val="22"/>
        </w:rPr>
        <w:t>https://www.gwc.gakushuin.ac.jp/news/docs/20230526_ai.pdf</w:t>
      </w:r>
      <w:r w:rsidRPr="00824111">
        <w:rPr>
          <w:rFonts w:cs="Times New Roman" w:hint="eastAsia"/>
          <w:sz w:val="22"/>
        </w:rPr>
        <w:t>.</w:t>
      </w:r>
      <w:bookmarkEnd w:id="149"/>
    </w:p>
    <w:p w14:paraId="2DE21EA6" w14:textId="77777777" w:rsidR="005B3624" w:rsidRPr="00824111" w:rsidRDefault="005B3624" w:rsidP="005B3624">
      <w:pPr>
        <w:pStyle w:val="afa"/>
        <w:numPr>
          <w:ilvl w:val="0"/>
          <w:numId w:val="2"/>
        </w:numPr>
        <w:wordWrap w:val="0"/>
        <w:ind w:firstLineChars="0"/>
        <w:rPr>
          <w:rFonts w:cs="Times New Roman"/>
          <w:sz w:val="22"/>
        </w:rPr>
      </w:pPr>
      <w:bookmarkStart w:id="150" w:name="_Ref160614792"/>
      <w:r w:rsidRPr="000B1A5F">
        <w:rPr>
          <w:rFonts w:cs="Times New Roman" w:hint="eastAsia"/>
          <w:sz w:val="22"/>
        </w:rPr>
        <w:t>千葉商科大学</w:t>
      </w:r>
      <w:r w:rsidRPr="00824111">
        <w:rPr>
          <w:rFonts w:cs="Times New Roman" w:hint="eastAsia"/>
          <w:sz w:val="22"/>
        </w:rPr>
        <w:t xml:space="preserve">. </w:t>
      </w:r>
      <w:r w:rsidRPr="000B1A5F">
        <w:rPr>
          <w:rFonts w:cs="Times New Roman" w:hint="eastAsia"/>
          <w:sz w:val="22"/>
        </w:rPr>
        <w:t>最新情報：生成系</w:t>
      </w:r>
      <w:r w:rsidRPr="000B1A5F">
        <w:rPr>
          <w:rFonts w:cs="Times New Roman" w:hint="eastAsia"/>
          <w:sz w:val="22"/>
        </w:rPr>
        <w:t>AI</w:t>
      </w:r>
      <w:r w:rsidRPr="000B1A5F">
        <w:rPr>
          <w:rFonts w:cs="Times New Roman" w:hint="eastAsia"/>
          <w:sz w:val="22"/>
        </w:rPr>
        <w:t>の利用について</w:t>
      </w:r>
      <w:r>
        <w:rPr>
          <w:rFonts w:cs="Times New Roman"/>
          <w:sz w:val="22"/>
        </w:rPr>
        <w:t xml:space="preserve"> </w:t>
      </w:r>
      <w:r w:rsidRPr="00824111">
        <w:rPr>
          <w:rFonts w:cs="Times New Roman" w:hint="eastAsia"/>
          <w:sz w:val="22"/>
        </w:rPr>
        <w:t>[EB/OL]. (2023-0</w:t>
      </w:r>
      <w:r>
        <w:rPr>
          <w:rFonts w:cs="Times New Roman" w:hint="eastAsia"/>
          <w:sz w:val="22"/>
        </w:rPr>
        <w:t>5</w:t>
      </w:r>
      <w:r w:rsidRPr="00824111">
        <w:rPr>
          <w:rFonts w:cs="Times New Roman" w:hint="eastAsia"/>
          <w:sz w:val="22"/>
        </w:rPr>
        <w:t>-</w:t>
      </w:r>
      <w:r>
        <w:rPr>
          <w:rFonts w:cs="Times New Roman" w:hint="eastAsia"/>
          <w:sz w:val="22"/>
        </w:rPr>
        <w:t>25</w:t>
      </w:r>
      <w:r w:rsidRPr="00824111">
        <w:rPr>
          <w:rFonts w:cs="Times New Roman" w:hint="eastAsia"/>
          <w:sz w:val="22"/>
        </w:rPr>
        <w:t>) [202</w:t>
      </w:r>
      <w:r>
        <w:rPr>
          <w:rFonts w:cs="Times New Roman" w:hint="eastAsia"/>
          <w:sz w:val="22"/>
        </w:rPr>
        <w:t>4</w:t>
      </w:r>
      <w:r w:rsidRPr="00824111">
        <w:rPr>
          <w:rFonts w:cs="Times New Roman" w:hint="eastAsia"/>
          <w:sz w:val="22"/>
        </w:rPr>
        <w:t>-</w:t>
      </w:r>
      <w:r>
        <w:rPr>
          <w:rFonts w:cs="Times New Roman" w:hint="eastAsia"/>
          <w:sz w:val="22"/>
        </w:rPr>
        <w:t>02</w:t>
      </w:r>
      <w:r w:rsidRPr="00824111">
        <w:rPr>
          <w:rFonts w:cs="Times New Roman" w:hint="eastAsia"/>
          <w:sz w:val="22"/>
        </w:rPr>
        <w:t>-</w:t>
      </w:r>
      <w:r>
        <w:rPr>
          <w:rFonts w:cs="Times New Roman" w:hint="eastAsia"/>
          <w:sz w:val="22"/>
        </w:rPr>
        <w:t>01</w:t>
      </w:r>
      <w:r w:rsidRPr="00824111">
        <w:rPr>
          <w:rFonts w:cs="Times New Roman" w:hint="eastAsia"/>
          <w:sz w:val="22"/>
        </w:rPr>
        <w:t>]. https://utelecon.adm.u-tokyo.ac.jp/docs/20230403-generative-ai.</w:t>
      </w:r>
      <w:bookmarkEnd w:id="150"/>
    </w:p>
    <w:p w14:paraId="56BEA084" w14:textId="77777777" w:rsidR="005B3624" w:rsidRPr="00824111" w:rsidRDefault="005B3624" w:rsidP="005B3624">
      <w:pPr>
        <w:pStyle w:val="afa"/>
        <w:numPr>
          <w:ilvl w:val="0"/>
          <w:numId w:val="2"/>
        </w:numPr>
        <w:wordWrap w:val="0"/>
        <w:ind w:firstLineChars="0"/>
        <w:rPr>
          <w:rFonts w:cs="Times New Roman"/>
          <w:sz w:val="22"/>
        </w:rPr>
      </w:pPr>
      <w:bookmarkStart w:id="151" w:name="_Ref160614798"/>
      <w:r w:rsidRPr="000B1A5F">
        <w:rPr>
          <w:rFonts w:cs="Times New Roman" w:hint="eastAsia"/>
          <w:sz w:val="22"/>
        </w:rPr>
        <w:t>沖縄国際大学</w:t>
      </w:r>
      <w:r w:rsidRPr="00824111">
        <w:rPr>
          <w:rFonts w:cs="Times New Roman" w:hint="eastAsia"/>
          <w:sz w:val="22"/>
        </w:rPr>
        <w:t xml:space="preserve">. </w:t>
      </w:r>
      <w:r w:rsidRPr="000B1A5F">
        <w:rPr>
          <w:rFonts w:cs="Times New Roman" w:hint="eastAsia"/>
          <w:sz w:val="22"/>
        </w:rPr>
        <w:t>ChatGPT</w:t>
      </w:r>
      <w:r w:rsidRPr="000B1A5F">
        <w:rPr>
          <w:rFonts w:cs="Times New Roman" w:hint="eastAsia"/>
          <w:sz w:val="22"/>
        </w:rPr>
        <w:t>等の生成</w:t>
      </w:r>
      <w:r w:rsidRPr="000B1A5F">
        <w:rPr>
          <w:rFonts w:cs="Times New Roman" w:hint="eastAsia"/>
          <w:sz w:val="22"/>
        </w:rPr>
        <w:t>AI</w:t>
      </w:r>
      <w:r w:rsidRPr="000B1A5F">
        <w:rPr>
          <w:rFonts w:cs="Times New Roman" w:hint="eastAsia"/>
          <w:sz w:val="22"/>
        </w:rPr>
        <w:t>の使用に関する留意事項</w:t>
      </w:r>
      <w:r w:rsidRPr="000B1A5F">
        <w:rPr>
          <w:rFonts w:cs="Times New Roman" w:hint="eastAsia"/>
          <w:sz w:val="22"/>
        </w:rPr>
        <w:t xml:space="preserve"> - </w:t>
      </w:r>
      <w:r w:rsidRPr="000B1A5F">
        <w:rPr>
          <w:rFonts w:cs="Times New Roman" w:hint="eastAsia"/>
          <w:sz w:val="22"/>
        </w:rPr>
        <w:t>ニュース</w:t>
      </w:r>
      <w:r w:rsidRPr="00824111">
        <w:rPr>
          <w:rFonts w:cs="Times New Roman" w:hint="eastAsia"/>
          <w:sz w:val="22"/>
        </w:rPr>
        <w:t>[EB/OL]. (2023-0</w:t>
      </w:r>
      <w:r>
        <w:rPr>
          <w:rFonts w:cs="Times New Roman" w:hint="eastAsia"/>
          <w:sz w:val="22"/>
        </w:rPr>
        <w:t>6</w:t>
      </w:r>
      <w:r w:rsidRPr="00824111">
        <w:rPr>
          <w:rFonts w:cs="Times New Roman" w:hint="eastAsia"/>
          <w:sz w:val="22"/>
        </w:rPr>
        <w:t>-</w:t>
      </w:r>
      <w:r>
        <w:rPr>
          <w:rFonts w:cs="Times New Roman" w:hint="eastAsia"/>
          <w:sz w:val="22"/>
        </w:rPr>
        <w:t>14</w:t>
      </w:r>
      <w:r w:rsidRPr="00824111">
        <w:rPr>
          <w:rFonts w:cs="Times New Roman" w:hint="eastAsia"/>
          <w:sz w:val="22"/>
        </w:rPr>
        <w:t>) [202</w:t>
      </w:r>
      <w:r>
        <w:rPr>
          <w:rFonts w:cs="Times New Roman" w:hint="eastAsia"/>
          <w:sz w:val="22"/>
        </w:rPr>
        <w:t>3</w:t>
      </w:r>
      <w:r w:rsidRPr="00824111">
        <w:rPr>
          <w:rFonts w:cs="Times New Roman" w:hint="eastAsia"/>
          <w:sz w:val="22"/>
        </w:rPr>
        <w:t>-</w:t>
      </w:r>
      <w:r>
        <w:rPr>
          <w:rFonts w:cs="Times New Roman" w:hint="eastAsia"/>
          <w:sz w:val="22"/>
        </w:rPr>
        <w:t>02</w:t>
      </w:r>
      <w:r w:rsidRPr="00824111">
        <w:rPr>
          <w:rFonts w:cs="Times New Roman" w:hint="eastAsia"/>
          <w:sz w:val="22"/>
        </w:rPr>
        <w:t>-</w:t>
      </w:r>
      <w:r>
        <w:rPr>
          <w:rFonts w:cs="Times New Roman" w:hint="eastAsia"/>
          <w:sz w:val="22"/>
        </w:rPr>
        <w:t>01</w:t>
      </w:r>
      <w:r w:rsidRPr="00824111">
        <w:rPr>
          <w:rFonts w:cs="Times New Roman" w:hint="eastAsia"/>
          <w:sz w:val="22"/>
        </w:rPr>
        <w:t xml:space="preserve">]. </w:t>
      </w:r>
      <w:r w:rsidRPr="000B1A5F">
        <w:rPr>
          <w:rFonts w:cs="Times New Roman"/>
          <w:sz w:val="22"/>
        </w:rPr>
        <w:t>https://www.okiu.ac.jp/news/63050</w:t>
      </w:r>
      <w:r w:rsidRPr="00824111">
        <w:rPr>
          <w:rFonts w:cs="Times New Roman" w:hint="eastAsia"/>
          <w:sz w:val="22"/>
        </w:rPr>
        <w:t>.</w:t>
      </w:r>
      <w:bookmarkEnd w:id="151"/>
    </w:p>
    <w:p w14:paraId="020D1721" w14:textId="4A362F3E" w:rsidR="004133FA" w:rsidRDefault="00F715BA" w:rsidP="005B3624">
      <w:pPr>
        <w:pStyle w:val="afa"/>
        <w:numPr>
          <w:ilvl w:val="0"/>
          <w:numId w:val="2"/>
        </w:numPr>
        <w:wordWrap w:val="0"/>
        <w:ind w:left="442" w:firstLineChars="0" w:hanging="442"/>
        <w:rPr>
          <w:rFonts w:cs="Times New Roman"/>
          <w:sz w:val="22"/>
        </w:rPr>
      </w:pPr>
      <w:bookmarkStart w:id="152" w:name="_Ref160633293"/>
      <w:bookmarkStart w:id="153" w:name="_Ref160614803"/>
      <w:r w:rsidRPr="00F715BA">
        <w:rPr>
          <w:rFonts w:cs="Times New Roman" w:hint="eastAsia"/>
          <w:sz w:val="22"/>
        </w:rPr>
        <w:t>大阪芸術大学</w:t>
      </w:r>
      <w:r>
        <w:rPr>
          <w:rFonts w:cs="Times New Roman" w:hint="eastAsia"/>
          <w:sz w:val="22"/>
        </w:rPr>
        <w:t>.</w:t>
      </w:r>
      <w:r>
        <w:rPr>
          <w:rFonts w:cs="Times New Roman"/>
          <w:sz w:val="22"/>
        </w:rPr>
        <w:t xml:space="preserve"> </w:t>
      </w:r>
      <w:r w:rsidRPr="00F715BA">
        <w:rPr>
          <w:rFonts w:cs="Times New Roman" w:hint="eastAsia"/>
          <w:sz w:val="22"/>
        </w:rPr>
        <w:t>生成</w:t>
      </w:r>
      <w:r w:rsidRPr="00F715BA">
        <w:rPr>
          <w:rFonts w:cs="Times New Roman" w:hint="eastAsia"/>
          <w:sz w:val="22"/>
        </w:rPr>
        <w:t>AI</w:t>
      </w:r>
      <w:r w:rsidRPr="00F715BA">
        <w:rPr>
          <w:rFonts w:cs="Times New Roman" w:hint="eastAsia"/>
          <w:sz w:val="22"/>
        </w:rPr>
        <w:t>等の使用について</w:t>
      </w:r>
      <w:r w:rsidRPr="00824111">
        <w:rPr>
          <w:rFonts w:cs="Times New Roman" w:hint="eastAsia"/>
          <w:sz w:val="22"/>
        </w:rPr>
        <w:t>[EB/OL]. (202</w:t>
      </w:r>
      <w:r>
        <w:rPr>
          <w:rFonts w:cs="Times New Roman"/>
          <w:sz w:val="22"/>
        </w:rPr>
        <w:t>4</w:t>
      </w:r>
      <w:r w:rsidRPr="00824111">
        <w:rPr>
          <w:rFonts w:cs="Times New Roman" w:hint="eastAsia"/>
          <w:sz w:val="22"/>
        </w:rPr>
        <w:t>-0</w:t>
      </w:r>
      <w:r>
        <w:rPr>
          <w:rFonts w:cs="Times New Roman"/>
          <w:sz w:val="22"/>
        </w:rPr>
        <w:t>2</w:t>
      </w:r>
      <w:r w:rsidRPr="00824111">
        <w:rPr>
          <w:rFonts w:cs="Times New Roman" w:hint="eastAsia"/>
          <w:sz w:val="22"/>
        </w:rPr>
        <w:t>-</w:t>
      </w:r>
      <w:r>
        <w:rPr>
          <w:rFonts w:cs="Times New Roman"/>
          <w:sz w:val="22"/>
        </w:rPr>
        <w:t>20</w:t>
      </w:r>
      <w:r w:rsidRPr="00824111">
        <w:rPr>
          <w:rFonts w:cs="Times New Roman" w:hint="eastAsia"/>
          <w:sz w:val="22"/>
        </w:rPr>
        <w:t>) [202</w:t>
      </w:r>
      <w:r>
        <w:rPr>
          <w:rFonts w:cs="Times New Roman" w:hint="eastAsia"/>
          <w:sz w:val="22"/>
        </w:rPr>
        <w:t>3</w:t>
      </w:r>
      <w:r w:rsidRPr="00824111">
        <w:rPr>
          <w:rFonts w:cs="Times New Roman" w:hint="eastAsia"/>
          <w:sz w:val="22"/>
        </w:rPr>
        <w:t>-</w:t>
      </w:r>
      <w:r>
        <w:rPr>
          <w:rFonts w:cs="Times New Roman" w:hint="eastAsia"/>
          <w:sz w:val="22"/>
        </w:rPr>
        <w:t>0</w:t>
      </w:r>
      <w:r>
        <w:rPr>
          <w:rFonts w:cs="Times New Roman"/>
          <w:sz w:val="22"/>
        </w:rPr>
        <w:t>3</w:t>
      </w:r>
      <w:r w:rsidRPr="00824111">
        <w:rPr>
          <w:rFonts w:cs="Times New Roman" w:hint="eastAsia"/>
          <w:sz w:val="22"/>
        </w:rPr>
        <w:t>-</w:t>
      </w:r>
      <w:r>
        <w:rPr>
          <w:rFonts w:cs="Times New Roman" w:hint="eastAsia"/>
          <w:sz w:val="22"/>
        </w:rPr>
        <w:t>0</w:t>
      </w:r>
      <w:r>
        <w:rPr>
          <w:rFonts w:cs="Times New Roman"/>
          <w:sz w:val="22"/>
        </w:rPr>
        <w:t>5</w:t>
      </w:r>
      <w:r w:rsidRPr="00824111">
        <w:rPr>
          <w:rFonts w:cs="Times New Roman" w:hint="eastAsia"/>
          <w:sz w:val="22"/>
        </w:rPr>
        <w:t xml:space="preserve">]. </w:t>
      </w:r>
      <w:r w:rsidRPr="00F715BA">
        <w:rPr>
          <w:rFonts w:cs="Times New Roman"/>
          <w:sz w:val="22"/>
        </w:rPr>
        <w:t>https://www.osaka-geidai.ac.jp/whatsnew/useofai</w:t>
      </w:r>
      <w:r>
        <w:rPr>
          <w:rFonts w:cs="Times New Roman" w:hint="eastAsia"/>
          <w:sz w:val="22"/>
        </w:rPr>
        <w:t>.</w:t>
      </w:r>
      <w:bookmarkEnd w:id="152"/>
    </w:p>
    <w:p w14:paraId="6ED62552" w14:textId="36B4AED1" w:rsidR="000C44E9" w:rsidRPr="000C44E9" w:rsidRDefault="000C44E9" w:rsidP="000C44E9">
      <w:pPr>
        <w:pStyle w:val="afa"/>
        <w:numPr>
          <w:ilvl w:val="0"/>
          <w:numId w:val="2"/>
        </w:numPr>
        <w:wordWrap w:val="0"/>
        <w:ind w:firstLineChars="0"/>
        <w:rPr>
          <w:rFonts w:cs="Times New Roman"/>
          <w:sz w:val="22"/>
        </w:rPr>
      </w:pPr>
      <w:bookmarkStart w:id="154" w:name="_Ref177740821"/>
      <w:bookmarkStart w:id="155" w:name="_Ref160633319"/>
      <w:r w:rsidRPr="000C44E9">
        <w:rPr>
          <w:rFonts w:cs="Times New Roman" w:hint="eastAsia"/>
          <w:sz w:val="22"/>
        </w:rPr>
        <w:t>徳島</w:t>
      </w:r>
      <w:r>
        <w:rPr>
          <w:rFonts w:cs="Times New Roman" w:hint="eastAsia"/>
          <w:sz w:val="22"/>
        </w:rPr>
        <w:t>大学</w:t>
      </w:r>
      <w:r>
        <w:rPr>
          <w:rFonts w:cs="Times New Roman" w:hint="eastAsia"/>
          <w:sz w:val="22"/>
        </w:rPr>
        <w:t xml:space="preserve">. </w:t>
      </w:r>
      <w:r w:rsidRPr="000C44E9">
        <w:rPr>
          <w:rFonts w:cs="Times New Roman" w:hint="eastAsia"/>
          <w:sz w:val="22"/>
        </w:rPr>
        <w:t>生成</w:t>
      </w:r>
      <w:r w:rsidRPr="000C44E9">
        <w:rPr>
          <w:rFonts w:cs="Times New Roman" w:hint="eastAsia"/>
          <w:sz w:val="22"/>
        </w:rPr>
        <w:t>AI</w:t>
      </w:r>
      <w:r w:rsidRPr="000C44E9">
        <w:rPr>
          <w:rFonts w:cs="Times New Roman" w:hint="eastAsia"/>
          <w:sz w:val="22"/>
        </w:rPr>
        <w:t>の利用について（注意喚起）</w:t>
      </w:r>
      <w:r w:rsidRPr="00E47C1B">
        <w:rPr>
          <w:rFonts w:cs="Times New Roman" w:hint="eastAsia"/>
          <w:sz w:val="22"/>
        </w:rPr>
        <w:t>[EB/OL]. (2023-0</w:t>
      </w:r>
      <w:r>
        <w:rPr>
          <w:rFonts w:cs="Times New Roman" w:hint="eastAsia"/>
          <w:sz w:val="22"/>
        </w:rPr>
        <w:t>5</w:t>
      </w:r>
      <w:r w:rsidRPr="00E47C1B">
        <w:rPr>
          <w:rFonts w:cs="Times New Roman" w:hint="eastAsia"/>
          <w:sz w:val="22"/>
        </w:rPr>
        <w:t>-</w:t>
      </w:r>
      <w:r>
        <w:rPr>
          <w:rFonts w:cs="Times New Roman" w:hint="eastAsia"/>
          <w:sz w:val="22"/>
        </w:rPr>
        <w:t>31</w:t>
      </w:r>
      <w:r w:rsidRPr="00E47C1B">
        <w:rPr>
          <w:rFonts w:cs="Times New Roman" w:hint="eastAsia"/>
          <w:sz w:val="22"/>
        </w:rPr>
        <w:t>) [202</w:t>
      </w:r>
      <w:r>
        <w:rPr>
          <w:rFonts w:cs="Times New Roman" w:hint="eastAsia"/>
          <w:sz w:val="22"/>
        </w:rPr>
        <w:t>4</w:t>
      </w:r>
      <w:r w:rsidRPr="00E47C1B">
        <w:rPr>
          <w:rFonts w:cs="Times New Roman" w:hint="eastAsia"/>
          <w:sz w:val="22"/>
        </w:rPr>
        <w:t>-</w:t>
      </w:r>
      <w:r>
        <w:rPr>
          <w:rFonts w:cs="Times New Roman" w:hint="eastAsia"/>
          <w:sz w:val="22"/>
        </w:rPr>
        <w:t>09</w:t>
      </w:r>
      <w:r w:rsidRPr="00E47C1B">
        <w:rPr>
          <w:rFonts w:cs="Times New Roman" w:hint="eastAsia"/>
          <w:sz w:val="22"/>
        </w:rPr>
        <w:t>-</w:t>
      </w:r>
      <w:r>
        <w:rPr>
          <w:rFonts w:cs="Times New Roman" w:hint="eastAsia"/>
          <w:sz w:val="22"/>
        </w:rPr>
        <w:t>2</w:t>
      </w:r>
      <w:r>
        <w:rPr>
          <w:rFonts w:cs="Times New Roman" w:hint="eastAsia"/>
          <w:sz w:val="22"/>
        </w:rPr>
        <w:lastRenderedPageBreak/>
        <w:t>0</w:t>
      </w:r>
      <w:r w:rsidRPr="00E47C1B">
        <w:rPr>
          <w:rFonts w:cs="Times New Roman" w:hint="eastAsia"/>
          <w:sz w:val="22"/>
        </w:rPr>
        <w:t>].</w:t>
      </w:r>
      <w:r>
        <w:rPr>
          <w:rFonts w:cs="Times New Roman"/>
          <w:sz w:val="22"/>
        </w:rPr>
        <w:t xml:space="preserve"> </w:t>
      </w:r>
      <w:r>
        <w:rPr>
          <w:rFonts w:cs="Times New Roman" w:hint="eastAsia"/>
          <w:sz w:val="22"/>
        </w:rPr>
        <w:t>h</w:t>
      </w:r>
      <w:r w:rsidRPr="000C44E9">
        <w:rPr>
          <w:rFonts w:cs="Times New Roman"/>
          <w:sz w:val="22"/>
        </w:rPr>
        <w:t>ttps://www.tokushima-u.ac.jp/docs/50015.html</w:t>
      </w:r>
      <w:bookmarkEnd w:id="154"/>
    </w:p>
    <w:p w14:paraId="3D8048F4" w14:textId="7F341702" w:rsidR="000C44E9" w:rsidRDefault="000C44E9" w:rsidP="000C44E9">
      <w:pPr>
        <w:pStyle w:val="afa"/>
        <w:numPr>
          <w:ilvl w:val="0"/>
          <w:numId w:val="2"/>
        </w:numPr>
        <w:wordWrap w:val="0"/>
        <w:ind w:firstLineChars="0"/>
        <w:rPr>
          <w:rFonts w:cs="Times New Roman"/>
          <w:sz w:val="22"/>
        </w:rPr>
      </w:pPr>
      <w:bookmarkStart w:id="156" w:name="_Ref177740826"/>
      <w:r w:rsidRPr="000C44E9">
        <w:rPr>
          <w:rFonts w:cs="Times New Roman" w:hint="eastAsia"/>
          <w:sz w:val="22"/>
        </w:rPr>
        <w:t>徳島大学</w:t>
      </w:r>
      <w:r w:rsidRPr="000C44E9">
        <w:rPr>
          <w:rFonts w:cs="Times New Roman" w:hint="eastAsia"/>
          <w:sz w:val="22"/>
        </w:rPr>
        <w:t xml:space="preserve">. </w:t>
      </w:r>
      <w:r w:rsidRPr="000C44E9">
        <w:rPr>
          <w:rFonts w:cs="Times New Roman" w:hint="eastAsia"/>
          <w:sz w:val="22"/>
        </w:rPr>
        <w:t>生成</w:t>
      </w:r>
      <w:r w:rsidRPr="000C44E9">
        <w:rPr>
          <w:rFonts w:cs="Times New Roman" w:hint="eastAsia"/>
          <w:sz w:val="22"/>
        </w:rPr>
        <w:t>AI</w:t>
      </w:r>
      <w:r w:rsidRPr="000C44E9">
        <w:rPr>
          <w:rFonts w:cs="Times New Roman" w:hint="eastAsia"/>
          <w:sz w:val="22"/>
        </w:rPr>
        <w:t>を活用するための基本方針</w:t>
      </w:r>
      <w:r w:rsidRPr="000C44E9">
        <w:rPr>
          <w:rFonts w:cs="Times New Roman" w:hint="eastAsia"/>
          <w:sz w:val="22"/>
        </w:rPr>
        <w:t>[EB/OL]. (2023-0</w:t>
      </w:r>
      <w:r>
        <w:rPr>
          <w:rFonts w:cs="Times New Roman" w:hint="eastAsia"/>
          <w:sz w:val="22"/>
        </w:rPr>
        <w:t>6</w:t>
      </w:r>
      <w:r w:rsidRPr="000C44E9">
        <w:rPr>
          <w:rFonts w:cs="Times New Roman" w:hint="eastAsia"/>
          <w:sz w:val="22"/>
        </w:rPr>
        <w:t>-</w:t>
      </w:r>
      <w:r>
        <w:rPr>
          <w:rFonts w:cs="Times New Roman" w:hint="eastAsia"/>
          <w:sz w:val="22"/>
        </w:rPr>
        <w:t>20</w:t>
      </w:r>
      <w:r w:rsidRPr="000C44E9">
        <w:rPr>
          <w:rFonts w:cs="Times New Roman" w:hint="eastAsia"/>
          <w:sz w:val="22"/>
        </w:rPr>
        <w:t>) [2024-09-20].</w:t>
      </w:r>
      <w:r w:rsidRPr="000C44E9">
        <w:rPr>
          <w:rFonts w:cs="Times New Roman"/>
          <w:sz w:val="22"/>
        </w:rPr>
        <w:t xml:space="preserve"> https://www.tokushima-u.ac.jp/docs/50361.html</w:t>
      </w:r>
      <w:bookmarkEnd w:id="156"/>
    </w:p>
    <w:p w14:paraId="6A20DC77" w14:textId="73AC8BE8" w:rsidR="005B3624" w:rsidRPr="00E47C1B" w:rsidRDefault="005B3624" w:rsidP="000C44E9">
      <w:pPr>
        <w:pStyle w:val="afa"/>
        <w:numPr>
          <w:ilvl w:val="0"/>
          <w:numId w:val="2"/>
        </w:numPr>
        <w:wordWrap w:val="0"/>
        <w:ind w:firstLineChars="0"/>
        <w:rPr>
          <w:rFonts w:cs="Times New Roman"/>
          <w:sz w:val="22"/>
        </w:rPr>
      </w:pPr>
      <w:bookmarkStart w:id="157" w:name="_Ref177740913"/>
      <w:r w:rsidRPr="00E47C1B">
        <w:rPr>
          <w:rFonts w:cs="Times New Roman" w:hint="eastAsia"/>
          <w:sz w:val="22"/>
        </w:rPr>
        <w:t>東京外国語大学</w:t>
      </w:r>
      <w:r w:rsidRPr="00E47C1B">
        <w:rPr>
          <w:rFonts w:cs="Times New Roman" w:hint="eastAsia"/>
          <w:sz w:val="22"/>
        </w:rPr>
        <w:t xml:space="preserve">. </w:t>
      </w:r>
      <w:r w:rsidRPr="00E47C1B">
        <w:rPr>
          <w:rFonts w:cs="Times New Roman" w:hint="eastAsia"/>
          <w:sz w:val="22"/>
        </w:rPr>
        <w:t>大学教育における</w:t>
      </w:r>
      <w:r w:rsidRPr="00E47C1B">
        <w:rPr>
          <w:rFonts w:cs="Times New Roman" w:hint="eastAsia"/>
          <w:sz w:val="22"/>
        </w:rPr>
        <w:t xml:space="preserve"> AI </w:t>
      </w:r>
      <w:r w:rsidRPr="00E47C1B">
        <w:rPr>
          <w:rFonts w:cs="Times New Roman" w:hint="eastAsia"/>
          <w:sz w:val="22"/>
        </w:rPr>
        <w:t>について</w:t>
      </w:r>
      <w:r w:rsidRPr="00E47C1B">
        <w:rPr>
          <w:rFonts w:cs="Times New Roman" w:hint="eastAsia"/>
          <w:sz w:val="22"/>
        </w:rPr>
        <w:t xml:space="preserve"> </w:t>
      </w:r>
      <w:r w:rsidRPr="00E47C1B">
        <w:rPr>
          <w:rFonts w:cs="Times New Roman" w:hint="eastAsia"/>
          <w:sz w:val="22"/>
        </w:rPr>
        <w:t>東京外国語大学としての教員向けガイドライン</w:t>
      </w:r>
      <w:r w:rsidRPr="00E47C1B">
        <w:rPr>
          <w:rFonts w:cs="Times New Roman" w:hint="eastAsia"/>
          <w:sz w:val="22"/>
        </w:rPr>
        <w:t>[EB/OL]. (2023-0</w:t>
      </w:r>
      <w:r>
        <w:rPr>
          <w:rFonts w:cs="Times New Roman" w:hint="eastAsia"/>
          <w:sz w:val="22"/>
        </w:rPr>
        <w:t>3</w:t>
      </w:r>
      <w:r w:rsidRPr="00E47C1B">
        <w:rPr>
          <w:rFonts w:cs="Times New Roman" w:hint="eastAsia"/>
          <w:sz w:val="22"/>
        </w:rPr>
        <w:t>-</w:t>
      </w:r>
      <w:r>
        <w:rPr>
          <w:rFonts w:cs="Times New Roman" w:hint="eastAsia"/>
          <w:sz w:val="22"/>
        </w:rPr>
        <w:t>22</w:t>
      </w:r>
      <w:r w:rsidRPr="00E47C1B">
        <w:rPr>
          <w:rFonts w:cs="Times New Roman" w:hint="eastAsia"/>
          <w:sz w:val="22"/>
        </w:rPr>
        <w:t>) [2023-</w:t>
      </w:r>
      <w:r>
        <w:rPr>
          <w:rFonts w:cs="Times New Roman" w:hint="eastAsia"/>
          <w:sz w:val="22"/>
        </w:rPr>
        <w:t>12</w:t>
      </w:r>
      <w:r w:rsidRPr="00E47C1B">
        <w:rPr>
          <w:rFonts w:cs="Times New Roman" w:hint="eastAsia"/>
          <w:sz w:val="22"/>
        </w:rPr>
        <w:t>-</w:t>
      </w:r>
      <w:r>
        <w:rPr>
          <w:rFonts w:cs="Times New Roman" w:hint="eastAsia"/>
          <w:sz w:val="22"/>
        </w:rPr>
        <w:t>15</w:t>
      </w:r>
      <w:r w:rsidRPr="00E47C1B">
        <w:rPr>
          <w:rFonts w:cs="Times New Roman" w:hint="eastAsia"/>
          <w:sz w:val="22"/>
        </w:rPr>
        <w:t>].</w:t>
      </w:r>
      <w:r>
        <w:rPr>
          <w:rFonts w:cs="Times New Roman"/>
          <w:sz w:val="22"/>
        </w:rPr>
        <w:t xml:space="preserve"> </w:t>
      </w:r>
      <w:r w:rsidRPr="00E47C1B">
        <w:rPr>
          <w:rFonts w:cs="Times New Roman" w:hint="eastAsia"/>
          <w:sz w:val="22"/>
        </w:rPr>
        <w:t>https://www.tufs.ac.jp/documents/education/guideline/ai_guideline.pdf.</w:t>
      </w:r>
      <w:bookmarkEnd w:id="153"/>
      <w:bookmarkEnd w:id="155"/>
      <w:bookmarkEnd w:id="157"/>
    </w:p>
    <w:p w14:paraId="09B6AC62" w14:textId="77777777" w:rsidR="005B3624" w:rsidRDefault="005B3624" w:rsidP="005B3624">
      <w:pPr>
        <w:pStyle w:val="afb"/>
        <w:numPr>
          <w:ilvl w:val="0"/>
          <w:numId w:val="2"/>
        </w:numPr>
        <w:wordWrap w:val="0"/>
        <w:ind w:firstLineChars="0"/>
        <w:rPr>
          <w:rFonts w:cs="Times New Roman"/>
          <w:sz w:val="22"/>
        </w:rPr>
      </w:pPr>
      <w:bookmarkStart w:id="158" w:name="_Ref160614842"/>
      <w:r w:rsidRPr="00E47C1B">
        <w:rPr>
          <w:rFonts w:cs="Times New Roman" w:hint="eastAsia"/>
          <w:sz w:val="22"/>
        </w:rPr>
        <w:t>王艺如</w:t>
      </w:r>
      <w:r w:rsidRPr="00E47C1B">
        <w:rPr>
          <w:rFonts w:cs="Times New Roman" w:hint="eastAsia"/>
          <w:sz w:val="22"/>
        </w:rPr>
        <w:t>.</w:t>
      </w:r>
      <w:r>
        <w:rPr>
          <w:rFonts w:cs="Times New Roman"/>
          <w:sz w:val="22"/>
        </w:rPr>
        <w:t xml:space="preserve"> </w:t>
      </w:r>
      <w:r w:rsidRPr="00E47C1B">
        <w:rPr>
          <w:rFonts w:cs="Times New Roman" w:hint="eastAsia"/>
          <w:sz w:val="22"/>
        </w:rPr>
        <w:t>博弈论视野下</w:t>
      </w:r>
      <w:r w:rsidRPr="00E47C1B">
        <w:rPr>
          <w:rFonts w:cs="Times New Roman" w:hint="eastAsia"/>
          <w:sz w:val="22"/>
        </w:rPr>
        <w:t>ChatGPT</w:t>
      </w:r>
      <w:r w:rsidRPr="00E47C1B">
        <w:rPr>
          <w:rFonts w:cs="Times New Roman" w:hint="eastAsia"/>
          <w:sz w:val="22"/>
        </w:rPr>
        <w:t>在教育领域的潜能与风险</w:t>
      </w:r>
      <w:r w:rsidRPr="00E47C1B">
        <w:rPr>
          <w:rFonts w:cs="Times New Roman" w:hint="eastAsia"/>
          <w:sz w:val="22"/>
        </w:rPr>
        <w:t>[J].</w:t>
      </w:r>
      <w:r>
        <w:rPr>
          <w:rFonts w:cs="Times New Roman"/>
          <w:sz w:val="22"/>
        </w:rPr>
        <w:t xml:space="preserve"> </w:t>
      </w:r>
      <w:r w:rsidRPr="00E47C1B">
        <w:rPr>
          <w:rFonts w:cs="Times New Roman" w:hint="eastAsia"/>
          <w:sz w:val="22"/>
        </w:rPr>
        <w:t>继续教育研究</w:t>
      </w:r>
      <w:r w:rsidRPr="00E47C1B">
        <w:rPr>
          <w:rFonts w:cs="Times New Roman" w:hint="eastAsia"/>
          <w:sz w:val="22"/>
        </w:rPr>
        <w:t>,</w:t>
      </w:r>
      <w:r>
        <w:rPr>
          <w:rFonts w:cs="Times New Roman"/>
          <w:sz w:val="22"/>
        </w:rPr>
        <w:t xml:space="preserve"> </w:t>
      </w:r>
      <w:r w:rsidRPr="00E47C1B">
        <w:rPr>
          <w:rFonts w:cs="Times New Roman" w:hint="eastAsia"/>
          <w:sz w:val="22"/>
        </w:rPr>
        <w:t>2023,</w:t>
      </w:r>
      <w:r>
        <w:rPr>
          <w:rFonts w:cs="Times New Roman"/>
          <w:sz w:val="22"/>
        </w:rPr>
        <w:t xml:space="preserve"> </w:t>
      </w:r>
      <w:r w:rsidRPr="00E47C1B">
        <w:rPr>
          <w:rFonts w:cs="Times New Roman" w:hint="eastAsia"/>
          <w:sz w:val="22"/>
        </w:rPr>
        <w:t>(08):33-39.</w:t>
      </w:r>
      <w:bookmarkEnd w:id="158"/>
    </w:p>
    <w:p w14:paraId="3FFFD556" w14:textId="77777777" w:rsidR="005B3624" w:rsidRPr="00E47C1B" w:rsidRDefault="005B3624" w:rsidP="005B3624">
      <w:pPr>
        <w:pStyle w:val="afa"/>
        <w:numPr>
          <w:ilvl w:val="0"/>
          <w:numId w:val="2"/>
        </w:numPr>
        <w:wordWrap w:val="0"/>
        <w:ind w:firstLineChars="0"/>
        <w:rPr>
          <w:rFonts w:cs="Times New Roman"/>
          <w:sz w:val="22"/>
        </w:rPr>
      </w:pPr>
      <w:bookmarkStart w:id="159" w:name="_Ref160614848"/>
      <w:r w:rsidRPr="00E47C1B">
        <w:rPr>
          <w:rFonts w:cs="Times New Roman" w:hint="eastAsia"/>
          <w:sz w:val="22"/>
        </w:rPr>
        <w:t>大阪女学院大学</w:t>
      </w:r>
      <w:r w:rsidRPr="00E47C1B">
        <w:rPr>
          <w:rFonts w:cs="Times New Roman" w:hint="eastAsia"/>
          <w:sz w:val="22"/>
        </w:rPr>
        <w:t xml:space="preserve">. </w:t>
      </w:r>
      <w:r w:rsidRPr="00E47C1B">
        <w:rPr>
          <w:rFonts w:cs="Times New Roman" w:hint="eastAsia"/>
          <w:sz w:val="22"/>
        </w:rPr>
        <w:t>生成系</w:t>
      </w:r>
      <w:r w:rsidRPr="00E47C1B">
        <w:rPr>
          <w:rFonts w:cs="Times New Roman" w:hint="eastAsia"/>
          <w:sz w:val="22"/>
        </w:rPr>
        <w:t>AI</w:t>
      </w:r>
      <w:r w:rsidRPr="00E47C1B">
        <w:rPr>
          <w:rFonts w:cs="Times New Roman" w:hint="eastAsia"/>
          <w:sz w:val="22"/>
        </w:rPr>
        <w:t>についての学長声明文を発表しました</w:t>
      </w:r>
      <w:r w:rsidRPr="00E47C1B">
        <w:rPr>
          <w:rFonts w:cs="Times New Roman" w:hint="eastAsia"/>
          <w:sz w:val="22"/>
        </w:rPr>
        <w:t>[EB/OL]. (2023-0</w:t>
      </w:r>
      <w:r>
        <w:rPr>
          <w:rFonts w:cs="Times New Roman" w:hint="eastAsia"/>
          <w:sz w:val="22"/>
        </w:rPr>
        <w:t>4</w:t>
      </w:r>
      <w:r w:rsidRPr="00E47C1B">
        <w:rPr>
          <w:rFonts w:cs="Times New Roman" w:hint="eastAsia"/>
          <w:sz w:val="22"/>
        </w:rPr>
        <w:t>-</w:t>
      </w:r>
      <w:r>
        <w:rPr>
          <w:rFonts w:cs="Times New Roman" w:hint="eastAsia"/>
          <w:sz w:val="22"/>
        </w:rPr>
        <w:t>21</w:t>
      </w:r>
      <w:r w:rsidRPr="00E47C1B">
        <w:rPr>
          <w:rFonts w:cs="Times New Roman" w:hint="eastAsia"/>
          <w:sz w:val="22"/>
        </w:rPr>
        <w:t>) [202</w:t>
      </w:r>
      <w:r>
        <w:rPr>
          <w:rFonts w:cs="Times New Roman" w:hint="eastAsia"/>
          <w:sz w:val="22"/>
        </w:rPr>
        <w:t>4</w:t>
      </w:r>
      <w:r w:rsidRPr="00E47C1B">
        <w:rPr>
          <w:rFonts w:cs="Times New Roman" w:hint="eastAsia"/>
          <w:sz w:val="22"/>
        </w:rPr>
        <w:t>-02-0</w:t>
      </w:r>
      <w:r>
        <w:rPr>
          <w:rFonts w:cs="Times New Roman" w:hint="eastAsia"/>
          <w:sz w:val="22"/>
        </w:rPr>
        <w:t>3</w:t>
      </w:r>
      <w:r w:rsidRPr="00E47C1B">
        <w:rPr>
          <w:rFonts w:cs="Times New Roman" w:hint="eastAsia"/>
          <w:sz w:val="22"/>
        </w:rPr>
        <w:t xml:space="preserve">]. </w:t>
      </w:r>
      <w:r w:rsidRPr="00E47C1B">
        <w:rPr>
          <w:rFonts w:cs="Times New Roman"/>
          <w:sz w:val="22"/>
        </w:rPr>
        <w:t>https://www.wilmina.ac.jp/2356</w:t>
      </w:r>
      <w:r w:rsidRPr="00E47C1B">
        <w:rPr>
          <w:rFonts w:cs="Times New Roman" w:hint="eastAsia"/>
          <w:sz w:val="22"/>
        </w:rPr>
        <w:t>.</w:t>
      </w:r>
      <w:bookmarkEnd w:id="159"/>
    </w:p>
    <w:p w14:paraId="54A824C0" w14:textId="77777777" w:rsidR="005B3624" w:rsidRDefault="005B3624" w:rsidP="005B3624">
      <w:pPr>
        <w:pStyle w:val="afb"/>
        <w:numPr>
          <w:ilvl w:val="0"/>
          <w:numId w:val="2"/>
        </w:numPr>
        <w:wordWrap w:val="0"/>
        <w:ind w:firstLineChars="0"/>
        <w:rPr>
          <w:rFonts w:cs="Times New Roman"/>
          <w:sz w:val="22"/>
        </w:rPr>
      </w:pPr>
      <w:bookmarkStart w:id="160" w:name="_Ref160614875"/>
      <w:r w:rsidRPr="00E47C1B">
        <w:rPr>
          <w:rFonts w:cs="Times New Roman" w:hint="eastAsia"/>
          <w:sz w:val="22"/>
        </w:rPr>
        <w:t>国際ファッション専門職大学</w:t>
      </w:r>
      <w:r>
        <w:rPr>
          <w:rFonts w:cs="Times New Roman"/>
          <w:sz w:val="22"/>
        </w:rPr>
        <w:t>.</w:t>
      </w:r>
      <w:r w:rsidRPr="00E47C1B">
        <w:rPr>
          <w:rFonts w:hint="eastAsia"/>
        </w:rPr>
        <w:t xml:space="preserve"> </w:t>
      </w:r>
      <w:r w:rsidRPr="00E47C1B">
        <w:rPr>
          <w:rFonts w:cs="Times New Roman" w:hint="eastAsia"/>
          <w:sz w:val="22"/>
        </w:rPr>
        <w:t>生成系</w:t>
      </w:r>
      <w:r w:rsidRPr="00E47C1B">
        <w:rPr>
          <w:rFonts w:cs="Times New Roman" w:hint="eastAsia"/>
          <w:sz w:val="22"/>
        </w:rPr>
        <w:t>AI</w:t>
      </w:r>
      <w:r w:rsidRPr="00E47C1B">
        <w:rPr>
          <w:rFonts w:cs="Times New Roman" w:hint="eastAsia"/>
          <w:sz w:val="22"/>
        </w:rPr>
        <w:t>に関する本学の考え方について</w:t>
      </w:r>
      <w:r w:rsidRPr="00E47C1B">
        <w:rPr>
          <w:rFonts w:cs="Times New Roman" w:hint="eastAsia"/>
          <w:sz w:val="22"/>
        </w:rPr>
        <w:t>[EB/OL]. (2023-0</w:t>
      </w:r>
      <w:r>
        <w:rPr>
          <w:rFonts w:cs="Times New Roman"/>
          <w:sz w:val="22"/>
        </w:rPr>
        <w:t>7</w:t>
      </w:r>
      <w:r w:rsidRPr="00E47C1B">
        <w:rPr>
          <w:rFonts w:cs="Times New Roman" w:hint="eastAsia"/>
          <w:sz w:val="22"/>
        </w:rPr>
        <w:t>-21) [2024-0</w:t>
      </w:r>
      <w:r>
        <w:rPr>
          <w:rFonts w:cs="Times New Roman"/>
          <w:sz w:val="22"/>
        </w:rPr>
        <w:t>1</w:t>
      </w:r>
      <w:r w:rsidRPr="00E47C1B">
        <w:rPr>
          <w:rFonts w:cs="Times New Roman" w:hint="eastAsia"/>
          <w:sz w:val="22"/>
        </w:rPr>
        <w:t>-0</w:t>
      </w:r>
      <w:r>
        <w:rPr>
          <w:rFonts w:cs="Times New Roman"/>
          <w:sz w:val="22"/>
        </w:rPr>
        <w:t>6</w:t>
      </w:r>
      <w:r w:rsidRPr="00E47C1B">
        <w:rPr>
          <w:rFonts w:cs="Times New Roman" w:hint="eastAsia"/>
          <w:sz w:val="22"/>
        </w:rPr>
        <w:t xml:space="preserve">]. </w:t>
      </w:r>
      <w:r w:rsidRPr="001314E1">
        <w:rPr>
          <w:rFonts w:cs="Times New Roman" w:hint="eastAsia"/>
          <w:sz w:val="22"/>
        </w:rPr>
        <w:t>https://www.piif.ac.jp/news/6990/</w:t>
      </w:r>
      <w:r w:rsidRPr="00E47C1B">
        <w:rPr>
          <w:rFonts w:cs="Times New Roman" w:hint="eastAsia"/>
          <w:sz w:val="22"/>
        </w:rPr>
        <w:t>.</w:t>
      </w:r>
      <w:bookmarkEnd w:id="160"/>
    </w:p>
    <w:p w14:paraId="5196B1CA" w14:textId="77777777" w:rsidR="005B3624" w:rsidRDefault="005B3624" w:rsidP="005B3624">
      <w:pPr>
        <w:pStyle w:val="afb"/>
        <w:numPr>
          <w:ilvl w:val="0"/>
          <w:numId w:val="2"/>
        </w:numPr>
        <w:wordWrap w:val="0"/>
        <w:ind w:firstLineChars="0"/>
        <w:rPr>
          <w:rFonts w:cs="Times New Roman"/>
          <w:sz w:val="22"/>
        </w:rPr>
      </w:pPr>
      <w:bookmarkStart w:id="161" w:name="_Ref160614884"/>
      <w:r w:rsidRPr="001314E1">
        <w:rPr>
          <w:rFonts w:cs="Times New Roman" w:hint="eastAsia"/>
          <w:sz w:val="22"/>
        </w:rPr>
        <w:t>東洋大学情報連携学部</w:t>
      </w:r>
      <w:r>
        <w:rPr>
          <w:rFonts w:cs="Times New Roman" w:hint="eastAsia"/>
          <w:sz w:val="22"/>
        </w:rPr>
        <w:t>.</w:t>
      </w:r>
      <w:r>
        <w:rPr>
          <w:rFonts w:cs="Times New Roman"/>
          <w:sz w:val="22"/>
        </w:rPr>
        <w:t xml:space="preserve"> </w:t>
      </w:r>
      <w:r w:rsidRPr="001314E1">
        <w:rPr>
          <w:rFonts w:cs="Times New Roman" w:hint="eastAsia"/>
          <w:sz w:val="22"/>
        </w:rPr>
        <w:t>生成系</w:t>
      </w:r>
      <w:r w:rsidRPr="001314E1">
        <w:rPr>
          <w:rFonts w:cs="Times New Roman" w:hint="eastAsia"/>
          <w:sz w:val="22"/>
        </w:rPr>
        <w:t>AI</w:t>
      </w:r>
      <w:r w:rsidRPr="001314E1">
        <w:rPr>
          <w:rFonts w:cs="Times New Roman" w:hint="eastAsia"/>
          <w:sz w:val="22"/>
        </w:rPr>
        <w:t>に関する</w:t>
      </w:r>
      <w:r w:rsidRPr="001314E1">
        <w:rPr>
          <w:rFonts w:cs="Times New Roman" w:hint="eastAsia"/>
          <w:sz w:val="22"/>
        </w:rPr>
        <w:t>INIAD</w:t>
      </w:r>
      <w:r w:rsidRPr="001314E1">
        <w:rPr>
          <w:rFonts w:cs="Times New Roman" w:hint="eastAsia"/>
          <w:sz w:val="22"/>
        </w:rPr>
        <w:t>の見解</w:t>
      </w:r>
      <w:r w:rsidRPr="001314E1">
        <w:rPr>
          <w:rFonts w:cs="Times New Roman"/>
          <w:sz w:val="22"/>
        </w:rPr>
        <w:t>[EB/OL]. (2023-0</w:t>
      </w:r>
      <w:r>
        <w:rPr>
          <w:rFonts w:cs="Times New Roman"/>
          <w:sz w:val="22"/>
        </w:rPr>
        <w:t>4</w:t>
      </w:r>
      <w:r w:rsidRPr="001314E1">
        <w:rPr>
          <w:rFonts w:cs="Times New Roman"/>
          <w:sz w:val="22"/>
        </w:rPr>
        <w:t>-</w:t>
      </w:r>
      <w:r>
        <w:rPr>
          <w:rFonts w:cs="Times New Roman"/>
          <w:sz w:val="22"/>
        </w:rPr>
        <w:t>14</w:t>
      </w:r>
      <w:r w:rsidRPr="001314E1">
        <w:rPr>
          <w:rFonts w:cs="Times New Roman"/>
          <w:sz w:val="22"/>
        </w:rPr>
        <w:t>) [202</w:t>
      </w:r>
      <w:r>
        <w:rPr>
          <w:rFonts w:cs="Times New Roman"/>
          <w:sz w:val="22"/>
        </w:rPr>
        <w:t>3</w:t>
      </w:r>
      <w:r w:rsidRPr="001314E1">
        <w:rPr>
          <w:rFonts w:cs="Times New Roman"/>
          <w:sz w:val="22"/>
        </w:rPr>
        <w:t>-1</w:t>
      </w:r>
      <w:r>
        <w:rPr>
          <w:rFonts w:cs="Times New Roman"/>
          <w:sz w:val="22"/>
        </w:rPr>
        <w:t>2</w:t>
      </w:r>
      <w:r w:rsidRPr="001314E1">
        <w:rPr>
          <w:rFonts w:cs="Times New Roman"/>
          <w:sz w:val="22"/>
        </w:rPr>
        <w:t>-</w:t>
      </w:r>
      <w:r>
        <w:rPr>
          <w:rFonts w:cs="Times New Roman"/>
          <w:sz w:val="22"/>
        </w:rPr>
        <w:t>15</w:t>
      </w:r>
      <w:r w:rsidRPr="001314E1">
        <w:rPr>
          <w:rFonts w:cs="Times New Roman"/>
          <w:sz w:val="22"/>
        </w:rPr>
        <w:t>]</w:t>
      </w:r>
      <w:r>
        <w:rPr>
          <w:rFonts w:cs="Times New Roman"/>
          <w:sz w:val="22"/>
        </w:rPr>
        <w:t>.</w:t>
      </w:r>
      <w:r w:rsidRPr="001314E1">
        <w:t xml:space="preserve"> </w:t>
      </w:r>
      <w:r w:rsidRPr="001314E1">
        <w:rPr>
          <w:rFonts w:cs="Times New Roman"/>
          <w:sz w:val="22"/>
        </w:rPr>
        <w:t>https://www.iniad.org/blog/2023/04/14/generative-ai/.</w:t>
      </w:r>
      <w:bookmarkEnd w:id="161"/>
    </w:p>
    <w:p w14:paraId="1D2F7CA2" w14:textId="77777777" w:rsidR="005B3624" w:rsidRPr="001314E1" w:rsidRDefault="005B3624" w:rsidP="005B3624">
      <w:pPr>
        <w:pStyle w:val="afa"/>
        <w:numPr>
          <w:ilvl w:val="0"/>
          <w:numId w:val="2"/>
        </w:numPr>
        <w:wordWrap w:val="0"/>
        <w:ind w:firstLineChars="0"/>
        <w:rPr>
          <w:rFonts w:cs="Times New Roman"/>
          <w:sz w:val="22"/>
        </w:rPr>
      </w:pPr>
      <w:bookmarkStart w:id="162" w:name="_Ref160614893"/>
      <w:r w:rsidRPr="001314E1">
        <w:rPr>
          <w:rFonts w:cs="Times New Roman" w:hint="eastAsia"/>
          <w:sz w:val="22"/>
        </w:rPr>
        <w:t>共立女子大学</w:t>
      </w:r>
      <w:r>
        <w:rPr>
          <w:rFonts w:cs="Times New Roman" w:hint="eastAsia"/>
          <w:sz w:val="22"/>
        </w:rPr>
        <w:t>.</w:t>
      </w:r>
      <w:r>
        <w:rPr>
          <w:rFonts w:cs="Times New Roman"/>
          <w:sz w:val="22"/>
        </w:rPr>
        <w:t xml:space="preserve"> </w:t>
      </w:r>
      <w:r w:rsidRPr="009B1094">
        <w:rPr>
          <w:rFonts w:cs="Times New Roman" w:hint="eastAsia"/>
          <w:sz w:val="22"/>
        </w:rPr>
        <w:t>本学における</w:t>
      </w:r>
      <w:r w:rsidRPr="009B1094">
        <w:rPr>
          <w:rFonts w:cs="Times New Roman" w:hint="eastAsia"/>
          <w:sz w:val="22"/>
        </w:rPr>
        <w:t>ChatGPT</w:t>
      </w:r>
      <w:r w:rsidRPr="009B1094">
        <w:rPr>
          <w:rFonts w:cs="Times New Roman" w:hint="eastAsia"/>
          <w:sz w:val="22"/>
        </w:rPr>
        <w:t>等の生成系</w:t>
      </w:r>
      <w:r w:rsidRPr="009B1094">
        <w:rPr>
          <w:rFonts w:cs="Times New Roman" w:hint="eastAsia"/>
          <w:sz w:val="22"/>
        </w:rPr>
        <w:t>AI</w:t>
      </w:r>
      <w:r w:rsidRPr="009B1094">
        <w:rPr>
          <w:rFonts w:cs="Times New Roman" w:hint="eastAsia"/>
          <w:sz w:val="22"/>
        </w:rPr>
        <w:t>の使用に関する取扱いについて</w:t>
      </w:r>
      <w:r w:rsidRPr="00E47C1B">
        <w:rPr>
          <w:rFonts w:cs="Times New Roman" w:hint="eastAsia"/>
          <w:sz w:val="22"/>
        </w:rPr>
        <w:t>[EB/OL]. (2023-0</w:t>
      </w:r>
      <w:r>
        <w:rPr>
          <w:rFonts w:cs="Times New Roman" w:hint="eastAsia"/>
          <w:sz w:val="22"/>
        </w:rPr>
        <w:t>6</w:t>
      </w:r>
      <w:r w:rsidRPr="00E47C1B">
        <w:rPr>
          <w:rFonts w:cs="Times New Roman" w:hint="eastAsia"/>
          <w:sz w:val="22"/>
        </w:rPr>
        <w:t>-</w:t>
      </w:r>
      <w:r>
        <w:rPr>
          <w:rFonts w:cs="Times New Roman" w:hint="eastAsia"/>
          <w:sz w:val="22"/>
        </w:rPr>
        <w:t>12</w:t>
      </w:r>
      <w:r w:rsidRPr="00E47C1B">
        <w:rPr>
          <w:rFonts w:cs="Times New Roman" w:hint="eastAsia"/>
          <w:sz w:val="22"/>
        </w:rPr>
        <w:t>) [202</w:t>
      </w:r>
      <w:r>
        <w:rPr>
          <w:rFonts w:cs="Times New Roman" w:hint="eastAsia"/>
          <w:sz w:val="22"/>
        </w:rPr>
        <w:t>4</w:t>
      </w:r>
      <w:r w:rsidRPr="00E47C1B">
        <w:rPr>
          <w:rFonts w:cs="Times New Roman" w:hint="eastAsia"/>
          <w:sz w:val="22"/>
        </w:rPr>
        <w:t>-02-0</w:t>
      </w:r>
      <w:r>
        <w:rPr>
          <w:rFonts w:cs="Times New Roman" w:hint="eastAsia"/>
          <w:sz w:val="22"/>
        </w:rPr>
        <w:t>6</w:t>
      </w:r>
      <w:r w:rsidRPr="00E47C1B">
        <w:rPr>
          <w:rFonts w:cs="Times New Roman" w:hint="eastAsia"/>
          <w:sz w:val="22"/>
        </w:rPr>
        <w:t>].</w:t>
      </w:r>
      <w:r>
        <w:rPr>
          <w:rFonts w:cs="Times New Roman"/>
          <w:sz w:val="22"/>
        </w:rPr>
        <w:t xml:space="preserve"> </w:t>
      </w:r>
      <w:r w:rsidRPr="009B1094">
        <w:rPr>
          <w:rFonts w:cs="Times New Roman"/>
          <w:sz w:val="22"/>
        </w:rPr>
        <w:t>https://www.kyoritsu-wu.ac.jp/institute_for_promotion/higher_education/news/detail.html?id=4242</w:t>
      </w:r>
      <w:bookmarkEnd w:id="162"/>
    </w:p>
    <w:p w14:paraId="41CD1C0F" w14:textId="77777777" w:rsidR="005B3624" w:rsidRPr="001314E1" w:rsidRDefault="005B3624" w:rsidP="005B3624">
      <w:pPr>
        <w:pStyle w:val="afb"/>
        <w:numPr>
          <w:ilvl w:val="0"/>
          <w:numId w:val="2"/>
        </w:numPr>
        <w:wordWrap w:val="0"/>
        <w:ind w:firstLineChars="0"/>
        <w:rPr>
          <w:rFonts w:cs="Times New Roman"/>
          <w:sz w:val="22"/>
        </w:rPr>
      </w:pPr>
      <w:bookmarkStart w:id="163" w:name="_Ref160614906"/>
      <w:r w:rsidRPr="001314E1">
        <w:rPr>
          <w:rFonts w:cs="Times New Roman" w:hint="eastAsia"/>
          <w:sz w:val="22"/>
        </w:rPr>
        <w:t>拓殖大学</w:t>
      </w:r>
      <w:r>
        <w:rPr>
          <w:rFonts w:cs="Times New Roman" w:hint="eastAsia"/>
          <w:sz w:val="22"/>
        </w:rPr>
        <w:t>.</w:t>
      </w:r>
      <w:r>
        <w:rPr>
          <w:rFonts w:cs="Times New Roman"/>
          <w:sz w:val="22"/>
        </w:rPr>
        <w:t xml:space="preserve"> </w:t>
      </w:r>
      <w:r w:rsidRPr="009B1094">
        <w:rPr>
          <w:rFonts w:cs="Times New Roman" w:hint="eastAsia"/>
          <w:sz w:val="22"/>
        </w:rPr>
        <w:t>生成</w:t>
      </w:r>
      <w:r w:rsidRPr="009B1094">
        <w:rPr>
          <w:rFonts w:cs="Times New Roman" w:hint="eastAsia"/>
          <w:sz w:val="22"/>
        </w:rPr>
        <w:t>AI</w:t>
      </w:r>
      <w:r w:rsidRPr="009B1094">
        <w:rPr>
          <w:rFonts w:cs="Times New Roman" w:hint="eastAsia"/>
          <w:sz w:val="22"/>
        </w:rPr>
        <w:t>（</w:t>
      </w:r>
      <w:r w:rsidRPr="009B1094">
        <w:rPr>
          <w:rFonts w:cs="Times New Roman" w:hint="eastAsia"/>
          <w:sz w:val="22"/>
        </w:rPr>
        <w:t>Chat GPT</w:t>
      </w:r>
      <w:r w:rsidRPr="009B1094">
        <w:rPr>
          <w:rFonts w:cs="Times New Roman" w:hint="eastAsia"/>
          <w:sz w:val="22"/>
        </w:rPr>
        <w:t>等）への対応方針</w:t>
      </w:r>
      <w:r w:rsidRPr="009B1094">
        <w:rPr>
          <w:rFonts w:cs="Times New Roman"/>
          <w:sz w:val="22"/>
        </w:rPr>
        <w:t>[EB/OL]. (2023-06-12) [2024-02-06].</w:t>
      </w:r>
      <w:r w:rsidRPr="009B1094">
        <w:rPr>
          <w:rFonts w:cs="Times New Roman" w:hint="eastAsia"/>
          <w:sz w:val="22"/>
        </w:rPr>
        <w:t xml:space="preserve"> https://www.takushoku-u.ac.jp/newsportal/summary/summary_231124_18958.html</w:t>
      </w:r>
      <w:r>
        <w:rPr>
          <w:rFonts w:cs="Times New Roman"/>
          <w:sz w:val="22"/>
        </w:rPr>
        <w:t>.</w:t>
      </w:r>
      <w:bookmarkEnd w:id="163"/>
    </w:p>
    <w:p w14:paraId="74BA30AE" w14:textId="04406425" w:rsidR="005B3624" w:rsidRDefault="005B3624" w:rsidP="005B3624">
      <w:pPr>
        <w:pStyle w:val="afb"/>
        <w:numPr>
          <w:ilvl w:val="0"/>
          <w:numId w:val="2"/>
        </w:numPr>
        <w:wordWrap w:val="0"/>
        <w:ind w:firstLineChars="0"/>
        <w:rPr>
          <w:rFonts w:cs="Times New Roman"/>
          <w:sz w:val="22"/>
        </w:rPr>
      </w:pPr>
      <w:bookmarkStart w:id="164" w:name="_Ref160614921"/>
      <w:r w:rsidRPr="001314E1">
        <w:rPr>
          <w:rFonts w:cs="Times New Roman" w:hint="eastAsia"/>
          <w:sz w:val="22"/>
        </w:rPr>
        <w:t>埼玉大学</w:t>
      </w:r>
      <w:r>
        <w:rPr>
          <w:rFonts w:cs="Times New Roman" w:hint="eastAsia"/>
          <w:sz w:val="22"/>
        </w:rPr>
        <w:t>.</w:t>
      </w:r>
      <w:r>
        <w:rPr>
          <w:rFonts w:cs="Times New Roman"/>
          <w:sz w:val="22"/>
        </w:rPr>
        <w:t xml:space="preserve"> </w:t>
      </w:r>
      <w:r w:rsidRPr="001314E1">
        <w:rPr>
          <w:rFonts w:cs="Times New Roman" w:hint="eastAsia"/>
          <w:sz w:val="22"/>
        </w:rPr>
        <w:t>教職員における生成</w:t>
      </w:r>
      <w:r w:rsidRPr="001314E1">
        <w:rPr>
          <w:rFonts w:cs="Times New Roman" w:hint="eastAsia"/>
          <w:sz w:val="22"/>
        </w:rPr>
        <w:t xml:space="preserve"> AI </w:t>
      </w:r>
      <w:r w:rsidRPr="001314E1">
        <w:rPr>
          <w:rFonts w:cs="Times New Roman" w:hint="eastAsia"/>
          <w:sz w:val="22"/>
        </w:rPr>
        <w:t>利</w:t>
      </w:r>
      <w:r w:rsidRPr="001314E1">
        <w:rPr>
          <w:rFonts w:cs="Times New Roman" w:hint="eastAsia"/>
          <w:sz w:val="22"/>
        </w:rPr>
        <w:t xml:space="preserve"> </w:t>
      </w:r>
      <w:r w:rsidRPr="001314E1">
        <w:rPr>
          <w:rFonts w:cs="Times New Roman" w:hint="eastAsia"/>
          <w:sz w:val="22"/>
        </w:rPr>
        <w:t>活</w:t>
      </w:r>
      <w:r w:rsidRPr="001314E1">
        <w:rPr>
          <w:rFonts w:cs="Times New Roman" w:hint="eastAsia"/>
          <w:sz w:val="22"/>
        </w:rPr>
        <w:t xml:space="preserve"> </w:t>
      </w:r>
      <w:r w:rsidRPr="001314E1">
        <w:rPr>
          <w:rFonts w:cs="Times New Roman" w:hint="eastAsia"/>
          <w:sz w:val="22"/>
        </w:rPr>
        <w:t>用</w:t>
      </w:r>
      <w:r w:rsidRPr="001314E1">
        <w:rPr>
          <w:rFonts w:cs="Times New Roman" w:hint="eastAsia"/>
          <w:sz w:val="22"/>
        </w:rPr>
        <w:t xml:space="preserve"> </w:t>
      </w:r>
      <w:r w:rsidRPr="001314E1">
        <w:rPr>
          <w:rFonts w:cs="Times New Roman" w:hint="eastAsia"/>
          <w:sz w:val="22"/>
        </w:rPr>
        <w:t>基本ガイドライン</w:t>
      </w:r>
      <w:r w:rsidRPr="001314E1">
        <w:rPr>
          <w:rFonts w:cs="Times New Roman"/>
          <w:sz w:val="22"/>
        </w:rPr>
        <w:t>[EB/OL]. (2023-0</w:t>
      </w:r>
      <w:r>
        <w:rPr>
          <w:rFonts w:cs="Times New Roman"/>
          <w:sz w:val="22"/>
        </w:rPr>
        <w:t>7</w:t>
      </w:r>
      <w:r w:rsidRPr="001314E1">
        <w:rPr>
          <w:rFonts w:cs="Times New Roman"/>
          <w:sz w:val="22"/>
        </w:rPr>
        <w:t>-</w:t>
      </w:r>
      <w:r>
        <w:rPr>
          <w:rFonts w:cs="Times New Roman"/>
          <w:sz w:val="22"/>
        </w:rPr>
        <w:t>27</w:t>
      </w:r>
      <w:r w:rsidRPr="001314E1">
        <w:rPr>
          <w:rFonts w:cs="Times New Roman"/>
          <w:sz w:val="22"/>
        </w:rPr>
        <w:t>) [2023-12-</w:t>
      </w:r>
      <w:r>
        <w:rPr>
          <w:rFonts w:cs="Times New Roman"/>
          <w:sz w:val="22"/>
        </w:rPr>
        <w:t>20</w:t>
      </w:r>
      <w:r w:rsidRPr="001314E1">
        <w:rPr>
          <w:rFonts w:cs="Times New Roman"/>
          <w:sz w:val="22"/>
        </w:rPr>
        <w:t>].https://www.saitama-u.ac.jp/student_archives/20230727AIguideline.pdf</w:t>
      </w:r>
      <w:bookmarkEnd w:id="164"/>
    </w:p>
    <w:p w14:paraId="25EA7D1F" w14:textId="77777777" w:rsidR="005B3624" w:rsidRDefault="005B3624" w:rsidP="005B3624">
      <w:pPr>
        <w:pStyle w:val="afb"/>
        <w:numPr>
          <w:ilvl w:val="0"/>
          <w:numId w:val="2"/>
        </w:numPr>
        <w:wordWrap w:val="0"/>
        <w:ind w:firstLineChars="0"/>
        <w:rPr>
          <w:rFonts w:cs="Times New Roman"/>
          <w:sz w:val="22"/>
        </w:rPr>
      </w:pPr>
      <w:bookmarkStart w:id="165" w:name="_Ref160614928"/>
      <w:r w:rsidRPr="001314E1">
        <w:rPr>
          <w:rFonts w:cs="Times New Roman" w:hint="eastAsia"/>
          <w:sz w:val="22"/>
        </w:rPr>
        <w:t>上智大学</w:t>
      </w:r>
      <w:r>
        <w:rPr>
          <w:rFonts w:cs="Times New Roman" w:hint="eastAsia"/>
          <w:sz w:val="22"/>
        </w:rPr>
        <w:t>.</w:t>
      </w:r>
      <w:r>
        <w:rPr>
          <w:rFonts w:cs="Times New Roman"/>
          <w:sz w:val="22"/>
        </w:rPr>
        <w:t xml:space="preserve"> </w:t>
      </w:r>
      <w:r w:rsidRPr="009B1094">
        <w:rPr>
          <w:rFonts w:cs="Times New Roman" w:hint="eastAsia"/>
          <w:sz w:val="22"/>
        </w:rPr>
        <w:t>教育における生成</w:t>
      </w:r>
      <w:r w:rsidRPr="009B1094">
        <w:rPr>
          <w:rFonts w:cs="Times New Roman" w:hint="eastAsia"/>
          <w:sz w:val="22"/>
        </w:rPr>
        <w:t xml:space="preserve"> AI </w:t>
      </w:r>
      <w:r w:rsidRPr="009B1094">
        <w:rPr>
          <w:rFonts w:cs="Times New Roman" w:hint="eastAsia"/>
          <w:sz w:val="22"/>
        </w:rPr>
        <w:t>利用に関するガイドライン</w:t>
      </w:r>
      <w:r w:rsidRPr="009B1094">
        <w:rPr>
          <w:rFonts w:cs="Times New Roman"/>
          <w:sz w:val="22"/>
        </w:rPr>
        <w:t>[EB/OL]. (2023-0</w:t>
      </w:r>
      <w:r>
        <w:rPr>
          <w:rFonts w:cs="Times New Roman"/>
          <w:sz w:val="22"/>
        </w:rPr>
        <w:t>3</w:t>
      </w:r>
      <w:r w:rsidRPr="009B1094">
        <w:rPr>
          <w:rFonts w:cs="Times New Roman"/>
          <w:sz w:val="22"/>
        </w:rPr>
        <w:t>-27) [2023-12-</w:t>
      </w:r>
      <w:r>
        <w:rPr>
          <w:rFonts w:cs="Times New Roman"/>
          <w:sz w:val="22"/>
        </w:rPr>
        <w:t>15</w:t>
      </w:r>
      <w:r w:rsidRPr="009B1094">
        <w:rPr>
          <w:rFonts w:cs="Times New Roman"/>
          <w:sz w:val="22"/>
        </w:rPr>
        <w:t>].</w:t>
      </w:r>
      <w:r w:rsidRPr="009B1094">
        <w:rPr>
          <w:rFonts w:cs="Times New Roman" w:hint="eastAsia"/>
          <w:sz w:val="22"/>
        </w:rPr>
        <w:t xml:space="preserve"> https://piloti.sophia.ac.jp/assets/uploads/2023/10/23171508/b528436042d4a6c9dbb1e173398b3900.pdf.</w:t>
      </w:r>
      <w:bookmarkEnd w:id="165"/>
    </w:p>
    <w:p w14:paraId="1710BBEC" w14:textId="5C851A12" w:rsidR="000C44E9" w:rsidRPr="000C44E9" w:rsidRDefault="006F28E2" w:rsidP="005B3624">
      <w:pPr>
        <w:pStyle w:val="afb"/>
        <w:numPr>
          <w:ilvl w:val="0"/>
          <w:numId w:val="2"/>
        </w:numPr>
        <w:wordWrap w:val="0"/>
        <w:ind w:firstLineChars="0"/>
        <w:rPr>
          <w:rFonts w:cs="Times New Roman"/>
          <w:sz w:val="22"/>
        </w:rPr>
      </w:pPr>
      <w:bookmarkStart w:id="166" w:name="_Ref177741182"/>
      <w:bookmarkStart w:id="167" w:name="_Ref160615002"/>
      <w:r w:rsidRPr="006F28E2">
        <w:rPr>
          <w:rFonts w:cs="Times New Roman" w:hint="eastAsia"/>
          <w:sz w:val="22"/>
        </w:rPr>
        <w:t>兵庫教育大学</w:t>
      </w:r>
      <w:r>
        <w:rPr>
          <w:rFonts w:cs="Times New Roman" w:hint="eastAsia"/>
          <w:sz w:val="22"/>
        </w:rPr>
        <w:t xml:space="preserve">. </w:t>
      </w:r>
      <w:r w:rsidRPr="006F28E2">
        <w:rPr>
          <w:rFonts w:cs="Times New Roman" w:hint="eastAsia"/>
          <w:sz w:val="22"/>
        </w:rPr>
        <w:t>ChatGPT</w:t>
      </w:r>
      <w:r w:rsidRPr="006F28E2">
        <w:rPr>
          <w:rFonts w:cs="Times New Roman" w:hint="eastAsia"/>
          <w:sz w:val="22"/>
        </w:rPr>
        <w:t>等の生成系</w:t>
      </w:r>
      <w:r w:rsidRPr="006F28E2">
        <w:rPr>
          <w:rFonts w:cs="Times New Roman" w:hint="eastAsia"/>
          <w:sz w:val="22"/>
        </w:rPr>
        <w:t>AI</w:t>
      </w:r>
      <w:r w:rsidRPr="006F28E2">
        <w:rPr>
          <w:rFonts w:cs="Times New Roman" w:hint="eastAsia"/>
          <w:sz w:val="22"/>
        </w:rPr>
        <w:t>の使用に関する留意事項について</w:t>
      </w:r>
      <w:r w:rsidRPr="00E47C1B">
        <w:rPr>
          <w:rFonts w:cs="Times New Roman" w:hint="eastAsia"/>
          <w:sz w:val="22"/>
        </w:rPr>
        <w:t>[EB/OL]. (2023-0</w:t>
      </w:r>
      <w:r>
        <w:rPr>
          <w:rFonts w:cs="Times New Roman" w:hint="eastAsia"/>
          <w:sz w:val="22"/>
        </w:rPr>
        <w:t>4</w:t>
      </w:r>
      <w:r w:rsidRPr="00E47C1B">
        <w:rPr>
          <w:rFonts w:cs="Times New Roman" w:hint="eastAsia"/>
          <w:sz w:val="22"/>
        </w:rPr>
        <w:t>-</w:t>
      </w:r>
      <w:r>
        <w:rPr>
          <w:rFonts w:cs="Times New Roman" w:hint="eastAsia"/>
          <w:sz w:val="22"/>
        </w:rPr>
        <w:t>18</w:t>
      </w:r>
      <w:r w:rsidRPr="00E47C1B">
        <w:rPr>
          <w:rFonts w:cs="Times New Roman" w:hint="eastAsia"/>
          <w:sz w:val="22"/>
        </w:rPr>
        <w:t>) [202</w:t>
      </w:r>
      <w:r>
        <w:rPr>
          <w:rFonts w:cs="Times New Roman" w:hint="eastAsia"/>
          <w:sz w:val="22"/>
        </w:rPr>
        <w:t>4</w:t>
      </w:r>
      <w:r w:rsidRPr="00E47C1B">
        <w:rPr>
          <w:rFonts w:cs="Times New Roman" w:hint="eastAsia"/>
          <w:sz w:val="22"/>
        </w:rPr>
        <w:t>-</w:t>
      </w:r>
      <w:r>
        <w:rPr>
          <w:rFonts w:cs="Times New Roman" w:hint="eastAsia"/>
          <w:sz w:val="22"/>
        </w:rPr>
        <w:t>09</w:t>
      </w:r>
      <w:r w:rsidRPr="00E47C1B">
        <w:rPr>
          <w:rFonts w:cs="Times New Roman" w:hint="eastAsia"/>
          <w:sz w:val="22"/>
        </w:rPr>
        <w:t>-</w:t>
      </w:r>
      <w:r>
        <w:rPr>
          <w:rFonts w:cs="Times New Roman" w:hint="eastAsia"/>
          <w:sz w:val="22"/>
        </w:rPr>
        <w:t>20</w:t>
      </w:r>
      <w:r w:rsidRPr="00E47C1B">
        <w:rPr>
          <w:rFonts w:cs="Times New Roman" w:hint="eastAsia"/>
          <w:sz w:val="22"/>
        </w:rPr>
        <w:t>].</w:t>
      </w:r>
      <w:r>
        <w:rPr>
          <w:rFonts w:cs="Times New Roman"/>
          <w:sz w:val="22"/>
        </w:rPr>
        <w:t xml:space="preserve"> </w:t>
      </w:r>
      <w:r w:rsidR="000C44E9" w:rsidRPr="000C44E9">
        <w:rPr>
          <w:rFonts w:cs="Times New Roman"/>
          <w:sz w:val="22"/>
        </w:rPr>
        <w:t>https://www.hyogo-u.ac.jp/info/5299047.php</w:t>
      </w:r>
      <w:bookmarkEnd w:id="166"/>
    </w:p>
    <w:p w14:paraId="2FCED61F" w14:textId="19B5301F" w:rsidR="005B3624" w:rsidRDefault="005B3624" w:rsidP="005B3624">
      <w:pPr>
        <w:pStyle w:val="afb"/>
        <w:numPr>
          <w:ilvl w:val="0"/>
          <w:numId w:val="2"/>
        </w:numPr>
        <w:wordWrap w:val="0"/>
        <w:ind w:firstLineChars="0"/>
        <w:rPr>
          <w:rFonts w:cs="Times New Roman"/>
          <w:sz w:val="22"/>
        </w:rPr>
      </w:pPr>
      <w:bookmarkStart w:id="168" w:name="_Ref177741285"/>
      <w:r w:rsidRPr="00EA6D61">
        <w:rPr>
          <w:rFonts w:cs="Times New Roman"/>
          <w:caps/>
          <w:sz w:val="22"/>
        </w:rPr>
        <w:t>V</w:t>
      </w:r>
      <w:r w:rsidR="00703B6E" w:rsidRPr="00EA6D61">
        <w:rPr>
          <w:rFonts w:cs="Times New Roman"/>
          <w:sz w:val="22"/>
        </w:rPr>
        <w:t>an</w:t>
      </w:r>
      <w:r w:rsidR="00703B6E">
        <w:rPr>
          <w:rFonts w:cs="Times New Roman" w:hint="eastAsia"/>
          <w:caps/>
          <w:sz w:val="22"/>
        </w:rPr>
        <w:t>,</w:t>
      </w:r>
      <w:r w:rsidRPr="00EA6D61">
        <w:rPr>
          <w:rFonts w:cs="Times New Roman"/>
          <w:caps/>
          <w:sz w:val="22"/>
        </w:rPr>
        <w:t xml:space="preserve"> N</w:t>
      </w:r>
      <w:r w:rsidR="00703B6E">
        <w:rPr>
          <w:rFonts w:cs="Times New Roman" w:hint="eastAsia"/>
          <w:caps/>
          <w:sz w:val="22"/>
        </w:rPr>
        <w:t>.</w:t>
      </w:r>
      <w:r w:rsidRPr="00EA6D61">
        <w:rPr>
          <w:rFonts w:cs="Times New Roman"/>
          <w:caps/>
          <w:sz w:val="22"/>
        </w:rPr>
        <w:t xml:space="preserve"> R</w:t>
      </w:r>
      <w:r w:rsidR="00703B6E">
        <w:rPr>
          <w:rFonts w:cs="Times New Roman" w:hint="eastAsia"/>
          <w:caps/>
          <w:sz w:val="22"/>
        </w:rPr>
        <w:t>.</w:t>
      </w:r>
      <w:r w:rsidRPr="00EA6D61">
        <w:rPr>
          <w:rFonts w:cs="Times New Roman"/>
          <w:caps/>
          <w:sz w:val="22"/>
        </w:rPr>
        <w:t>, W</w:t>
      </w:r>
      <w:r w:rsidR="00703B6E" w:rsidRPr="00EA6D61">
        <w:rPr>
          <w:rFonts w:cs="Times New Roman"/>
          <w:sz w:val="22"/>
        </w:rPr>
        <w:t>ebb</w:t>
      </w:r>
      <w:r w:rsidRPr="00EA6D61">
        <w:rPr>
          <w:rFonts w:cs="Times New Roman"/>
          <w:caps/>
          <w:sz w:val="22"/>
        </w:rPr>
        <w:t xml:space="preserve"> R</w:t>
      </w:r>
      <w:r w:rsidRPr="00EA6D61">
        <w:rPr>
          <w:rFonts w:cs="Times New Roman"/>
          <w:sz w:val="22"/>
        </w:rPr>
        <w:t>.</w:t>
      </w:r>
      <w:r w:rsidR="00703B6E">
        <w:rPr>
          <w:rFonts w:cs="Times New Roman" w:hint="eastAsia"/>
          <w:sz w:val="22"/>
        </w:rPr>
        <w:t>.</w:t>
      </w:r>
      <w:r w:rsidRPr="00EA6D61">
        <w:rPr>
          <w:rFonts w:cs="Times New Roman"/>
          <w:sz w:val="22"/>
        </w:rPr>
        <w:t xml:space="preserve"> ChatGPT and science: the AI system was a force in 2023-for good and bad[J]. Nature, 2023, 624(7992): 509.</w:t>
      </w:r>
      <w:bookmarkEnd w:id="167"/>
      <w:bookmarkEnd w:id="168"/>
    </w:p>
    <w:p w14:paraId="2CF91E28" w14:textId="71326285" w:rsidR="005B3624" w:rsidRPr="0009545E" w:rsidRDefault="005B3624" w:rsidP="0009545E">
      <w:pPr>
        <w:pStyle w:val="afb"/>
        <w:numPr>
          <w:ilvl w:val="0"/>
          <w:numId w:val="2"/>
        </w:numPr>
        <w:wordWrap w:val="0"/>
        <w:ind w:firstLineChars="0"/>
        <w:rPr>
          <w:rFonts w:cs="Times New Roman"/>
          <w:sz w:val="22"/>
        </w:rPr>
      </w:pPr>
      <w:bookmarkStart w:id="169" w:name="_Ref160615006"/>
      <w:r w:rsidRPr="0009545E">
        <w:rPr>
          <w:rFonts w:cs="Times New Roman" w:hint="eastAsia"/>
          <w:sz w:val="22"/>
        </w:rPr>
        <w:t>吴砥</w:t>
      </w:r>
      <w:r w:rsidRPr="0009545E">
        <w:rPr>
          <w:rFonts w:cs="Times New Roman" w:hint="eastAsia"/>
          <w:sz w:val="22"/>
        </w:rPr>
        <w:t>,</w:t>
      </w:r>
      <w:r w:rsidRPr="0009545E">
        <w:rPr>
          <w:rFonts w:cs="Times New Roman"/>
          <w:sz w:val="22"/>
        </w:rPr>
        <w:t xml:space="preserve"> </w:t>
      </w:r>
      <w:r w:rsidRPr="0009545E">
        <w:rPr>
          <w:rFonts w:cs="Times New Roman" w:hint="eastAsia"/>
          <w:sz w:val="22"/>
        </w:rPr>
        <w:t>李环</w:t>
      </w:r>
      <w:r w:rsidRPr="0009545E">
        <w:rPr>
          <w:rFonts w:cs="Times New Roman" w:hint="eastAsia"/>
          <w:sz w:val="22"/>
        </w:rPr>
        <w:t>,</w:t>
      </w:r>
      <w:r w:rsidRPr="0009545E">
        <w:rPr>
          <w:rFonts w:cs="Times New Roman"/>
          <w:sz w:val="22"/>
        </w:rPr>
        <w:t xml:space="preserve"> </w:t>
      </w:r>
      <w:r w:rsidRPr="0009545E">
        <w:rPr>
          <w:rFonts w:cs="Times New Roman" w:hint="eastAsia"/>
          <w:sz w:val="22"/>
        </w:rPr>
        <w:t>陈旭</w:t>
      </w:r>
      <w:r w:rsidRPr="0009545E">
        <w:rPr>
          <w:rFonts w:cs="Times New Roman" w:hint="eastAsia"/>
          <w:sz w:val="22"/>
        </w:rPr>
        <w:t>.</w:t>
      </w:r>
      <w:r w:rsidRPr="0009545E">
        <w:rPr>
          <w:rFonts w:cs="Times New Roman"/>
          <w:sz w:val="22"/>
        </w:rPr>
        <w:t xml:space="preserve"> </w:t>
      </w:r>
      <w:r w:rsidRPr="0009545E">
        <w:rPr>
          <w:rFonts w:cs="Times New Roman" w:hint="eastAsia"/>
          <w:sz w:val="22"/>
        </w:rPr>
        <w:t>人工智能通用大模型教育应用影响探析</w:t>
      </w:r>
      <w:r w:rsidRPr="0009545E">
        <w:rPr>
          <w:rFonts w:cs="Times New Roman" w:hint="eastAsia"/>
          <w:sz w:val="22"/>
        </w:rPr>
        <w:t>[J].</w:t>
      </w:r>
      <w:r w:rsidRPr="0009545E">
        <w:rPr>
          <w:rFonts w:cs="Times New Roman"/>
          <w:sz w:val="22"/>
        </w:rPr>
        <w:t xml:space="preserve"> </w:t>
      </w:r>
      <w:r w:rsidRPr="0009545E">
        <w:rPr>
          <w:rFonts w:cs="Times New Roman" w:hint="eastAsia"/>
          <w:sz w:val="22"/>
        </w:rPr>
        <w:t>开放教育研究</w:t>
      </w:r>
      <w:r w:rsidRPr="0009545E">
        <w:rPr>
          <w:rFonts w:cs="Times New Roman" w:hint="eastAsia"/>
          <w:sz w:val="22"/>
        </w:rPr>
        <w:t>,</w:t>
      </w:r>
      <w:r w:rsidRPr="0009545E">
        <w:rPr>
          <w:rFonts w:cs="Times New Roman"/>
          <w:sz w:val="22"/>
        </w:rPr>
        <w:t xml:space="preserve"> </w:t>
      </w:r>
      <w:r w:rsidRPr="0009545E">
        <w:rPr>
          <w:rFonts w:cs="Times New Roman" w:hint="eastAsia"/>
          <w:sz w:val="22"/>
        </w:rPr>
        <w:t>2023,</w:t>
      </w:r>
      <w:r w:rsidRPr="0009545E">
        <w:rPr>
          <w:rFonts w:cs="Times New Roman"/>
          <w:sz w:val="22"/>
        </w:rPr>
        <w:t xml:space="preserve"> </w:t>
      </w:r>
      <w:r w:rsidRPr="0009545E">
        <w:rPr>
          <w:rFonts w:cs="Times New Roman" w:hint="eastAsia"/>
          <w:sz w:val="22"/>
        </w:rPr>
        <w:t>29(02):19-25+45.</w:t>
      </w:r>
      <w:bookmarkEnd w:id="169"/>
    </w:p>
    <w:p w14:paraId="6C06B587" w14:textId="77777777" w:rsidR="005B3624" w:rsidRDefault="005B3624" w:rsidP="005B3624">
      <w:pPr>
        <w:pStyle w:val="afb"/>
        <w:numPr>
          <w:ilvl w:val="0"/>
          <w:numId w:val="2"/>
        </w:numPr>
        <w:wordWrap w:val="0"/>
        <w:ind w:firstLineChars="0"/>
        <w:rPr>
          <w:rFonts w:cs="Times New Roman"/>
          <w:sz w:val="22"/>
        </w:rPr>
      </w:pPr>
      <w:bookmarkStart w:id="170" w:name="_Ref160615013"/>
      <w:r w:rsidRPr="00EA6D61">
        <w:rPr>
          <w:rFonts w:cs="Times New Roman" w:hint="eastAsia"/>
          <w:sz w:val="22"/>
        </w:rPr>
        <w:lastRenderedPageBreak/>
        <w:t>龙卫球</w:t>
      </w:r>
      <w:r w:rsidRPr="00EA6D61">
        <w:rPr>
          <w:rFonts w:cs="Times New Roman" w:hint="eastAsia"/>
          <w:sz w:val="22"/>
        </w:rPr>
        <w:t>.</w:t>
      </w:r>
      <w:r>
        <w:rPr>
          <w:rFonts w:cs="Times New Roman"/>
          <w:sz w:val="22"/>
        </w:rPr>
        <w:t xml:space="preserve"> </w:t>
      </w:r>
      <w:r w:rsidRPr="00EA6D61">
        <w:rPr>
          <w:rFonts w:cs="Times New Roman" w:hint="eastAsia"/>
          <w:sz w:val="22"/>
        </w:rPr>
        <w:t>人工智能立法规范对象与规范策略</w:t>
      </w:r>
      <w:r w:rsidRPr="00EA6D61">
        <w:rPr>
          <w:rFonts w:cs="Times New Roman" w:hint="eastAsia"/>
          <w:sz w:val="22"/>
        </w:rPr>
        <w:t>[J].</w:t>
      </w:r>
      <w:r>
        <w:rPr>
          <w:rFonts w:cs="Times New Roman"/>
          <w:sz w:val="22"/>
        </w:rPr>
        <w:t xml:space="preserve"> </w:t>
      </w:r>
      <w:r w:rsidRPr="00EA6D61">
        <w:rPr>
          <w:rFonts w:cs="Times New Roman" w:hint="eastAsia"/>
          <w:sz w:val="22"/>
        </w:rPr>
        <w:t>政法论丛</w:t>
      </w:r>
      <w:r w:rsidRPr="00EA6D61">
        <w:rPr>
          <w:rFonts w:cs="Times New Roman" w:hint="eastAsia"/>
          <w:sz w:val="22"/>
        </w:rPr>
        <w:t>,</w:t>
      </w:r>
      <w:r>
        <w:rPr>
          <w:rFonts w:cs="Times New Roman"/>
          <w:sz w:val="22"/>
        </w:rPr>
        <w:t xml:space="preserve"> </w:t>
      </w:r>
      <w:r w:rsidRPr="00EA6D61">
        <w:rPr>
          <w:rFonts w:cs="Times New Roman" w:hint="eastAsia"/>
          <w:sz w:val="22"/>
        </w:rPr>
        <w:t>2020,</w:t>
      </w:r>
      <w:r>
        <w:rPr>
          <w:rFonts w:cs="Times New Roman"/>
          <w:sz w:val="22"/>
        </w:rPr>
        <w:t xml:space="preserve"> </w:t>
      </w:r>
      <w:r w:rsidRPr="00EA6D61">
        <w:rPr>
          <w:rFonts w:cs="Times New Roman" w:hint="eastAsia"/>
          <w:sz w:val="22"/>
        </w:rPr>
        <w:t>(03):95-106.</w:t>
      </w:r>
      <w:bookmarkEnd w:id="170"/>
    </w:p>
    <w:p w14:paraId="2A258424" w14:textId="1C8C59FD" w:rsidR="0009545E" w:rsidRDefault="0009545E" w:rsidP="0009545E">
      <w:pPr>
        <w:pStyle w:val="afa"/>
        <w:numPr>
          <w:ilvl w:val="0"/>
          <w:numId w:val="2"/>
        </w:numPr>
        <w:ind w:firstLineChars="0"/>
        <w:rPr>
          <w:rFonts w:cs="Times New Roman"/>
          <w:sz w:val="22"/>
        </w:rPr>
      </w:pPr>
      <w:bookmarkStart w:id="171" w:name="_Ref160615038"/>
      <w:r w:rsidRPr="00A964DB">
        <w:rPr>
          <w:rFonts w:cs="Times New Roman" w:hint="eastAsia"/>
          <w:sz w:val="22"/>
        </w:rPr>
        <w:t>大阪公立大学</w:t>
      </w:r>
      <w:r>
        <w:rPr>
          <w:rFonts w:cs="Times New Roman" w:hint="eastAsia"/>
          <w:sz w:val="22"/>
        </w:rPr>
        <w:t>.</w:t>
      </w:r>
      <w:r w:rsidRPr="00A964DB">
        <w:rPr>
          <w:rFonts w:hint="eastAsia"/>
        </w:rPr>
        <w:t xml:space="preserve"> </w:t>
      </w:r>
      <w:r w:rsidRPr="00A964DB">
        <w:rPr>
          <w:rFonts w:cs="Times New Roman" w:hint="eastAsia"/>
          <w:sz w:val="22"/>
        </w:rPr>
        <w:t>生成</w:t>
      </w:r>
      <w:r w:rsidRPr="00A964DB">
        <w:rPr>
          <w:rFonts w:cs="Times New Roman" w:hint="eastAsia"/>
          <w:sz w:val="22"/>
        </w:rPr>
        <w:t>AI</w:t>
      </w:r>
      <w:r w:rsidRPr="00A964DB">
        <w:rPr>
          <w:rFonts w:cs="Times New Roman" w:hint="eastAsia"/>
          <w:sz w:val="22"/>
        </w:rPr>
        <w:t>ツールと教育についての教員向けガイド</w:t>
      </w:r>
      <w:r w:rsidRPr="009B1094">
        <w:rPr>
          <w:rFonts w:cs="Times New Roman"/>
          <w:sz w:val="22"/>
        </w:rPr>
        <w:t>[EB/OL]. (2023-0</w:t>
      </w:r>
      <w:r>
        <w:rPr>
          <w:rFonts w:cs="Times New Roman"/>
          <w:sz w:val="22"/>
        </w:rPr>
        <w:t>5</w:t>
      </w:r>
      <w:r w:rsidRPr="009B1094">
        <w:rPr>
          <w:rFonts w:cs="Times New Roman"/>
          <w:sz w:val="22"/>
        </w:rPr>
        <w:t>-</w:t>
      </w:r>
      <w:r>
        <w:rPr>
          <w:rFonts w:cs="Times New Roman"/>
          <w:sz w:val="22"/>
        </w:rPr>
        <w:t>11</w:t>
      </w:r>
      <w:r w:rsidRPr="009B1094">
        <w:rPr>
          <w:rFonts w:cs="Times New Roman"/>
          <w:sz w:val="22"/>
        </w:rPr>
        <w:t>) [202</w:t>
      </w:r>
      <w:r>
        <w:rPr>
          <w:rFonts w:cs="Times New Roman"/>
          <w:sz w:val="22"/>
        </w:rPr>
        <w:t>4</w:t>
      </w:r>
      <w:r w:rsidRPr="009B1094">
        <w:rPr>
          <w:rFonts w:cs="Times New Roman"/>
          <w:sz w:val="22"/>
        </w:rPr>
        <w:t>-</w:t>
      </w:r>
      <w:r>
        <w:rPr>
          <w:rFonts w:cs="Times New Roman"/>
          <w:sz w:val="22"/>
        </w:rPr>
        <w:t>0</w:t>
      </w:r>
      <w:r w:rsidRPr="009B1094">
        <w:rPr>
          <w:rFonts w:cs="Times New Roman"/>
          <w:sz w:val="22"/>
        </w:rPr>
        <w:t>2-</w:t>
      </w:r>
      <w:r>
        <w:rPr>
          <w:rFonts w:cs="Times New Roman"/>
          <w:sz w:val="22"/>
        </w:rPr>
        <w:t>17</w:t>
      </w:r>
      <w:r w:rsidRPr="009B1094">
        <w:rPr>
          <w:rFonts w:cs="Times New Roman"/>
          <w:sz w:val="22"/>
        </w:rPr>
        <w:t>].</w:t>
      </w:r>
      <w:r w:rsidRPr="00A964DB">
        <w:t xml:space="preserve"> </w:t>
      </w:r>
      <w:r w:rsidRPr="00A964DB">
        <w:rPr>
          <w:rFonts w:cs="Times New Roman"/>
          <w:sz w:val="22"/>
        </w:rPr>
        <w:t>https://www.omu.ac.jp/las/highedu/publication/generative_ai/</w:t>
      </w:r>
      <w:r>
        <w:rPr>
          <w:rFonts w:cs="Times New Roman" w:hint="eastAsia"/>
          <w:sz w:val="22"/>
        </w:rPr>
        <w:t>.</w:t>
      </w:r>
    </w:p>
    <w:p w14:paraId="586EE371" w14:textId="461837E7" w:rsidR="005B3624" w:rsidRPr="0009545E" w:rsidRDefault="0009545E" w:rsidP="0009545E">
      <w:pPr>
        <w:pStyle w:val="afa"/>
        <w:numPr>
          <w:ilvl w:val="0"/>
          <w:numId w:val="2"/>
        </w:numPr>
        <w:ind w:firstLineChars="0"/>
        <w:rPr>
          <w:rFonts w:cs="Times New Roman"/>
          <w:sz w:val="22"/>
        </w:rPr>
      </w:pPr>
      <w:bookmarkStart w:id="172" w:name="_Ref177743539"/>
      <w:r w:rsidRPr="0009545E">
        <w:rPr>
          <w:rFonts w:cs="Times New Roman" w:hint="eastAsia"/>
          <w:sz w:val="22"/>
        </w:rPr>
        <w:t>程睿</w:t>
      </w:r>
      <w:r w:rsidRPr="0009545E">
        <w:rPr>
          <w:rFonts w:cs="Times New Roman" w:hint="eastAsia"/>
          <w:sz w:val="22"/>
        </w:rPr>
        <w:t>. ChatGPT</w:t>
      </w:r>
      <w:r w:rsidRPr="0009545E">
        <w:rPr>
          <w:rFonts w:cs="Times New Roman" w:hint="eastAsia"/>
          <w:sz w:val="22"/>
        </w:rPr>
        <w:t>介入学术论文透明度义务的可视正义功能</w:t>
      </w:r>
      <w:r w:rsidRPr="0009545E">
        <w:rPr>
          <w:rFonts w:cs="Times New Roman" w:hint="eastAsia"/>
          <w:sz w:val="22"/>
        </w:rPr>
        <w:t xml:space="preserve">[J]. </w:t>
      </w:r>
      <w:r w:rsidRPr="0009545E">
        <w:rPr>
          <w:rFonts w:cs="Times New Roman" w:hint="eastAsia"/>
          <w:sz w:val="22"/>
        </w:rPr>
        <w:t>科学学研究</w:t>
      </w:r>
      <w:r w:rsidRPr="0009545E">
        <w:rPr>
          <w:rFonts w:cs="Times New Roman" w:hint="eastAsia"/>
          <w:sz w:val="22"/>
        </w:rPr>
        <w:t>, 2023, 41(12):2138-2146</w:t>
      </w:r>
      <w:r w:rsidR="005B3624" w:rsidRPr="0009545E">
        <w:rPr>
          <w:rFonts w:cs="Times New Roman"/>
          <w:sz w:val="22"/>
        </w:rPr>
        <w:t>.</w:t>
      </w:r>
      <w:bookmarkEnd w:id="171"/>
      <w:bookmarkEnd w:id="172"/>
    </w:p>
    <w:p w14:paraId="0E293388" w14:textId="1A49AB97" w:rsidR="005B3624" w:rsidRPr="0009545E" w:rsidRDefault="006F28E2" w:rsidP="0009545E">
      <w:pPr>
        <w:pStyle w:val="afb"/>
        <w:numPr>
          <w:ilvl w:val="0"/>
          <w:numId w:val="2"/>
        </w:numPr>
        <w:wordWrap w:val="0"/>
        <w:ind w:firstLineChars="0"/>
        <w:rPr>
          <w:rFonts w:cs="Times New Roman"/>
          <w:sz w:val="22"/>
        </w:rPr>
      </w:pPr>
      <w:bookmarkStart w:id="173" w:name="_Ref160615060"/>
      <w:r w:rsidRPr="0009545E">
        <w:rPr>
          <w:rFonts w:cs="Times New Roman" w:hint="eastAsia"/>
          <w:sz w:val="22"/>
        </w:rPr>
        <w:t>内閣府</w:t>
      </w:r>
      <w:r w:rsidRPr="0009545E">
        <w:rPr>
          <w:rFonts w:cs="Times New Roman" w:hint="eastAsia"/>
          <w:sz w:val="22"/>
        </w:rPr>
        <w:t>.</w:t>
      </w:r>
      <w:r w:rsidRPr="0009545E">
        <w:rPr>
          <w:rFonts w:cs="Times New Roman"/>
          <w:sz w:val="22"/>
        </w:rPr>
        <w:t xml:space="preserve"> </w:t>
      </w:r>
      <w:r w:rsidRPr="0009545E">
        <w:rPr>
          <w:rFonts w:cs="Times New Roman" w:hint="eastAsia"/>
          <w:sz w:val="22"/>
        </w:rPr>
        <w:t>AI</w:t>
      </w:r>
      <w:r w:rsidRPr="0009545E">
        <w:rPr>
          <w:rFonts w:cs="Times New Roman" w:hint="eastAsia"/>
          <w:sz w:val="22"/>
        </w:rPr>
        <w:t>戦略</w:t>
      </w:r>
      <w:r w:rsidRPr="0009545E">
        <w:rPr>
          <w:rFonts w:cs="Times New Roman" w:hint="eastAsia"/>
          <w:sz w:val="22"/>
        </w:rPr>
        <w:t>2022</w:t>
      </w:r>
      <w:r w:rsidRPr="0009545E">
        <w:rPr>
          <w:rFonts w:cs="Times New Roman"/>
          <w:sz w:val="22"/>
        </w:rPr>
        <w:t>[EB/OL]. (2022-04-22) [2024-02-8].</w:t>
      </w:r>
      <w:r w:rsidRPr="00194278">
        <w:t xml:space="preserve"> </w:t>
      </w:r>
      <w:r w:rsidRPr="0009545E">
        <w:rPr>
          <w:rFonts w:cs="Times New Roman"/>
          <w:sz w:val="22"/>
        </w:rPr>
        <w:t>https://www8.cao.go.jp/cstp/ai/index.html</w:t>
      </w:r>
      <w:r w:rsidR="005B3624" w:rsidRPr="0009545E">
        <w:rPr>
          <w:rFonts w:cs="Times New Roman" w:hint="eastAsia"/>
          <w:sz w:val="22"/>
        </w:rPr>
        <w:t>.</w:t>
      </w:r>
      <w:bookmarkEnd w:id="173"/>
    </w:p>
    <w:p w14:paraId="6CABDF65" w14:textId="179B1C4C" w:rsidR="00D94266" w:rsidRPr="00D94266" w:rsidRDefault="00D94266" w:rsidP="00D94266">
      <w:pPr>
        <w:pStyle w:val="afb"/>
        <w:numPr>
          <w:ilvl w:val="0"/>
          <w:numId w:val="2"/>
        </w:numPr>
        <w:wordWrap w:val="0"/>
        <w:ind w:firstLineChars="0"/>
        <w:rPr>
          <w:rFonts w:cs="Times New Roman"/>
          <w:sz w:val="22"/>
        </w:rPr>
      </w:pPr>
      <w:bookmarkStart w:id="174" w:name="_Ref177741964"/>
      <w:bookmarkStart w:id="175" w:name="_Ref160615067"/>
      <w:r w:rsidRPr="00D94266">
        <w:rPr>
          <w:rFonts w:cs="Times New Roman" w:hint="eastAsia"/>
          <w:sz w:val="22"/>
        </w:rPr>
        <w:t>鹿児島大学</w:t>
      </w:r>
      <w:r>
        <w:rPr>
          <w:rFonts w:cs="Times New Roman" w:hint="eastAsia"/>
          <w:sz w:val="22"/>
        </w:rPr>
        <w:t xml:space="preserve">. </w:t>
      </w:r>
      <w:r w:rsidRPr="00D94266">
        <w:rPr>
          <w:rFonts w:cs="Times New Roman" w:hint="eastAsia"/>
          <w:sz w:val="22"/>
        </w:rPr>
        <w:t>鹿児島大学における生成系</w:t>
      </w:r>
      <w:r w:rsidRPr="00D94266">
        <w:rPr>
          <w:rFonts w:cs="Times New Roman" w:hint="eastAsia"/>
          <w:sz w:val="22"/>
        </w:rPr>
        <w:t>AI</w:t>
      </w:r>
      <w:r w:rsidRPr="00D94266">
        <w:rPr>
          <w:rFonts w:cs="Times New Roman" w:hint="eastAsia"/>
          <w:sz w:val="22"/>
        </w:rPr>
        <w:t>の利用について</w:t>
      </w:r>
      <w:r w:rsidRPr="00E47C1B">
        <w:rPr>
          <w:rFonts w:cs="Times New Roman" w:hint="eastAsia"/>
          <w:sz w:val="22"/>
        </w:rPr>
        <w:t>[EB/OL]. (2023-0</w:t>
      </w:r>
      <w:r>
        <w:rPr>
          <w:rFonts w:cs="Times New Roman" w:hint="eastAsia"/>
          <w:sz w:val="22"/>
        </w:rPr>
        <w:t>7</w:t>
      </w:r>
      <w:r w:rsidRPr="00E47C1B">
        <w:rPr>
          <w:rFonts w:cs="Times New Roman" w:hint="eastAsia"/>
          <w:sz w:val="22"/>
        </w:rPr>
        <w:t>-</w:t>
      </w:r>
      <w:r>
        <w:rPr>
          <w:rFonts w:cs="Times New Roman" w:hint="eastAsia"/>
          <w:sz w:val="22"/>
        </w:rPr>
        <w:t>20</w:t>
      </w:r>
      <w:r w:rsidRPr="00E47C1B">
        <w:rPr>
          <w:rFonts w:cs="Times New Roman" w:hint="eastAsia"/>
          <w:sz w:val="22"/>
        </w:rPr>
        <w:t>) [202</w:t>
      </w:r>
      <w:r>
        <w:rPr>
          <w:rFonts w:cs="Times New Roman" w:hint="eastAsia"/>
          <w:sz w:val="22"/>
        </w:rPr>
        <w:t>4</w:t>
      </w:r>
      <w:r w:rsidRPr="00E47C1B">
        <w:rPr>
          <w:rFonts w:cs="Times New Roman" w:hint="eastAsia"/>
          <w:sz w:val="22"/>
        </w:rPr>
        <w:t>-</w:t>
      </w:r>
      <w:r>
        <w:rPr>
          <w:rFonts w:cs="Times New Roman" w:hint="eastAsia"/>
          <w:sz w:val="22"/>
        </w:rPr>
        <w:t>09</w:t>
      </w:r>
      <w:r w:rsidRPr="00E47C1B">
        <w:rPr>
          <w:rFonts w:cs="Times New Roman" w:hint="eastAsia"/>
          <w:sz w:val="22"/>
        </w:rPr>
        <w:t>-</w:t>
      </w:r>
      <w:r>
        <w:rPr>
          <w:rFonts w:cs="Times New Roman" w:hint="eastAsia"/>
          <w:sz w:val="22"/>
        </w:rPr>
        <w:t>20</w:t>
      </w:r>
      <w:r w:rsidRPr="00E47C1B">
        <w:rPr>
          <w:rFonts w:cs="Times New Roman" w:hint="eastAsia"/>
          <w:sz w:val="22"/>
        </w:rPr>
        <w:t>].</w:t>
      </w:r>
      <w:r>
        <w:rPr>
          <w:rFonts w:cs="Times New Roman"/>
          <w:sz w:val="22"/>
        </w:rPr>
        <w:t xml:space="preserve"> </w:t>
      </w:r>
      <w:r w:rsidRPr="00D94266">
        <w:rPr>
          <w:rFonts w:cs="Times New Roman"/>
          <w:sz w:val="22"/>
        </w:rPr>
        <w:t>https://www.kagoshima-u.ac.jp/information/2023/05/post-1828.html</w:t>
      </w:r>
      <w:bookmarkEnd w:id="174"/>
    </w:p>
    <w:p w14:paraId="09E65F5F" w14:textId="10A2F84E" w:rsidR="00D94266" w:rsidRDefault="00D94266" w:rsidP="00D94266">
      <w:pPr>
        <w:pStyle w:val="afb"/>
        <w:numPr>
          <w:ilvl w:val="0"/>
          <w:numId w:val="2"/>
        </w:numPr>
        <w:wordWrap w:val="0"/>
        <w:ind w:firstLineChars="0"/>
        <w:rPr>
          <w:rFonts w:cs="Times New Roman"/>
          <w:sz w:val="22"/>
        </w:rPr>
      </w:pPr>
      <w:r w:rsidRPr="00D94266">
        <w:rPr>
          <w:rFonts w:cs="Times New Roman"/>
          <w:sz w:val="22"/>
        </w:rPr>
        <w:t xml:space="preserve"> </w:t>
      </w:r>
      <w:bookmarkStart w:id="176" w:name="_Ref177741971"/>
      <w:r w:rsidRPr="00D94266">
        <w:rPr>
          <w:rFonts w:cs="Times New Roman" w:hint="eastAsia"/>
          <w:sz w:val="22"/>
        </w:rPr>
        <w:t>旭川医科大学</w:t>
      </w:r>
      <w:r>
        <w:rPr>
          <w:rFonts w:cs="Times New Roman" w:hint="eastAsia"/>
          <w:sz w:val="22"/>
        </w:rPr>
        <w:t xml:space="preserve">. </w:t>
      </w:r>
      <w:r w:rsidRPr="00D94266">
        <w:rPr>
          <w:rFonts w:cs="Times New Roman" w:hint="eastAsia"/>
          <w:sz w:val="22"/>
        </w:rPr>
        <w:t>旭川医科大学における生成</w:t>
      </w:r>
      <w:r w:rsidRPr="00D94266">
        <w:rPr>
          <w:rFonts w:cs="Times New Roman" w:hint="eastAsia"/>
          <w:sz w:val="22"/>
        </w:rPr>
        <w:t>AI</w:t>
      </w:r>
      <w:r w:rsidRPr="00D94266">
        <w:rPr>
          <w:rFonts w:cs="Times New Roman" w:hint="eastAsia"/>
          <w:sz w:val="22"/>
        </w:rPr>
        <w:t>の利用について</w:t>
      </w:r>
      <w:r w:rsidRPr="00E47C1B">
        <w:rPr>
          <w:rFonts w:cs="Times New Roman" w:hint="eastAsia"/>
          <w:sz w:val="22"/>
        </w:rPr>
        <w:t>[EB/OL]. (2023-0</w:t>
      </w:r>
      <w:r>
        <w:rPr>
          <w:rFonts w:cs="Times New Roman" w:hint="eastAsia"/>
          <w:sz w:val="22"/>
        </w:rPr>
        <w:t>4</w:t>
      </w:r>
      <w:r w:rsidRPr="00E47C1B">
        <w:rPr>
          <w:rFonts w:cs="Times New Roman" w:hint="eastAsia"/>
          <w:sz w:val="22"/>
        </w:rPr>
        <w:t>-</w:t>
      </w:r>
      <w:r>
        <w:rPr>
          <w:rFonts w:cs="Times New Roman" w:hint="eastAsia"/>
          <w:sz w:val="22"/>
        </w:rPr>
        <w:t>18</w:t>
      </w:r>
      <w:r w:rsidRPr="00E47C1B">
        <w:rPr>
          <w:rFonts w:cs="Times New Roman" w:hint="eastAsia"/>
          <w:sz w:val="22"/>
        </w:rPr>
        <w:t>) [202</w:t>
      </w:r>
      <w:r>
        <w:rPr>
          <w:rFonts w:cs="Times New Roman" w:hint="eastAsia"/>
          <w:sz w:val="22"/>
        </w:rPr>
        <w:t>4</w:t>
      </w:r>
      <w:r w:rsidRPr="00E47C1B">
        <w:rPr>
          <w:rFonts w:cs="Times New Roman" w:hint="eastAsia"/>
          <w:sz w:val="22"/>
        </w:rPr>
        <w:t>-</w:t>
      </w:r>
      <w:r>
        <w:rPr>
          <w:rFonts w:cs="Times New Roman" w:hint="eastAsia"/>
          <w:sz w:val="22"/>
        </w:rPr>
        <w:t>09</w:t>
      </w:r>
      <w:r w:rsidRPr="00E47C1B">
        <w:rPr>
          <w:rFonts w:cs="Times New Roman" w:hint="eastAsia"/>
          <w:sz w:val="22"/>
        </w:rPr>
        <w:t>-</w:t>
      </w:r>
      <w:r>
        <w:rPr>
          <w:rFonts w:cs="Times New Roman" w:hint="eastAsia"/>
          <w:sz w:val="22"/>
        </w:rPr>
        <w:t>20</w:t>
      </w:r>
      <w:r w:rsidRPr="00E47C1B">
        <w:rPr>
          <w:rFonts w:cs="Times New Roman" w:hint="eastAsia"/>
          <w:sz w:val="22"/>
        </w:rPr>
        <w:t>].</w:t>
      </w:r>
      <w:r>
        <w:rPr>
          <w:rFonts w:cs="Times New Roman"/>
          <w:sz w:val="22"/>
        </w:rPr>
        <w:t xml:space="preserve"> </w:t>
      </w:r>
      <w:r w:rsidRPr="00D94266">
        <w:rPr>
          <w:rFonts w:cs="Times New Roman"/>
          <w:sz w:val="22"/>
        </w:rPr>
        <w:t>https://www.asahikawa-med.ac.jp/newstopics/single/post_463.html</w:t>
      </w:r>
      <w:bookmarkEnd w:id="176"/>
      <w:r w:rsidR="0009545E">
        <w:rPr>
          <w:rFonts w:cs="Times New Roman" w:hint="eastAsia"/>
          <w:sz w:val="22"/>
        </w:rPr>
        <w:t>.</w:t>
      </w:r>
    </w:p>
    <w:p w14:paraId="5DAAADB7" w14:textId="32C7A767" w:rsidR="005B3624" w:rsidRDefault="006F28E2" w:rsidP="00D94266">
      <w:pPr>
        <w:pStyle w:val="afb"/>
        <w:numPr>
          <w:ilvl w:val="0"/>
          <w:numId w:val="2"/>
        </w:numPr>
        <w:wordWrap w:val="0"/>
        <w:ind w:firstLineChars="0"/>
        <w:rPr>
          <w:rFonts w:cs="Times New Roman"/>
          <w:sz w:val="22"/>
        </w:rPr>
      </w:pPr>
      <w:bookmarkStart w:id="177" w:name="_Ref177741986"/>
      <w:bookmarkStart w:id="178" w:name="_Ref177743002"/>
      <w:r w:rsidRPr="00EA6D61">
        <w:rPr>
          <w:rFonts w:cs="Times New Roman" w:hint="eastAsia"/>
          <w:sz w:val="22"/>
        </w:rPr>
        <w:t>卢宇</w:t>
      </w:r>
      <w:r w:rsidRPr="00EA6D61">
        <w:rPr>
          <w:rFonts w:cs="Times New Roman" w:hint="eastAsia"/>
          <w:sz w:val="22"/>
        </w:rPr>
        <w:t>,</w:t>
      </w:r>
      <w:r w:rsidRPr="00EA6D61">
        <w:rPr>
          <w:rFonts w:cs="Times New Roman"/>
          <w:sz w:val="22"/>
        </w:rPr>
        <w:t xml:space="preserve"> </w:t>
      </w:r>
      <w:r w:rsidRPr="00EA6D61">
        <w:rPr>
          <w:rFonts w:cs="Times New Roman" w:hint="eastAsia"/>
          <w:sz w:val="22"/>
        </w:rPr>
        <w:t>余京蕾</w:t>
      </w:r>
      <w:r w:rsidRPr="00EA6D61">
        <w:rPr>
          <w:rFonts w:cs="Times New Roman" w:hint="eastAsia"/>
          <w:sz w:val="22"/>
        </w:rPr>
        <w:t>,</w:t>
      </w:r>
      <w:r w:rsidRPr="00EA6D61">
        <w:rPr>
          <w:rFonts w:cs="Times New Roman"/>
          <w:sz w:val="22"/>
        </w:rPr>
        <w:t xml:space="preserve"> </w:t>
      </w:r>
      <w:r w:rsidRPr="00EA6D61">
        <w:rPr>
          <w:rFonts w:cs="Times New Roman" w:hint="eastAsia"/>
          <w:sz w:val="22"/>
        </w:rPr>
        <w:t>陈鹏鹤等</w:t>
      </w:r>
      <w:r w:rsidRPr="00EA6D61">
        <w:rPr>
          <w:rFonts w:cs="Times New Roman" w:hint="eastAsia"/>
          <w:sz w:val="22"/>
        </w:rPr>
        <w:t>.</w:t>
      </w:r>
      <w:r w:rsidRPr="00EA6D61">
        <w:rPr>
          <w:rFonts w:cs="Times New Roman"/>
          <w:sz w:val="22"/>
        </w:rPr>
        <w:t xml:space="preserve"> </w:t>
      </w:r>
      <w:r w:rsidRPr="00EA6D61">
        <w:rPr>
          <w:rFonts w:cs="Times New Roman" w:hint="eastAsia"/>
          <w:sz w:val="22"/>
        </w:rPr>
        <w:t>生成式人工智能的教育应用与展望——以</w:t>
      </w:r>
      <w:r w:rsidRPr="00EA6D61">
        <w:rPr>
          <w:rFonts w:cs="Times New Roman" w:hint="eastAsia"/>
          <w:sz w:val="22"/>
        </w:rPr>
        <w:t>ChatGPT</w:t>
      </w:r>
      <w:r w:rsidRPr="00EA6D61">
        <w:rPr>
          <w:rFonts w:cs="Times New Roman" w:hint="eastAsia"/>
          <w:sz w:val="22"/>
        </w:rPr>
        <w:t>系统为例</w:t>
      </w:r>
      <w:r w:rsidRPr="00EA6D61">
        <w:rPr>
          <w:rFonts w:cs="Times New Roman" w:hint="eastAsia"/>
          <w:sz w:val="22"/>
        </w:rPr>
        <w:t>[J].</w:t>
      </w:r>
      <w:r>
        <w:rPr>
          <w:rFonts w:cs="Times New Roman"/>
          <w:sz w:val="22"/>
        </w:rPr>
        <w:t xml:space="preserve"> </w:t>
      </w:r>
      <w:r w:rsidRPr="00EA6D61">
        <w:rPr>
          <w:rFonts w:cs="Times New Roman" w:hint="eastAsia"/>
          <w:sz w:val="22"/>
        </w:rPr>
        <w:t>中国远程教育</w:t>
      </w:r>
      <w:r w:rsidRPr="00EA6D61">
        <w:rPr>
          <w:rFonts w:cs="Times New Roman" w:hint="eastAsia"/>
          <w:sz w:val="22"/>
        </w:rPr>
        <w:t>,</w:t>
      </w:r>
      <w:r w:rsidRPr="00EA6D61">
        <w:rPr>
          <w:rFonts w:cs="Times New Roman"/>
          <w:sz w:val="22"/>
        </w:rPr>
        <w:t xml:space="preserve"> </w:t>
      </w:r>
      <w:r w:rsidRPr="00EA6D61">
        <w:rPr>
          <w:rFonts w:cs="Times New Roman" w:hint="eastAsia"/>
          <w:sz w:val="22"/>
        </w:rPr>
        <w:t>2023,</w:t>
      </w:r>
      <w:r w:rsidRPr="00EA6D61">
        <w:rPr>
          <w:rFonts w:cs="Times New Roman"/>
          <w:sz w:val="22"/>
        </w:rPr>
        <w:t xml:space="preserve"> </w:t>
      </w:r>
      <w:r w:rsidRPr="00EA6D61">
        <w:rPr>
          <w:rFonts w:cs="Times New Roman" w:hint="eastAsia"/>
          <w:sz w:val="22"/>
        </w:rPr>
        <w:t>43(04):24-31+51</w:t>
      </w:r>
      <w:r w:rsidR="005B3624">
        <w:rPr>
          <w:rFonts w:cs="Times New Roman"/>
          <w:sz w:val="22"/>
        </w:rPr>
        <w:t>.</w:t>
      </w:r>
      <w:bookmarkEnd w:id="175"/>
      <w:bookmarkEnd w:id="177"/>
      <w:bookmarkEnd w:id="178"/>
    </w:p>
    <w:p w14:paraId="77D71FFE" w14:textId="1EC57A7E" w:rsidR="005B3624" w:rsidRDefault="005B3624" w:rsidP="005B3624">
      <w:pPr>
        <w:pStyle w:val="afb"/>
        <w:numPr>
          <w:ilvl w:val="0"/>
          <w:numId w:val="2"/>
        </w:numPr>
        <w:wordWrap w:val="0"/>
        <w:ind w:firstLineChars="0"/>
        <w:rPr>
          <w:rFonts w:cs="Times New Roman"/>
          <w:sz w:val="22"/>
        </w:rPr>
      </w:pPr>
      <w:bookmarkStart w:id="179" w:name="_Ref160615075"/>
      <w:bookmarkStart w:id="180" w:name="OLE_LINK1"/>
      <w:r w:rsidRPr="00B2294C">
        <w:rPr>
          <w:rFonts w:cs="Times New Roman"/>
          <w:caps/>
          <w:sz w:val="22"/>
        </w:rPr>
        <w:t>C</w:t>
      </w:r>
      <w:r w:rsidR="00703B6E" w:rsidRPr="00B2294C">
        <w:rPr>
          <w:rFonts w:cs="Times New Roman"/>
          <w:sz w:val="22"/>
        </w:rPr>
        <w:t>otton</w:t>
      </w:r>
      <w:bookmarkEnd w:id="180"/>
      <w:r w:rsidR="00703B6E">
        <w:rPr>
          <w:rFonts w:cs="Times New Roman" w:hint="eastAsia"/>
          <w:sz w:val="22"/>
        </w:rPr>
        <w:t>,</w:t>
      </w:r>
      <w:r w:rsidRPr="00B2294C">
        <w:rPr>
          <w:rFonts w:cs="Times New Roman"/>
          <w:caps/>
          <w:sz w:val="22"/>
        </w:rPr>
        <w:t xml:space="preserve"> D</w:t>
      </w:r>
      <w:r w:rsidR="00703B6E">
        <w:rPr>
          <w:rFonts w:cs="Times New Roman" w:hint="eastAsia"/>
          <w:caps/>
          <w:sz w:val="22"/>
        </w:rPr>
        <w:t>.</w:t>
      </w:r>
      <w:r w:rsidRPr="00B2294C">
        <w:rPr>
          <w:rFonts w:cs="Times New Roman"/>
          <w:caps/>
          <w:sz w:val="22"/>
        </w:rPr>
        <w:t xml:space="preserve"> R</w:t>
      </w:r>
      <w:r w:rsidR="00703B6E">
        <w:rPr>
          <w:rFonts w:cs="Times New Roman" w:hint="eastAsia"/>
          <w:caps/>
          <w:sz w:val="22"/>
        </w:rPr>
        <w:t>.</w:t>
      </w:r>
      <w:r w:rsidRPr="00B2294C">
        <w:rPr>
          <w:rFonts w:cs="Times New Roman"/>
          <w:caps/>
          <w:sz w:val="22"/>
        </w:rPr>
        <w:t xml:space="preserve"> E</w:t>
      </w:r>
      <w:r w:rsidR="00703B6E">
        <w:rPr>
          <w:rFonts w:cs="Times New Roman" w:hint="eastAsia"/>
          <w:caps/>
          <w:sz w:val="22"/>
        </w:rPr>
        <w:t>.</w:t>
      </w:r>
      <w:r w:rsidRPr="00B2294C">
        <w:rPr>
          <w:rFonts w:cs="Times New Roman"/>
          <w:caps/>
          <w:sz w:val="22"/>
        </w:rPr>
        <w:t>, C</w:t>
      </w:r>
      <w:r w:rsidR="00703B6E" w:rsidRPr="00B2294C">
        <w:rPr>
          <w:rFonts w:cs="Times New Roman"/>
          <w:sz w:val="22"/>
        </w:rPr>
        <w:t>otton</w:t>
      </w:r>
      <w:r w:rsidR="00703B6E">
        <w:rPr>
          <w:rFonts w:cs="Times New Roman" w:hint="eastAsia"/>
          <w:sz w:val="22"/>
        </w:rPr>
        <w:t>,</w:t>
      </w:r>
      <w:r w:rsidRPr="00B2294C">
        <w:rPr>
          <w:rFonts w:cs="Times New Roman"/>
          <w:caps/>
          <w:sz w:val="22"/>
        </w:rPr>
        <w:t xml:space="preserve"> P</w:t>
      </w:r>
      <w:r w:rsidR="00703B6E">
        <w:rPr>
          <w:rFonts w:cs="Times New Roman" w:hint="eastAsia"/>
          <w:caps/>
          <w:sz w:val="22"/>
        </w:rPr>
        <w:t>.</w:t>
      </w:r>
      <w:r w:rsidRPr="00B2294C">
        <w:rPr>
          <w:rFonts w:cs="Times New Roman"/>
          <w:caps/>
          <w:sz w:val="22"/>
        </w:rPr>
        <w:t xml:space="preserve"> A</w:t>
      </w:r>
      <w:r w:rsidR="00703B6E">
        <w:rPr>
          <w:rFonts w:cs="Times New Roman" w:hint="eastAsia"/>
          <w:caps/>
          <w:sz w:val="22"/>
        </w:rPr>
        <w:t>.</w:t>
      </w:r>
      <w:r w:rsidRPr="00B2294C">
        <w:rPr>
          <w:rFonts w:cs="Times New Roman"/>
          <w:caps/>
          <w:sz w:val="22"/>
        </w:rPr>
        <w:t>, S</w:t>
      </w:r>
      <w:r w:rsidR="00703B6E" w:rsidRPr="00B2294C">
        <w:rPr>
          <w:rFonts w:cs="Times New Roman"/>
          <w:sz w:val="22"/>
        </w:rPr>
        <w:t>hipway</w:t>
      </w:r>
      <w:r w:rsidR="00703B6E">
        <w:rPr>
          <w:rFonts w:cs="Times New Roman" w:hint="eastAsia"/>
          <w:sz w:val="22"/>
        </w:rPr>
        <w:t>,</w:t>
      </w:r>
      <w:r w:rsidRPr="00B2294C">
        <w:rPr>
          <w:rFonts w:cs="Times New Roman"/>
          <w:caps/>
          <w:sz w:val="22"/>
        </w:rPr>
        <w:t xml:space="preserve"> J</w:t>
      </w:r>
      <w:r w:rsidR="00703B6E">
        <w:rPr>
          <w:rFonts w:cs="Times New Roman" w:hint="eastAsia"/>
          <w:caps/>
          <w:sz w:val="22"/>
        </w:rPr>
        <w:t>.</w:t>
      </w:r>
      <w:r w:rsidRPr="00B2294C">
        <w:rPr>
          <w:rFonts w:cs="Times New Roman"/>
          <w:caps/>
          <w:sz w:val="22"/>
        </w:rPr>
        <w:t xml:space="preserve"> R</w:t>
      </w:r>
      <w:r w:rsidR="00703B6E">
        <w:rPr>
          <w:rFonts w:cs="Times New Roman" w:hint="eastAsia"/>
          <w:caps/>
          <w:sz w:val="22"/>
        </w:rPr>
        <w:t>.</w:t>
      </w:r>
      <w:r w:rsidRPr="00B2294C">
        <w:rPr>
          <w:rFonts w:cs="Times New Roman"/>
          <w:sz w:val="22"/>
        </w:rPr>
        <w:t xml:space="preserve">. Chatting and cheating: Ensuring academic integrity in the era of ChatGPT[J]. Innovations in Education and Teaching International, </w:t>
      </w:r>
      <w:ins w:id="181" w:author="沪楠 陈" w:date="2024-11-09T10:24:00Z" w16du:dateUtc="2024-11-09T02:24:00Z">
        <w:r w:rsidR="006B0F90" w:rsidRPr="006B0F90">
          <w:rPr>
            <w:rFonts w:cs="Times New Roman"/>
            <w:sz w:val="22"/>
          </w:rPr>
          <w:t>2024, 61(2): 228-239.</w:t>
        </w:r>
      </w:ins>
      <w:del w:id="182" w:author="沪楠 陈" w:date="2024-11-09T10:24:00Z" w16du:dateUtc="2024-11-09T02:24:00Z">
        <w:r w:rsidRPr="00B2294C" w:rsidDel="006B0F90">
          <w:rPr>
            <w:rFonts w:cs="Times New Roman"/>
            <w:sz w:val="22"/>
          </w:rPr>
          <w:delText>2023: 1-12.</w:delText>
        </w:r>
        <w:bookmarkEnd w:id="179"/>
        <w:r w:rsidRPr="00194278" w:rsidDel="006B0F90">
          <w:rPr>
            <w:rFonts w:cs="Times New Roman"/>
            <w:sz w:val="22"/>
          </w:rPr>
          <w:delText xml:space="preserve"> </w:delText>
        </w:r>
      </w:del>
    </w:p>
    <w:p w14:paraId="12F33D4D" w14:textId="77777777" w:rsidR="005B3624" w:rsidRDefault="005B3624" w:rsidP="005B3624">
      <w:pPr>
        <w:pStyle w:val="afb"/>
        <w:numPr>
          <w:ilvl w:val="0"/>
          <w:numId w:val="2"/>
        </w:numPr>
        <w:wordWrap w:val="0"/>
        <w:ind w:firstLineChars="0"/>
        <w:rPr>
          <w:rFonts w:cs="Times New Roman"/>
          <w:sz w:val="22"/>
        </w:rPr>
      </w:pPr>
      <w:bookmarkStart w:id="183" w:name="_Ref160615089"/>
      <w:r w:rsidRPr="00B2294C">
        <w:rPr>
          <w:rFonts w:cs="Times New Roman" w:hint="eastAsia"/>
          <w:sz w:val="22"/>
        </w:rPr>
        <w:t>内田瑛</w:t>
      </w:r>
      <w:r w:rsidRPr="00B2294C">
        <w:rPr>
          <w:rFonts w:cs="Times New Roman" w:hint="eastAsia"/>
          <w:sz w:val="22"/>
        </w:rPr>
        <w:t xml:space="preserve">, </w:t>
      </w:r>
      <w:r w:rsidRPr="00B2294C">
        <w:rPr>
          <w:rFonts w:cs="Times New Roman" w:hint="eastAsia"/>
          <w:sz w:val="22"/>
        </w:rPr>
        <w:t>ウチダヒカル</w:t>
      </w:r>
      <w:r w:rsidRPr="00B2294C">
        <w:rPr>
          <w:rFonts w:cs="Times New Roman" w:hint="eastAsia"/>
          <w:sz w:val="22"/>
        </w:rPr>
        <w:t xml:space="preserve">. </w:t>
      </w:r>
      <w:r w:rsidRPr="00B2294C">
        <w:rPr>
          <w:rFonts w:cs="Times New Roman" w:hint="eastAsia"/>
          <w:sz w:val="22"/>
        </w:rPr>
        <w:t>生成</w:t>
      </w:r>
      <w:r w:rsidRPr="00B2294C">
        <w:rPr>
          <w:rFonts w:cs="Times New Roman" w:hint="eastAsia"/>
          <w:sz w:val="22"/>
        </w:rPr>
        <w:t xml:space="preserve"> AI </w:t>
      </w:r>
      <w:r w:rsidRPr="00B2294C">
        <w:rPr>
          <w:rFonts w:cs="Times New Roman" w:hint="eastAsia"/>
          <w:sz w:val="22"/>
        </w:rPr>
        <w:t>は大学教員になれるのか</w:t>
      </w:r>
      <w:r w:rsidRPr="00B2294C">
        <w:rPr>
          <w:rFonts w:cs="Times New Roman" w:hint="eastAsia"/>
          <w:sz w:val="22"/>
        </w:rPr>
        <w:t xml:space="preserve">~ </w:t>
      </w:r>
      <w:r w:rsidRPr="00B2294C">
        <w:rPr>
          <w:rFonts w:cs="Times New Roman" w:hint="eastAsia"/>
          <w:sz w:val="22"/>
        </w:rPr>
        <w:t>生成</w:t>
      </w:r>
      <w:r w:rsidRPr="00B2294C">
        <w:rPr>
          <w:rFonts w:cs="Times New Roman" w:hint="eastAsia"/>
          <w:sz w:val="22"/>
        </w:rPr>
        <w:t xml:space="preserve"> AI </w:t>
      </w:r>
      <w:r w:rsidRPr="00B2294C">
        <w:rPr>
          <w:rFonts w:cs="Times New Roman" w:hint="eastAsia"/>
          <w:sz w:val="22"/>
        </w:rPr>
        <w:t>と共存した教育に関する考察</w:t>
      </w:r>
      <w:r w:rsidRPr="00B2294C">
        <w:rPr>
          <w:rFonts w:cs="Times New Roman" w:hint="eastAsia"/>
          <w:sz w:val="22"/>
        </w:rPr>
        <w:t xml:space="preserve">~[J]. </w:t>
      </w:r>
      <w:r w:rsidRPr="00B2294C">
        <w:rPr>
          <w:rFonts w:cs="Times New Roman" w:hint="eastAsia"/>
          <w:sz w:val="22"/>
        </w:rPr>
        <w:t>中央学院大学現代教養論叢</w:t>
      </w:r>
      <w:r w:rsidRPr="00B2294C">
        <w:rPr>
          <w:rFonts w:cs="Times New Roman" w:hint="eastAsia"/>
          <w:sz w:val="22"/>
        </w:rPr>
        <w:t>, 2023, 6(1): 131-150</w:t>
      </w:r>
      <w:r w:rsidRPr="009B1094">
        <w:rPr>
          <w:rFonts w:cs="Times New Roman"/>
          <w:sz w:val="22"/>
        </w:rPr>
        <w:t>.</w:t>
      </w:r>
      <w:bookmarkEnd w:id="183"/>
    </w:p>
    <w:p w14:paraId="1883675A" w14:textId="6F5615E5" w:rsidR="005B3624" w:rsidRPr="00194278" w:rsidRDefault="005B3624" w:rsidP="005B3624">
      <w:pPr>
        <w:pStyle w:val="afa"/>
        <w:numPr>
          <w:ilvl w:val="0"/>
          <w:numId w:val="2"/>
        </w:numPr>
        <w:wordWrap w:val="0"/>
        <w:ind w:firstLineChars="0"/>
        <w:rPr>
          <w:rFonts w:cs="Times New Roman"/>
          <w:sz w:val="22"/>
        </w:rPr>
      </w:pPr>
      <w:bookmarkStart w:id="184" w:name="_Ref160615108"/>
      <w:r w:rsidRPr="00194278">
        <w:rPr>
          <w:rFonts w:cs="Times New Roman"/>
          <w:sz w:val="22"/>
        </w:rPr>
        <w:t>Y</w:t>
      </w:r>
      <w:r w:rsidR="00703B6E" w:rsidRPr="00194278">
        <w:rPr>
          <w:rFonts w:cs="Times New Roman"/>
          <w:sz w:val="22"/>
        </w:rPr>
        <w:t>oo</w:t>
      </w:r>
      <w:r w:rsidR="00703B6E">
        <w:rPr>
          <w:rFonts w:cs="Times New Roman" w:hint="eastAsia"/>
          <w:sz w:val="22"/>
        </w:rPr>
        <w:t>,</w:t>
      </w:r>
      <w:r w:rsidRPr="00194278">
        <w:rPr>
          <w:rFonts w:cs="Times New Roman"/>
          <w:sz w:val="22"/>
        </w:rPr>
        <w:t xml:space="preserve"> K</w:t>
      </w:r>
      <w:r w:rsidR="00703B6E">
        <w:rPr>
          <w:rFonts w:cs="Times New Roman" w:hint="eastAsia"/>
          <w:sz w:val="22"/>
        </w:rPr>
        <w:t>.</w:t>
      </w:r>
      <w:r w:rsidRPr="00194278">
        <w:rPr>
          <w:rFonts w:cs="Times New Roman"/>
          <w:sz w:val="22"/>
        </w:rPr>
        <w:t>, A</w:t>
      </w:r>
      <w:r w:rsidR="00703B6E" w:rsidRPr="00194278">
        <w:rPr>
          <w:rFonts w:cs="Times New Roman"/>
          <w:sz w:val="22"/>
        </w:rPr>
        <w:t>hn</w:t>
      </w:r>
      <w:r w:rsidR="00703B6E">
        <w:rPr>
          <w:rFonts w:cs="Times New Roman" w:hint="eastAsia"/>
          <w:sz w:val="22"/>
        </w:rPr>
        <w:t>,</w:t>
      </w:r>
      <w:r w:rsidRPr="00194278">
        <w:rPr>
          <w:rFonts w:cs="Times New Roman"/>
          <w:sz w:val="22"/>
        </w:rPr>
        <w:t xml:space="preserve"> W</w:t>
      </w:r>
      <w:r w:rsidR="00703B6E">
        <w:rPr>
          <w:rFonts w:cs="Times New Roman" w:hint="eastAsia"/>
          <w:sz w:val="22"/>
        </w:rPr>
        <w:t>.</w:t>
      </w:r>
      <w:r w:rsidRPr="00194278">
        <w:rPr>
          <w:rFonts w:cs="Times New Roman"/>
          <w:sz w:val="22"/>
        </w:rPr>
        <w:t>, K</w:t>
      </w:r>
      <w:r w:rsidR="00703B6E" w:rsidRPr="00194278">
        <w:rPr>
          <w:rFonts w:cs="Times New Roman"/>
          <w:sz w:val="22"/>
        </w:rPr>
        <w:t>wak</w:t>
      </w:r>
      <w:r w:rsidR="00703B6E">
        <w:rPr>
          <w:rFonts w:cs="Times New Roman" w:hint="eastAsia"/>
          <w:sz w:val="22"/>
        </w:rPr>
        <w:t>,</w:t>
      </w:r>
      <w:r w:rsidRPr="00194278">
        <w:rPr>
          <w:rFonts w:cs="Times New Roman"/>
          <w:sz w:val="22"/>
        </w:rPr>
        <w:t xml:space="preserve"> N.</w:t>
      </w:r>
      <w:r w:rsidR="00703B6E">
        <w:rPr>
          <w:rFonts w:cs="Times New Roman" w:hint="eastAsia"/>
          <w:sz w:val="22"/>
        </w:rPr>
        <w:t>.</w:t>
      </w:r>
      <w:r w:rsidRPr="00194278">
        <w:rPr>
          <w:rFonts w:cs="Times New Roman"/>
          <w:sz w:val="22"/>
        </w:rPr>
        <w:t xml:space="preserve"> Advancing Beyond Identification: Multi-bit Watermark for Language Models[DB/OL]. (2023-08-01) [2023-08-12]. http://arxiv.org/abs/2307.15593.</w:t>
      </w:r>
      <w:bookmarkEnd w:id="184"/>
    </w:p>
    <w:p w14:paraId="042099E7" w14:textId="77777777" w:rsidR="005B3624" w:rsidRDefault="005B3624" w:rsidP="005B3624">
      <w:pPr>
        <w:pStyle w:val="afb"/>
        <w:numPr>
          <w:ilvl w:val="0"/>
          <w:numId w:val="2"/>
        </w:numPr>
        <w:wordWrap w:val="0"/>
        <w:ind w:firstLineChars="0"/>
        <w:rPr>
          <w:rFonts w:cs="Times New Roman"/>
          <w:sz w:val="22"/>
        </w:rPr>
      </w:pPr>
      <w:bookmarkStart w:id="185" w:name="_Ref160615121"/>
      <w:r w:rsidRPr="00B2294C">
        <w:rPr>
          <w:rFonts w:cs="Times New Roman" w:hint="eastAsia"/>
          <w:sz w:val="22"/>
        </w:rPr>
        <w:t>公立はこだて未来大学</w:t>
      </w:r>
      <w:r>
        <w:rPr>
          <w:rFonts w:cs="Times New Roman" w:hint="eastAsia"/>
          <w:sz w:val="22"/>
        </w:rPr>
        <w:t>.</w:t>
      </w:r>
      <w:r>
        <w:rPr>
          <w:rFonts w:cs="Times New Roman"/>
          <w:sz w:val="22"/>
        </w:rPr>
        <w:t xml:space="preserve"> </w:t>
      </w:r>
      <w:r w:rsidRPr="00194278">
        <w:rPr>
          <w:rFonts w:cs="Times New Roman" w:hint="eastAsia"/>
          <w:sz w:val="22"/>
        </w:rPr>
        <w:t>生成系</w:t>
      </w:r>
      <w:r w:rsidRPr="00194278">
        <w:rPr>
          <w:rFonts w:cs="Times New Roman"/>
          <w:sz w:val="22"/>
        </w:rPr>
        <w:t>AI</w:t>
      </w:r>
      <w:r w:rsidRPr="00194278">
        <w:rPr>
          <w:rFonts w:ascii="微软雅黑" w:eastAsia="微软雅黑" w:hAnsi="微软雅黑" w:cs="微软雅黑" w:hint="eastAsia"/>
          <w:sz w:val="22"/>
        </w:rPr>
        <w:t>・</w:t>
      </w:r>
      <w:r w:rsidRPr="00194278">
        <w:rPr>
          <w:rFonts w:ascii="宋体" w:hAnsi="宋体" w:cs="宋体" w:hint="eastAsia"/>
          <w:sz w:val="22"/>
        </w:rPr>
        <w:t>翻訳</w:t>
      </w:r>
      <w:r w:rsidRPr="00194278">
        <w:rPr>
          <w:rFonts w:cs="Times New Roman"/>
          <w:sz w:val="22"/>
        </w:rPr>
        <w:t>AI</w:t>
      </w:r>
      <w:r w:rsidRPr="00194278">
        <w:rPr>
          <w:rFonts w:cs="Times New Roman" w:hint="eastAsia"/>
          <w:sz w:val="22"/>
        </w:rPr>
        <w:t>の利用についての基本方針</w:t>
      </w:r>
      <w:r w:rsidRPr="009B1094">
        <w:rPr>
          <w:rFonts w:cs="Times New Roman"/>
          <w:sz w:val="22"/>
        </w:rPr>
        <w:t>[EB/OL]. (2023-0</w:t>
      </w:r>
      <w:r>
        <w:rPr>
          <w:rFonts w:cs="Times New Roman"/>
          <w:sz w:val="22"/>
        </w:rPr>
        <w:t>6</w:t>
      </w:r>
      <w:r w:rsidRPr="009B1094">
        <w:rPr>
          <w:rFonts w:cs="Times New Roman"/>
          <w:sz w:val="22"/>
        </w:rPr>
        <w:t>-</w:t>
      </w:r>
      <w:r>
        <w:rPr>
          <w:rFonts w:cs="Times New Roman"/>
          <w:sz w:val="22"/>
        </w:rPr>
        <w:t>0</w:t>
      </w:r>
      <w:r w:rsidRPr="009B1094">
        <w:rPr>
          <w:rFonts w:cs="Times New Roman"/>
          <w:sz w:val="22"/>
        </w:rPr>
        <w:t>7) [202</w:t>
      </w:r>
      <w:r>
        <w:rPr>
          <w:rFonts w:cs="Times New Roman"/>
          <w:sz w:val="22"/>
        </w:rPr>
        <w:t>3</w:t>
      </w:r>
      <w:r w:rsidRPr="009B1094">
        <w:rPr>
          <w:rFonts w:cs="Times New Roman"/>
          <w:sz w:val="22"/>
        </w:rPr>
        <w:t>-1</w:t>
      </w:r>
      <w:r>
        <w:rPr>
          <w:rFonts w:cs="Times New Roman"/>
          <w:sz w:val="22"/>
        </w:rPr>
        <w:t>1</w:t>
      </w:r>
      <w:r w:rsidRPr="009B1094">
        <w:rPr>
          <w:rFonts w:cs="Times New Roman"/>
          <w:sz w:val="22"/>
        </w:rPr>
        <w:t>-</w:t>
      </w:r>
      <w:r>
        <w:rPr>
          <w:rFonts w:cs="Times New Roman"/>
          <w:sz w:val="22"/>
        </w:rPr>
        <w:t>25</w:t>
      </w:r>
      <w:r w:rsidRPr="009B1094">
        <w:rPr>
          <w:rFonts w:cs="Times New Roman"/>
          <w:sz w:val="22"/>
        </w:rPr>
        <w:t>].</w:t>
      </w:r>
      <w:r w:rsidRPr="00194278">
        <w:t xml:space="preserve"> </w:t>
      </w:r>
      <w:r w:rsidRPr="00194278">
        <w:rPr>
          <w:rFonts w:cs="Times New Roman"/>
          <w:sz w:val="22"/>
        </w:rPr>
        <w:t>https://www.fun.ac.jp/news/21091</w:t>
      </w:r>
      <w:r>
        <w:rPr>
          <w:rFonts w:cs="Times New Roman"/>
          <w:sz w:val="22"/>
        </w:rPr>
        <w:t>.</w:t>
      </w:r>
      <w:bookmarkEnd w:id="185"/>
    </w:p>
    <w:p w14:paraId="71BCDADA" w14:textId="77777777" w:rsidR="005B3624" w:rsidRPr="00EA6D61" w:rsidRDefault="005B3624" w:rsidP="005B3624">
      <w:pPr>
        <w:pStyle w:val="afb"/>
        <w:numPr>
          <w:ilvl w:val="0"/>
          <w:numId w:val="2"/>
        </w:numPr>
        <w:wordWrap w:val="0"/>
        <w:ind w:firstLineChars="0"/>
        <w:rPr>
          <w:rFonts w:cs="Times New Roman"/>
          <w:sz w:val="22"/>
        </w:rPr>
      </w:pPr>
      <w:bookmarkStart w:id="186" w:name="_Ref160615127"/>
      <w:r w:rsidRPr="00EA6D61">
        <w:rPr>
          <w:rFonts w:cs="Times New Roman" w:hint="eastAsia"/>
          <w:sz w:val="22"/>
        </w:rPr>
        <w:t>刘敏</w:t>
      </w:r>
      <w:r w:rsidRPr="00EA6D61">
        <w:rPr>
          <w:rFonts w:cs="Times New Roman" w:hint="eastAsia"/>
          <w:sz w:val="22"/>
        </w:rPr>
        <w:t>,</w:t>
      </w:r>
      <w:r>
        <w:rPr>
          <w:rFonts w:cs="Times New Roman"/>
          <w:sz w:val="22"/>
        </w:rPr>
        <w:t xml:space="preserve"> </w:t>
      </w:r>
      <w:r w:rsidRPr="00EA6D61">
        <w:rPr>
          <w:rFonts w:cs="Times New Roman" w:hint="eastAsia"/>
          <w:sz w:val="22"/>
        </w:rPr>
        <w:t>潘雨鑫</w:t>
      </w:r>
      <w:r w:rsidRPr="00EA6D61">
        <w:rPr>
          <w:rFonts w:cs="Times New Roman" w:hint="eastAsia"/>
          <w:sz w:val="22"/>
        </w:rPr>
        <w:t>.</w:t>
      </w:r>
      <w:r>
        <w:rPr>
          <w:rFonts w:cs="Times New Roman"/>
          <w:sz w:val="22"/>
        </w:rPr>
        <w:t xml:space="preserve"> </w:t>
      </w:r>
      <w:r w:rsidRPr="00EA6D61">
        <w:rPr>
          <w:rFonts w:cs="Times New Roman" w:hint="eastAsia"/>
          <w:sz w:val="22"/>
        </w:rPr>
        <w:t>建立“以人为本”的数字治理生态——基于法国《</w:t>
      </w:r>
      <w:r w:rsidRPr="00EA6D61">
        <w:rPr>
          <w:rFonts w:cs="Times New Roman" w:hint="eastAsia"/>
          <w:sz w:val="22"/>
        </w:rPr>
        <w:t>2023-2027</w:t>
      </w:r>
      <w:r w:rsidRPr="00EA6D61">
        <w:rPr>
          <w:rFonts w:cs="Times New Roman" w:hint="eastAsia"/>
          <w:sz w:val="22"/>
        </w:rPr>
        <w:t>年教育数字化战略》研究</w:t>
      </w:r>
      <w:r w:rsidRPr="00EA6D61">
        <w:rPr>
          <w:rFonts w:cs="Times New Roman" w:hint="eastAsia"/>
          <w:sz w:val="22"/>
        </w:rPr>
        <w:t>[J].</w:t>
      </w:r>
      <w:r>
        <w:rPr>
          <w:rFonts w:cs="Times New Roman"/>
          <w:sz w:val="22"/>
        </w:rPr>
        <w:t xml:space="preserve"> </w:t>
      </w:r>
      <w:r w:rsidRPr="00EA6D61">
        <w:rPr>
          <w:rFonts w:cs="Times New Roman" w:hint="eastAsia"/>
          <w:sz w:val="22"/>
        </w:rPr>
        <w:t>比较教育研究</w:t>
      </w:r>
      <w:r w:rsidRPr="00EA6D61">
        <w:rPr>
          <w:rFonts w:cs="Times New Roman" w:hint="eastAsia"/>
          <w:sz w:val="22"/>
        </w:rPr>
        <w:t>,</w:t>
      </w:r>
      <w:r>
        <w:rPr>
          <w:rFonts w:cs="Times New Roman"/>
          <w:sz w:val="22"/>
        </w:rPr>
        <w:t xml:space="preserve"> </w:t>
      </w:r>
      <w:r w:rsidRPr="00EA6D61">
        <w:rPr>
          <w:rFonts w:cs="Times New Roman" w:hint="eastAsia"/>
          <w:sz w:val="22"/>
        </w:rPr>
        <w:t>2023,</w:t>
      </w:r>
      <w:r>
        <w:rPr>
          <w:rFonts w:cs="Times New Roman"/>
          <w:sz w:val="22"/>
        </w:rPr>
        <w:t xml:space="preserve"> </w:t>
      </w:r>
      <w:r w:rsidRPr="00EA6D61">
        <w:rPr>
          <w:rFonts w:cs="Times New Roman" w:hint="eastAsia"/>
          <w:sz w:val="22"/>
        </w:rPr>
        <w:t>45(08):75-82.</w:t>
      </w:r>
      <w:bookmarkEnd w:id="186"/>
    </w:p>
    <w:p w14:paraId="4D72D8B7" w14:textId="6358ED98" w:rsidR="0009545E" w:rsidRDefault="005B3624" w:rsidP="005B3624">
      <w:pPr>
        <w:pStyle w:val="afb"/>
        <w:numPr>
          <w:ilvl w:val="0"/>
          <w:numId w:val="2"/>
        </w:numPr>
        <w:wordWrap w:val="0"/>
        <w:ind w:firstLineChars="0"/>
        <w:rPr>
          <w:rFonts w:cs="Times New Roman"/>
          <w:sz w:val="22"/>
        </w:rPr>
      </w:pPr>
      <w:bookmarkStart w:id="187" w:name="_Ref160615144"/>
      <w:r w:rsidRPr="00B2294C">
        <w:rPr>
          <w:rFonts w:cs="Times New Roman"/>
          <w:caps/>
          <w:sz w:val="22"/>
        </w:rPr>
        <w:t>K</w:t>
      </w:r>
      <w:r w:rsidR="00703B6E" w:rsidRPr="00B2294C">
        <w:rPr>
          <w:rFonts w:cs="Times New Roman"/>
          <w:sz w:val="22"/>
        </w:rPr>
        <w:t>asnec</w:t>
      </w:r>
      <w:r w:rsidRPr="00B2294C">
        <w:rPr>
          <w:rFonts w:cs="Times New Roman"/>
          <w:caps/>
          <w:sz w:val="22"/>
        </w:rPr>
        <w:t>i</w:t>
      </w:r>
      <w:r w:rsidR="00703B6E">
        <w:rPr>
          <w:rFonts w:cs="Times New Roman" w:hint="eastAsia"/>
          <w:caps/>
          <w:sz w:val="22"/>
        </w:rPr>
        <w:t>,</w:t>
      </w:r>
      <w:r w:rsidRPr="00B2294C">
        <w:rPr>
          <w:rFonts w:cs="Times New Roman"/>
          <w:caps/>
          <w:sz w:val="22"/>
        </w:rPr>
        <w:t xml:space="preserve"> E</w:t>
      </w:r>
      <w:r w:rsidR="00703B6E">
        <w:rPr>
          <w:rFonts w:cs="Times New Roman" w:hint="eastAsia"/>
          <w:caps/>
          <w:sz w:val="22"/>
        </w:rPr>
        <w:t>.</w:t>
      </w:r>
      <w:r w:rsidRPr="00B2294C">
        <w:rPr>
          <w:rFonts w:cs="Times New Roman"/>
          <w:caps/>
          <w:sz w:val="22"/>
        </w:rPr>
        <w:t>, S</w:t>
      </w:r>
      <w:r w:rsidR="00703B6E" w:rsidRPr="00B2294C">
        <w:rPr>
          <w:rFonts w:cs="Times New Roman"/>
          <w:sz w:val="22"/>
        </w:rPr>
        <w:t>eßler</w:t>
      </w:r>
      <w:r w:rsidR="00703B6E">
        <w:rPr>
          <w:rFonts w:cs="Times New Roman" w:hint="eastAsia"/>
          <w:sz w:val="22"/>
        </w:rPr>
        <w:t>,</w:t>
      </w:r>
      <w:r w:rsidRPr="00B2294C">
        <w:rPr>
          <w:rFonts w:cs="Times New Roman"/>
          <w:caps/>
          <w:sz w:val="22"/>
        </w:rPr>
        <w:t xml:space="preserve"> K</w:t>
      </w:r>
      <w:r w:rsidR="00703B6E">
        <w:rPr>
          <w:rFonts w:cs="Times New Roman" w:hint="eastAsia"/>
          <w:caps/>
          <w:sz w:val="22"/>
        </w:rPr>
        <w:t>.</w:t>
      </w:r>
      <w:r w:rsidRPr="00B2294C">
        <w:rPr>
          <w:rFonts w:cs="Times New Roman"/>
          <w:caps/>
          <w:sz w:val="22"/>
        </w:rPr>
        <w:t>, K</w:t>
      </w:r>
      <w:r w:rsidR="00703B6E" w:rsidRPr="00B2294C">
        <w:rPr>
          <w:rFonts w:cs="Times New Roman"/>
          <w:sz w:val="22"/>
        </w:rPr>
        <w:t>üchemann</w:t>
      </w:r>
      <w:r w:rsidR="00703B6E">
        <w:rPr>
          <w:rFonts w:cs="Times New Roman" w:hint="eastAsia"/>
          <w:sz w:val="22"/>
        </w:rPr>
        <w:t>,</w:t>
      </w:r>
      <w:r w:rsidRPr="00B2294C">
        <w:rPr>
          <w:rFonts w:cs="Times New Roman"/>
          <w:caps/>
          <w:sz w:val="22"/>
        </w:rPr>
        <w:t xml:space="preserve"> S</w:t>
      </w:r>
      <w:r w:rsidR="00703B6E">
        <w:rPr>
          <w:rFonts w:cs="Times New Roman" w:hint="eastAsia"/>
          <w:caps/>
          <w:sz w:val="22"/>
        </w:rPr>
        <w:t>.</w:t>
      </w:r>
      <w:r w:rsidRPr="00B2294C">
        <w:rPr>
          <w:rFonts w:cs="Times New Roman"/>
          <w:caps/>
          <w:sz w:val="22"/>
        </w:rPr>
        <w:t xml:space="preserve">, </w:t>
      </w:r>
      <w:r w:rsidRPr="00B2294C">
        <w:rPr>
          <w:rFonts w:cs="Times New Roman"/>
          <w:sz w:val="22"/>
        </w:rPr>
        <w:t>et al. ChatGPT for good? On opportunities and challenges of large language models for education[J]. Learning and individual differences, 2023, 103: 102274</w:t>
      </w:r>
      <w:r w:rsidR="0009545E">
        <w:rPr>
          <w:rFonts w:cs="Times New Roman" w:hint="eastAsia"/>
          <w:sz w:val="22"/>
        </w:rPr>
        <w:t>.</w:t>
      </w:r>
    </w:p>
    <w:p w14:paraId="5FC46754" w14:textId="3E7E7D5D" w:rsidR="00BE236F" w:rsidRDefault="0009545E" w:rsidP="005B3624">
      <w:pPr>
        <w:pStyle w:val="afb"/>
        <w:numPr>
          <w:ilvl w:val="0"/>
          <w:numId w:val="2"/>
        </w:numPr>
        <w:wordWrap w:val="0"/>
        <w:ind w:firstLineChars="0"/>
        <w:rPr>
          <w:rFonts w:cs="Times New Roman"/>
          <w:sz w:val="22"/>
        </w:rPr>
      </w:pPr>
      <w:bookmarkStart w:id="188" w:name="_Ref177743690"/>
      <w:r w:rsidRPr="0009545E">
        <w:rPr>
          <w:rFonts w:cs="Times New Roman" w:hint="eastAsia"/>
          <w:sz w:val="22"/>
        </w:rPr>
        <w:t>吴龙凯</w:t>
      </w:r>
      <w:r w:rsidRPr="0009545E">
        <w:rPr>
          <w:rFonts w:cs="Times New Roman" w:hint="eastAsia"/>
          <w:sz w:val="22"/>
        </w:rPr>
        <w:t>,</w:t>
      </w:r>
      <w:r w:rsidRPr="0009545E">
        <w:rPr>
          <w:rFonts w:cs="Times New Roman" w:hint="eastAsia"/>
          <w:sz w:val="22"/>
        </w:rPr>
        <w:t>张珊</w:t>
      </w:r>
      <w:r w:rsidRPr="0009545E">
        <w:rPr>
          <w:rFonts w:cs="Times New Roman" w:hint="eastAsia"/>
          <w:sz w:val="22"/>
        </w:rPr>
        <w:t>,</w:t>
      </w:r>
      <w:r w:rsidRPr="0009545E">
        <w:rPr>
          <w:rFonts w:cs="Times New Roman" w:hint="eastAsia"/>
          <w:sz w:val="22"/>
        </w:rPr>
        <w:t>车紫妍</w:t>
      </w:r>
      <w:r w:rsidRPr="0009545E">
        <w:rPr>
          <w:rFonts w:cs="Times New Roman" w:hint="eastAsia"/>
          <w:sz w:val="22"/>
        </w:rPr>
        <w:t>,</w:t>
      </w:r>
      <w:r w:rsidRPr="0009545E">
        <w:rPr>
          <w:rFonts w:cs="Times New Roman" w:hint="eastAsia"/>
          <w:sz w:val="22"/>
        </w:rPr>
        <w:t>等</w:t>
      </w:r>
      <w:r w:rsidRPr="0009545E">
        <w:rPr>
          <w:rFonts w:cs="Times New Roman" w:hint="eastAsia"/>
          <w:sz w:val="22"/>
        </w:rPr>
        <w:t>.</w:t>
      </w:r>
      <w:r w:rsidRPr="0009545E">
        <w:rPr>
          <w:rFonts w:cs="Times New Roman" w:hint="eastAsia"/>
          <w:sz w:val="22"/>
        </w:rPr>
        <w:t>教育考试数字化转型的国际比较与未来进路</w:t>
      </w:r>
      <w:r w:rsidRPr="0009545E">
        <w:rPr>
          <w:rFonts w:cs="Times New Roman" w:hint="eastAsia"/>
          <w:sz w:val="22"/>
        </w:rPr>
        <w:t>[J].</w:t>
      </w:r>
      <w:r w:rsidRPr="0009545E">
        <w:rPr>
          <w:rFonts w:cs="Times New Roman" w:hint="eastAsia"/>
          <w:sz w:val="22"/>
        </w:rPr>
        <w:t>现代远程教育研究</w:t>
      </w:r>
      <w:r w:rsidRPr="0009545E">
        <w:rPr>
          <w:rFonts w:cs="Times New Roman" w:hint="eastAsia"/>
          <w:sz w:val="22"/>
        </w:rPr>
        <w:t>,2024,36(04):38-48</w:t>
      </w:r>
      <w:r w:rsidR="00BE236F">
        <w:rPr>
          <w:rFonts w:cs="Times New Roman" w:hint="eastAsia"/>
          <w:sz w:val="22"/>
        </w:rPr>
        <w:t>.</w:t>
      </w:r>
    </w:p>
    <w:p w14:paraId="7524D647" w14:textId="2B0C9235" w:rsidR="005B3624" w:rsidRDefault="00BE236F" w:rsidP="005B3624">
      <w:pPr>
        <w:pStyle w:val="afb"/>
        <w:numPr>
          <w:ilvl w:val="0"/>
          <w:numId w:val="2"/>
        </w:numPr>
        <w:wordWrap w:val="0"/>
        <w:ind w:firstLineChars="0"/>
        <w:rPr>
          <w:rFonts w:cs="Times New Roman"/>
          <w:sz w:val="22"/>
        </w:rPr>
      </w:pPr>
      <w:bookmarkStart w:id="189" w:name="_Ref177744000"/>
      <w:r w:rsidRPr="00BE236F">
        <w:rPr>
          <w:rFonts w:cs="Times New Roman"/>
          <w:sz w:val="22"/>
        </w:rPr>
        <w:lastRenderedPageBreak/>
        <w:t>J</w:t>
      </w:r>
      <w:r w:rsidR="00703B6E" w:rsidRPr="00BE236F">
        <w:rPr>
          <w:rFonts w:cs="Times New Roman"/>
          <w:sz w:val="22"/>
        </w:rPr>
        <w:t>ones</w:t>
      </w:r>
      <w:r w:rsidR="00703B6E">
        <w:rPr>
          <w:rFonts w:cs="Times New Roman" w:hint="eastAsia"/>
          <w:sz w:val="22"/>
        </w:rPr>
        <w:t>,</w:t>
      </w:r>
      <w:r w:rsidRPr="00BE236F">
        <w:rPr>
          <w:rFonts w:cs="Times New Roman"/>
          <w:sz w:val="22"/>
        </w:rPr>
        <w:t xml:space="preserve"> D. Authorship Gets Lost on the Web: Some Bloggers Don’t Give Credit Where It’s Due[</w:t>
      </w:r>
      <w:r w:rsidR="00703B6E">
        <w:rPr>
          <w:rFonts w:cs="Times New Roman" w:hint="eastAsia"/>
          <w:sz w:val="22"/>
        </w:rPr>
        <w:t>N</w:t>
      </w:r>
      <w:r w:rsidRPr="00BE236F">
        <w:rPr>
          <w:rFonts w:cs="Times New Roman"/>
          <w:sz w:val="22"/>
        </w:rPr>
        <w:t>/OL]. USA Today, (2006-08-19) [2023-10-25]. http://www.usato day.com/printedition/money/20060801/net_plagiarism.art.htm</w:t>
      </w:r>
      <w:r w:rsidR="005B3624" w:rsidRPr="00B2294C">
        <w:rPr>
          <w:rFonts w:cs="Times New Roman"/>
          <w:sz w:val="22"/>
        </w:rPr>
        <w:t>.</w:t>
      </w:r>
      <w:bookmarkEnd w:id="187"/>
      <w:bookmarkEnd w:id="188"/>
      <w:bookmarkEnd w:id="189"/>
    </w:p>
    <w:bookmarkEnd w:id="120"/>
    <w:bookmarkEnd w:id="148"/>
    <w:p w14:paraId="213D5004" w14:textId="77777777" w:rsidR="005B3624" w:rsidRDefault="005B3624" w:rsidP="005B3624">
      <w:pPr>
        <w:pStyle w:val="afb"/>
        <w:wordWrap w:val="0"/>
        <w:ind w:left="440" w:firstLineChars="0" w:firstLine="0"/>
        <w:rPr>
          <w:sz w:val="22"/>
          <w:szCs w:val="21"/>
        </w:rPr>
      </w:pPr>
      <w:r>
        <w:rPr>
          <w:sz w:val="22"/>
          <w:szCs w:val="21"/>
        </w:rPr>
        <w:fldChar w:fldCharType="end"/>
      </w:r>
    </w:p>
    <w:p w14:paraId="2D9814AA" w14:textId="39C88D0F" w:rsidR="00DA392D" w:rsidRPr="00DA392D" w:rsidRDefault="00DA392D" w:rsidP="00DA392D">
      <w:pPr>
        <w:ind w:firstLineChars="0" w:firstLine="0"/>
        <w:jc w:val="center"/>
        <w:rPr>
          <w:b/>
          <w:bCs/>
        </w:rPr>
      </w:pPr>
      <w:r w:rsidRPr="00DA392D">
        <w:rPr>
          <w:b/>
          <w:bCs/>
        </w:rPr>
        <w:t>Positions and Implications of Japanese Universities on Students' Use of AIGC</w:t>
      </w:r>
      <w:r w:rsidR="00EB7FC4">
        <w:rPr>
          <w:rFonts w:hint="eastAsia"/>
          <w:b/>
          <w:bCs/>
        </w:rPr>
        <w:t xml:space="preserve"> technologies</w:t>
      </w:r>
    </w:p>
    <w:p w14:paraId="74E114AE" w14:textId="775F9583" w:rsidR="00DA392D" w:rsidRPr="00DA392D" w:rsidRDefault="00DA392D" w:rsidP="00DA392D">
      <w:pPr>
        <w:ind w:firstLineChars="0" w:firstLine="0"/>
        <w:jc w:val="center"/>
        <w:rPr>
          <w:b/>
          <w:bCs/>
        </w:rPr>
      </w:pPr>
      <w:r w:rsidRPr="00DA392D">
        <w:rPr>
          <w:b/>
          <w:bCs/>
        </w:rPr>
        <w:t xml:space="preserve">--Analysis </w:t>
      </w:r>
      <w:r w:rsidR="00F715BA">
        <w:rPr>
          <w:b/>
          <w:bCs/>
        </w:rPr>
        <w:t>B</w:t>
      </w:r>
      <w:r w:rsidRPr="00DA392D">
        <w:rPr>
          <w:b/>
          <w:bCs/>
        </w:rPr>
        <w:t xml:space="preserve">ased on </w:t>
      </w:r>
      <w:r w:rsidR="00F715BA">
        <w:rPr>
          <w:rFonts w:hint="eastAsia"/>
          <w:b/>
          <w:bCs/>
        </w:rPr>
        <w:t>the</w:t>
      </w:r>
      <w:r w:rsidRPr="00DA392D">
        <w:rPr>
          <w:b/>
          <w:bCs/>
        </w:rPr>
        <w:t xml:space="preserve"> </w:t>
      </w:r>
      <w:r w:rsidR="00F715BA">
        <w:rPr>
          <w:b/>
          <w:bCs/>
        </w:rPr>
        <w:t>S</w:t>
      </w:r>
      <w:r w:rsidRPr="00DA392D">
        <w:rPr>
          <w:b/>
          <w:bCs/>
        </w:rPr>
        <w:t>ample of 3</w:t>
      </w:r>
      <w:r w:rsidR="00703B6E">
        <w:rPr>
          <w:rFonts w:hint="eastAsia"/>
          <w:b/>
          <w:bCs/>
        </w:rPr>
        <w:t>59</w:t>
      </w:r>
      <w:r w:rsidRPr="00DA392D">
        <w:rPr>
          <w:b/>
          <w:bCs/>
        </w:rPr>
        <w:t xml:space="preserve"> Japanese </w:t>
      </w:r>
      <w:r w:rsidR="00F715BA">
        <w:rPr>
          <w:b/>
          <w:bCs/>
        </w:rPr>
        <w:t>U</w:t>
      </w:r>
      <w:r w:rsidRPr="00DA392D">
        <w:rPr>
          <w:b/>
          <w:bCs/>
        </w:rPr>
        <w:t xml:space="preserve">niversity </w:t>
      </w:r>
      <w:r w:rsidR="00F715BA">
        <w:rPr>
          <w:b/>
          <w:bCs/>
        </w:rPr>
        <w:t>P</w:t>
      </w:r>
      <w:r w:rsidRPr="00DA392D">
        <w:rPr>
          <w:b/>
          <w:bCs/>
        </w:rPr>
        <w:t>olicies</w:t>
      </w:r>
    </w:p>
    <w:p w14:paraId="04E2F367" w14:textId="750902FE" w:rsidR="00DA392D" w:rsidRPr="00F715BA" w:rsidRDefault="00DA392D" w:rsidP="00DA392D">
      <w:pPr>
        <w:ind w:firstLineChars="0" w:firstLine="0"/>
        <w:jc w:val="center"/>
        <w:rPr>
          <w:b/>
          <w:bCs/>
        </w:rPr>
      </w:pPr>
      <w:r w:rsidRPr="00F715BA">
        <w:rPr>
          <w:b/>
          <w:bCs/>
        </w:rPr>
        <w:t xml:space="preserve">ZHANG </w:t>
      </w:r>
      <w:proofErr w:type="spellStart"/>
      <w:r w:rsidRPr="00F715BA">
        <w:rPr>
          <w:b/>
          <w:bCs/>
        </w:rPr>
        <w:t>Taolue</w:t>
      </w:r>
      <w:proofErr w:type="spellEnd"/>
      <w:r w:rsidRPr="00F715BA">
        <w:rPr>
          <w:b/>
          <w:bCs/>
        </w:rPr>
        <w:t xml:space="preserve"> CHEN Hunan</w:t>
      </w:r>
    </w:p>
    <w:p w14:paraId="27D31119" w14:textId="11A0767C" w:rsidR="00DA392D" w:rsidRPr="00F715BA" w:rsidRDefault="00DA392D" w:rsidP="00DA392D">
      <w:pPr>
        <w:ind w:firstLineChars="0" w:firstLine="0"/>
        <w:jc w:val="center"/>
      </w:pPr>
      <w:r w:rsidRPr="00F715BA">
        <w:rPr>
          <w:rFonts w:hint="eastAsia"/>
        </w:rPr>
        <w:t>（</w:t>
      </w:r>
      <w:r w:rsidRPr="00F715BA">
        <w:rPr>
          <w:rFonts w:hint="eastAsia"/>
        </w:rPr>
        <w:t>Law School of Tongji University, Shanghai 200092</w:t>
      </w:r>
      <w:r w:rsidRPr="00F715BA">
        <w:rPr>
          <w:rFonts w:hint="eastAsia"/>
        </w:rPr>
        <w:t>）</w:t>
      </w:r>
    </w:p>
    <w:p w14:paraId="1CA55064" w14:textId="4CD0EF26" w:rsidR="0098556F" w:rsidRPr="00C41141" w:rsidRDefault="000A6F15" w:rsidP="000A6F15">
      <w:pPr>
        <w:ind w:firstLine="422"/>
      </w:pPr>
      <w:r w:rsidRPr="00DA392D">
        <w:rPr>
          <w:b/>
          <w:bCs/>
        </w:rPr>
        <w:t>A</w:t>
      </w:r>
      <w:r w:rsidRPr="00DA392D">
        <w:rPr>
          <w:rFonts w:hint="eastAsia"/>
          <w:b/>
          <w:bCs/>
        </w:rPr>
        <w:t>bstract</w:t>
      </w:r>
      <w:r w:rsidRPr="00DA392D">
        <w:rPr>
          <w:rFonts w:hint="eastAsia"/>
          <w:b/>
          <w:bCs/>
        </w:rPr>
        <w:t>：</w:t>
      </w:r>
      <w:del w:id="190" w:author="沪楠 陈" w:date="2024-11-09T16:11:00Z" w16du:dateUtc="2024-11-09T08:11:00Z">
        <w:r w:rsidR="00DD37B3" w:rsidRPr="00DD37B3" w:rsidDel="00646B28">
          <w:delText xml:space="preserve">The emergence of generative artificial intelligence has led to an escalation and transformation in the misuse of AI-generated content within higher education. However, </w:delText>
        </w:r>
        <w:r w:rsidR="00DD37B3" w:rsidDel="00646B28">
          <w:rPr>
            <w:rFonts w:hint="eastAsia"/>
          </w:rPr>
          <w:delText>our</w:delText>
        </w:r>
        <w:r w:rsidR="00DD37B3" w:rsidRPr="00DD37B3" w:rsidDel="00646B28">
          <w:delText xml:space="preserve"> universities and educational authorities have lacked sufficient and effective responses to this issue. </w:delText>
        </w:r>
        <w:r w:rsidR="00DD37B3" w:rsidDel="00646B28">
          <w:rPr>
            <w:rFonts w:hint="eastAsia"/>
          </w:rPr>
          <w:delText>Our r</w:delText>
        </w:r>
        <w:r w:rsidR="00DD37B3" w:rsidRPr="00DD37B3" w:rsidDel="00646B28">
          <w:delText xml:space="preserve">esearch shows that nearly half of Japanese universities have already introduced guidelines that positively direct students' use of </w:delText>
        </w:r>
        <w:r w:rsidR="00177DAA" w:rsidRPr="00DD37B3" w:rsidDel="00646B28">
          <w:delText>AI-generated content</w:delText>
        </w:r>
        <w:r w:rsidR="00DD37B3" w:rsidRPr="00DD37B3" w:rsidDel="00646B28">
          <w:delText xml:space="preserve"> implementing a diverse range of strategies that vary in strictness based on different educational philosophies and stances. By comparing the broader commonalities and distinctive characteristics between the two countries on this issue, </w:delText>
        </w:r>
        <w:r w:rsidR="00D6125F" w:rsidDel="00646B28">
          <w:rPr>
            <w:rFonts w:hint="eastAsia"/>
          </w:rPr>
          <w:delText>Chinese</w:delText>
        </w:r>
        <w:r w:rsidR="00DD37B3" w:rsidRPr="00DD37B3" w:rsidDel="00646B28">
          <w:delText xml:space="preserve"> universities can learn from the best practices and experiences of some Japanese institutions. With an open and inclusive approach, they should promptly introduce balanced guidelines for GAI regulation and adjust educational philosophies, models, and evaluation systems accordingly. Additionally, educational authorities should implement measures to prevent the widening of digital </w:delText>
        </w:r>
        <w:r w:rsidR="0087339E" w:rsidDel="00646B28">
          <w:rPr>
            <w:rFonts w:hint="eastAsia"/>
          </w:rPr>
          <w:delText>gap</w:delText>
        </w:r>
        <w:r w:rsidR="00DD37B3" w:rsidRPr="00DD37B3" w:rsidDel="00646B28">
          <w:delText xml:space="preserve"> and promptly revise laws and accompanying regulations to address gaps in the governance of related misuse</w:delText>
        </w:r>
        <w:r w:rsidR="00BC18DD" w:rsidRPr="00BC18DD" w:rsidDel="00646B28">
          <w:delText>.</w:delText>
        </w:r>
      </w:del>
      <w:ins w:id="191" w:author="沪楠 陈" w:date="2024-11-09T16:11:00Z" w16du:dateUtc="2024-11-09T08:11:00Z">
        <w:r w:rsidR="00646B28" w:rsidRPr="00646B28">
          <w:t xml:space="preserve"> </w:t>
        </w:r>
      </w:ins>
      <w:ins w:id="192" w:author="沪楠 陈" w:date="2024-11-09T16:11:00Z">
        <w:r w:rsidR="00646B28" w:rsidRPr="00646B28">
          <w:t>The advent of generative artificial intelligence has intensified the misuse of AI-generated content in higher education, leading to new forms of academic misconduct. An analysis of 359 university policy samples reveals that Japanese universities are actively addressing this issue. They have explored and responded through the establishment of behavioral norms and assessment reforms, guided by diverse pedagogical philosophies and stances. Regarding behavioral norms for the use of AI-generated content, these universities have implemented guidelines ranging from "prohibiting direct use," "general prohibition with exceptions," "instructor discretion," to "encouraging use," with the "general prohibition with exceptions" model increasingly becoming mainstream. Concurrently, Japanese universities have proposed corresponding evaluation and assessment reforms across three dimensions: pre-use preparation and equipment provision, isolating AI during the process, and multi-party verification post-assessment. By comparing the broader commonalities and differences in the use of generative AI technologies between Japan and China, the experiences of Japanese universities can provide valuable insights for Chinese universities in addressing the challenges posed by generative AI technologies.</w:t>
        </w:r>
      </w:ins>
    </w:p>
    <w:p w14:paraId="0E5D5E5B" w14:textId="5671DC0F" w:rsidR="000A6F15" w:rsidRPr="00C41141" w:rsidRDefault="000A6F15" w:rsidP="000A6F15">
      <w:pPr>
        <w:ind w:firstLine="422"/>
      </w:pPr>
      <w:r w:rsidRPr="00DA392D">
        <w:rPr>
          <w:rFonts w:hint="eastAsia"/>
          <w:b/>
          <w:bCs/>
        </w:rPr>
        <w:t>Key</w:t>
      </w:r>
      <w:r w:rsidRPr="00DA392D">
        <w:rPr>
          <w:b/>
          <w:bCs/>
        </w:rPr>
        <w:t xml:space="preserve"> </w:t>
      </w:r>
      <w:r w:rsidRPr="00DA392D">
        <w:rPr>
          <w:rFonts w:hint="eastAsia"/>
          <w:b/>
          <w:bCs/>
        </w:rPr>
        <w:t>words</w:t>
      </w:r>
      <w:r w:rsidR="00DA392D" w:rsidRPr="00DA392D">
        <w:rPr>
          <w:rFonts w:hint="eastAsia"/>
          <w:b/>
          <w:bCs/>
        </w:rPr>
        <w:t>：</w:t>
      </w:r>
      <w:ins w:id="193" w:author="沪楠 陈" w:date="2024-11-09T16:13:00Z" w16du:dateUtc="2024-11-09T08:13:00Z">
        <w:r w:rsidR="00646B28" w:rsidRPr="00646B28">
          <w:rPr>
            <w:rFonts w:hint="eastAsia"/>
            <w:rPrChange w:id="194" w:author="沪楠 陈" w:date="2024-11-09T16:13:00Z" w16du:dateUtc="2024-11-09T08:13:00Z">
              <w:rPr>
                <w:rFonts w:hint="eastAsia"/>
                <w:b/>
                <w:bCs/>
              </w:rPr>
            </w:rPrChange>
          </w:rPr>
          <w:t>Japan</w:t>
        </w:r>
        <w:r w:rsidR="00646B28" w:rsidRPr="00C41141">
          <w:rPr>
            <w:rFonts w:hint="eastAsia"/>
          </w:rPr>
          <w:t>；</w:t>
        </w:r>
      </w:ins>
      <w:ins w:id="195" w:author="沪楠 陈" w:date="2024-11-09T16:16:00Z" w16du:dateUtc="2024-11-09T08:16:00Z">
        <w:r w:rsidR="00646B28">
          <w:rPr>
            <w:rFonts w:hint="eastAsia"/>
          </w:rPr>
          <w:t>u</w:t>
        </w:r>
      </w:ins>
      <w:ins w:id="196" w:author="沪楠 陈" w:date="2024-11-09T16:14:00Z" w16du:dateUtc="2024-11-09T08:14:00Z">
        <w:r w:rsidR="00646B28" w:rsidRPr="00646B28">
          <w:t>niversities</w:t>
        </w:r>
      </w:ins>
      <w:ins w:id="197" w:author="沪楠 陈" w:date="2024-11-09T16:15:00Z" w16du:dateUtc="2024-11-09T08:15:00Z">
        <w:r w:rsidR="00646B28">
          <w:rPr>
            <w:rFonts w:hint="eastAsia"/>
          </w:rPr>
          <w:t>；</w:t>
        </w:r>
      </w:ins>
      <w:r w:rsidRPr="00C41141">
        <w:t>GenAI</w:t>
      </w:r>
      <w:r w:rsidRPr="00C41141">
        <w:rPr>
          <w:rFonts w:hint="eastAsia"/>
        </w:rPr>
        <w:t>；</w:t>
      </w:r>
      <w:r w:rsidRPr="00C41141">
        <w:t>AIGC</w:t>
      </w:r>
      <w:r w:rsidRPr="00C41141">
        <w:rPr>
          <w:rFonts w:hint="eastAsia"/>
        </w:rPr>
        <w:t>；</w:t>
      </w:r>
      <w:del w:id="198" w:author="沪楠 陈" w:date="2024-11-09T16:15:00Z" w16du:dateUtc="2024-11-09T08:15:00Z">
        <w:r w:rsidRPr="00C41141" w:rsidDel="00646B28">
          <w:rPr>
            <w:rFonts w:hint="eastAsia"/>
          </w:rPr>
          <w:delText>higher education</w:delText>
        </w:r>
        <w:r w:rsidRPr="00C41141" w:rsidDel="00646B28">
          <w:rPr>
            <w:rFonts w:hint="eastAsia"/>
          </w:rPr>
          <w:delText>；</w:delText>
        </w:r>
      </w:del>
      <w:ins w:id="199" w:author="沪楠 陈" w:date="2024-11-09T16:16:00Z" w16du:dateUtc="2024-11-09T08:16:00Z">
        <w:r w:rsidR="00646B28">
          <w:rPr>
            <w:rFonts w:hint="eastAsia"/>
          </w:rPr>
          <w:t>a</w:t>
        </w:r>
      </w:ins>
      <w:del w:id="200" w:author="沪楠 陈" w:date="2024-11-09T16:15:00Z" w16du:dateUtc="2024-11-09T08:15:00Z">
        <w:r w:rsidRPr="00C41141" w:rsidDel="00646B28">
          <w:rPr>
            <w:rFonts w:hint="eastAsia"/>
          </w:rPr>
          <w:delText>a</w:delText>
        </w:r>
      </w:del>
      <w:r w:rsidRPr="00C41141">
        <w:rPr>
          <w:rFonts w:hint="eastAsia"/>
        </w:rPr>
        <w:t>cademic</w:t>
      </w:r>
      <w:r w:rsidRPr="00C41141">
        <w:t xml:space="preserve"> </w:t>
      </w:r>
      <w:del w:id="201" w:author="沪楠 陈" w:date="2024-11-09T16:15:00Z" w16du:dateUtc="2024-11-09T08:15:00Z">
        <w:r w:rsidRPr="00C41141" w:rsidDel="00646B28">
          <w:rPr>
            <w:rFonts w:hint="eastAsia"/>
          </w:rPr>
          <w:delText>misconduct</w:delText>
        </w:r>
      </w:del>
      <w:ins w:id="202" w:author="沪楠 陈" w:date="2024-11-09T16:16:00Z" w16du:dateUtc="2024-11-09T08:16:00Z">
        <w:r w:rsidR="00646B28">
          <w:rPr>
            <w:rFonts w:hint="eastAsia"/>
          </w:rPr>
          <w:t>m</w:t>
        </w:r>
      </w:ins>
      <w:ins w:id="203" w:author="沪楠 陈" w:date="2024-11-09T16:15:00Z" w16du:dateUtc="2024-11-09T08:15:00Z">
        <w:r w:rsidR="00646B28" w:rsidRPr="00C41141">
          <w:rPr>
            <w:rFonts w:hint="eastAsia"/>
          </w:rPr>
          <w:t>isconduct</w:t>
        </w:r>
      </w:ins>
    </w:p>
    <w:p w14:paraId="2AEB8AA7" w14:textId="77777777" w:rsidR="005B3624" w:rsidRPr="00933F14" w:rsidRDefault="005B3624" w:rsidP="003F7A72">
      <w:pPr>
        <w:ind w:firstLineChars="0" w:firstLine="0"/>
      </w:pPr>
    </w:p>
    <w:sectPr w:rsidR="005B3624" w:rsidRPr="00933F14">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10BE2D" w14:textId="77777777" w:rsidR="004C3164" w:rsidRDefault="004C3164" w:rsidP="00440377">
      <w:pPr>
        <w:spacing w:line="240" w:lineRule="auto"/>
        <w:ind w:firstLine="420"/>
      </w:pPr>
      <w:r>
        <w:separator/>
      </w:r>
    </w:p>
  </w:endnote>
  <w:endnote w:type="continuationSeparator" w:id="0">
    <w:p w14:paraId="332BE552" w14:textId="77777777" w:rsidR="004C3164" w:rsidRDefault="004C3164" w:rsidP="00440377">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B185D" w14:textId="77777777" w:rsidR="00A87C26" w:rsidRDefault="00A87C26">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5987020"/>
      <w:docPartObj>
        <w:docPartGallery w:val="Page Numbers (Bottom of Page)"/>
        <w:docPartUnique/>
      </w:docPartObj>
    </w:sdtPr>
    <w:sdtContent>
      <w:p w14:paraId="77A4E3AC" w14:textId="40C5B0AC" w:rsidR="00FE41B7" w:rsidRDefault="00FE41B7">
        <w:pPr>
          <w:pStyle w:val="af"/>
          <w:ind w:firstLine="360"/>
          <w:jc w:val="center"/>
        </w:pPr>
        <w:r>
          <w:fldChar w:fldCharType="begin"/>
        </w:r>
        <w:r>
          <w:instrText>PAGE   \* MERGEFORMAT</w:instrText>
        </w:r>
        <w:r>
          <w:fldChar w:fldCharType="separate"/>
        </w:r>
        <w:r>
          <w:rPr>
            <w:lang w:val="zh-CN"/>
          </w:rPr>
          <w:t>2</w:t>
        </w:r>
        <w:r>
          <w:fldChar w:fldCharType="end"/>
        </w:r>
      </w:p>
    </w:sdtContent>
  </w:sdt>
  <w:p w14:paraId="1C101B0A" w14:textId="77777777" w:rsidR="00A87C26" w:rsidRDefault="00A87C26">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0E916" w14:textId="77777777" w:rsidR="00A87C26" w:rsidRDefault="00A87C26">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F93B0" w14:textId="77777777" w:rsidR="004C3164" w:rsidRDefault="004C3164" w:rsidP="00440377">
      <w:pPr>
        <w:spacing w:line="240" w:lineRule="auto"/>
        <w:ind w:firstLine="420"/>
      </w:pPr>
      <w:r>
        <w:separator/>
      </w:r>
    </w:p>
  </w:footnote>
  <w:footnote w:type="continuationSeparator" w:id="0">
    <w:p w14:paraId="7DB9F1AC" w14:textId="77777777" w:rsidR="004C3164" w:rsidRDefault="004C3164" w:rsidP="00440377">
      <w:pPr>
        <w:spacing w:line="240" w:lineRule="auto"/>
        <w:ind w:firstLine="420"/>
      </w:pPr>
      <w:r>
        <w:continuationSeparator/>
      </w:r>
    </w:p>
  </w:footnote>
  <w:footnote w:id="1">
    <w:p w14:paraId="639F5464" w14:textId="7E50816F" w:rsidR="00B10FD5" w:rsidRDefault="00B10FD5" w:rsidP="0051085B">
      <w:pPr>
        <w:pStyle w:val="aa"/>
        <w:wordWrap w:val="0"/>
        <w:ind w:firstLine="360"/>
      </w:pPr>
      <w:r w:rsidRPr="003030D2">
        <w:rPr>
          <w:rStyle w:val="ac"/>
        </w:rPr>
        <w:sym w:font="Symbol" w:char="F020"/>
      </w:r>
      <w:r>
        <w:rPr>
          <w:rFonts w:hint="eastAsia"/>
        </w:rPr>
        <w:t>基金项目：</w:t>
      </w:r>
      <w:r w:rsidRPr="00F50843">
        <w:rPr>
          <w:rFonts w:hint="eastAsia"/>
        </w:rPr>
        <w:t>浙江省人大常委会办公厅委托项目，“人工智能发展及其立法”</w:t>
      </w:r>
      <w:r>
        <w:rPr>
          <w:rFonts w:hint="eastAsia"/>
        </w:rPr>
        <w:t>（</w:t>
      </w:r>
      <w:r w:rsidRPr="00F50843">
        <w:rPr>
          <w:rFonts w:hint="eastAsia"/>
        </w:rPr>
        <w:t>项目</w:t>
      </w:r>
      <w:r>
        <w:rPr>
          <w:rFonts w:hint="eastAsia"/>
        </w:rPr>
        <w:t>编号：</w:t>
      </w:r>
      <w:r w:rsidRPr="00F50843">
        <w:rPr>
          <w:rFonts w:hint="eastAsia"/>
        </w:rPr>
        <w:t>07012600049</w:t>
      </w:r>
      <w:r>
        <w:rPr>
          <w:rFonts w:hint="eastAsia"/>
        </w:rPr>
        <w:t>）。</w:t>
      </w:r>
    </w:p>
    <w:p w14:paraId="0F7CAD9F" w14:textId="776DD005" w:rsidR="00B10FD5" w:rsidRPr="00B10FD5" w:rsidRDefault="00B10FD5" w:rsidP="00B10FD5">
      <w:pPr>
        <w:pStyle w:val="aa"/>
        <w:ind w:firstLine="360"/>
      </w:pPr>
      <w:r>
        <w:rPr>
          <w:rFonts w:hint="eastAsia"/>
        </w:rPr>
        <w:t>作者简介：</w:t>
      </w:r>
      <w:r w:rsidRPr="0029768C">
        <w:rPr>
          <w:rFonts w:hint="eastAsia"/>
        </w:rPr>
        <w:t>张韬略（通讯作者），同济大学法学院互联网与人工智能法律研究中心主任、副教授，管理学博士，博士生导师</w:t>
      </w:r>
      <w:r w:rsidR="00C65DED">
        <w:rPr>
          <w:rFonts w:hint="eastAsia"/>
        </w:rPr>
        <w:t>，</w:t>
      </w:r>
      <w:r w:rsidR="00C65DED" w:rsidRPr="00C65DED">
        <w:rPr>
          <w:rFonts w:hint="eastAsia"/>
        </w:rPr>
        <w:t>上海</w:t>
      </w:r>
      <w:r w:rsidR="00C65DED" w:rsidRPr="00C65DED">
        <w:rPr>
          <w:rFonts w:hint="eastAsia"/>
        </w:rPr>
        <w:t>200092</w:t>
      </w:r>
      <w:r w:rsidRPr="0029768C">
        <w:rPr>
          <w:rFonts w:hint="eastAsia"/>
        </w:rPr>
        <w:t>；陈沪楠，同济大学法学院互联网与人工智能法律研究中心助理研究员，法律（非法学）硕士研究生</w:t>
      </w:r>
      <w:r w:rsidR="00C65DED">
        <w:rPr>
          <w:rFonts w:hint="eastAsia"/>
        </w:rPr>
        <w:t>，</w:t>
      </w:r>
      <w:r w:rsidR="00C65DED" w:rsidRPr="00C65DED">
        <w:rPr>
          <w:rFonts w:hint="eastAsia"/>
        </w:rPr>
        <w:t>上海</w:t>
      </w:r>
      <w:r w:rsidR="00C65DED" w:rsidRPr="00C65DED">
        <w:rPr>
          <w:rFonts w:hint="eastAsia"/>
        </w:rPr>
        <w:t>200092</w:t>
      </w:r>
      <w:r w:rsidRPr="0029768C">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AE32C" w14:textId="77777777" w:rsidR="00A87C26" w:rsidRDefault="00A87C26">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4FBA1" w14:textId="0133A63C" w:rsidR="00A87C26" w:rsidRDefault="00317275" w:rsidP="00D67F88">
    <w:pPr>
      <w:pStyle w:val="ad"/>
      <w:pBdr>
        <w:bottom w:val="single" w:sz="4" w:space="1" w:color="auto"/>
      </w:pBdr>
      <w:ind w:firstLine="360"/>
    </w:pPr>
    <w:r>
      <w:rPr>
        <w:rFonts w:hint="eastAsia"/>
      </w:rPr>
      <w:t>《</w:t>
    </w:r>
    <w:r w:rsidR="00743114">
      <w:rPr>
        <w:rFonts w:hint="eastAsia"/>
      </w:rPr>
      <w:t>外国</w:t>
    </w:r>
    <w:r w:rsidR="00D67F88">
      <w:rPr>
        <w:rFonts w:hint="eastAsia"/>
      </w:rPr>
      <w:t>教育研究</w:t>
    </w:r>
    <w:r>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EE67E" w14:textId="77777777" w:rsidR="00A87C26" w:rsidRDefault="00A87C26">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F3B2C"/>
    <w:multiLevelType w:val="hybridMultilevel"/>
    <w:tmpl w:val="95DA55CA"/>
    <w:lvl w:ilvl="0" w:tplc="2BCCA3A8">
      <w:start w:val="1"/>
      <w:numFmt w:val="decimalEnclosedCircle"/>
      <w:lvlText w:val="%1"/>
      <w:lvlJc w:val="left"/>
      <w:pPr>
        <w:ind w:left="440" w:hanging="440"/>
      </w:pPr>
      <w:rPr>
        <w:rFonts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2B40CF"/>
    <w:multiLevelType w:val="hybridMultilevel"/>
    <w:tmpl w:val="EA56690E"/>
    <w:lvl w:ilvl="0" w:tplc="6C8A536E">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6842734">
    <w:abstractNumId w:val="0"/>
  </w:num>
  <w:num w:numId="2" w16cid:durableId="20517638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沪楠 陈">
    <w15:presenceInfo w15:providerId="Windows Live" w15:userId="583624a6f8e38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bordersDoNotSurroundHeader/>
  <w:bordersDoNotSurroundFooter/>
  <w:proofState w:spelling="clean" w:grammar="clean"/>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11"/>
    <w:rsid w:val="00000425"/>
    <w:rsid w:val="00000CF0"/>
    <w:rsid w:val="00002884"/>
    <w:rsid w:val="000029BB"/>
    <w:rsid w:val="00002C75"/>
    <w:rsid w:val="00004330"/>
    <w:rsid w:val="00004595"/>
    <w:rsid w:val="00004CF6"/>
    <w:rsid w:val="00006196"/>
    <w:rsid w:val="00007A96"/>
    <w:rsid w:val="00011582"/>
    <w:rsid w:val="000129B1"/>
    <w:rsid w:val="00014125"/>
    <w:rsid w:val="00014CE0"/>
    <w:rsid w:val="00014DCF"/>
    <w:rsid w:val="00016855"/>
    <w:rsid w:val="00017DDB"/>
    <w:rsid w:val="00017F11"/>
    <w:rsid w:val="00020A0D"/>
    <w:rsid w:val="00020E87"/>
    <w:rsid w:val="000247DF"/>
    <w:rsid w:val="00024B2A"/>
    <w:rsid w:val="00024FD3"/>
    <w:rsid w:val="000265A3"/>
    <w:rsid w:val="00026E33"/>
    <w:rsid w:val="000301F0"/>
    <w:rsid w:val="0003266B"/>
    <w:rsid w:val="000337A7"/>
    <w:rsid w:val="00034838"/>
    <w:rsid w:val="0003611B"/>
    <w:rsid w:val="000363A0"/>
    <w:rsid w:val="000417EB"/>
    <w:rsid w:val="00043168"/>
    <w:rsid w:val="00044521"/>
    <w:rsid w:val="00044E8E"/>
    <w:rsid w:val="000450C0"/>
    <w:rsid w:val="00045560"/>
    <w:rsid w:val="00045CDC"/>
    <w:rsid w:val="00047888"/>
    <w:rsid w:val="00051399"/>
    <w:rsid w:val="00051AD5"/>
    <w:rsid w:val="00051D91"/>
    <w:rsid w:val="000552E8"/>
    <w:rsid w:val="000556E6"/>
    <w:rsid w:val="00055C8A"/>
    <w:rsid w:val="0005661D"/>
    <w:rsid w:val="00056F1C"/>
    <w:rsid w:val="00060D74"/>
    <w:rsid w:val="00061241"/>
    <w:rsid w:val="00061404"/>
    <w:rsid w:val="00061821"/>
    <w:rsid w:val="00062A45"/>
    <w:rsid w:val="000633BB"/>
    <w:rsid w:val="00065B35"/>
    <w:rsid w:val="00065C10"/>
    <w:rsid w:val="00065E4C"/>
    <w:rsid w:val="000666D4"/>
    <w:rsid w:val="00066F34"/>
    <w:rsid w:val="00067852"/>
    <w:rsid w:val="00067ECA"/>
    <w:rsid w:val="000706D1"/>
    <w:rsid w:val="00071DBF"/>
    <w:rsid w:val="0007279C"/>
    <w:rsid w:val="00073E96"/>
    <w:rsid w:val="000770B1"/>
    <w:rsid w:val="000774B5"/>
    <w:rsid w:val="00080393"/>
    <w:rsid w:val="0008069A"/>
    <w:rsid w:val="00085269"/>
    <w:rsid w:val="00085E28"/>
    <w:rsid w:val="00086ED5"/>
    <w:rsid w:val="00090130"/>
    <w:rsid w:val="00090942"/>
    <w:rsid w:val="00091EAF"/>
    <w:rsid w:val="0009287E"/>
    <w:rsid w:val="000929D4"/>
    <w:rsid w:val="000931D2"/>
    <w:rsid w:val="00094154"/>
    <w:rsid w:val="00094293"/>
    <w:rsid w:val="0009545E"/>
    <w:rsid w:val="000955F8"/>
    <w:rsid w:val="000960D3"/>
    <w:rsid w:val="000A0358"/>
    <w:rsid w:val="000A1584"/>
    <w:rsid w:val="000A2B75"/>
    <w:rsid w:val="000A3C47"/>
    <w:rsid w:val="000A4240"/>
    <w:rsid w:val="000A580B"/>
    <w:rsid w:val="000A6F15"/>
    <w:rsid w:val="000A6FA9"/>
    <w:rsid w:val="000A7206"/>
    <w:rsid w:val="000A7327"/>
    <w:rsid w:val="000B03F9"/>
    <w:rsid w:val="000B2D5E"/>
    <w:rsid w:val="000B2F09"/>
    <w:rsid w:val="000B3923"/>
    <w:rsid w:val="000B58B6"/>
    <w:rsid w:val="000B61CB"/>
    <w:rsid w:val="000B6D98"/>
    <w:rsid w:val="000B7829"/>
    <w:rsid w:val="000B7FD9"/>
    <w:rsid w:val="000C03F2"/>
    <w:rsid w:val="000C1334"/>
    <w:rsid w:val="000C4144"/>
    <w:rsid w:val="000C428E"/>
    <w:rsid w:val="000C44E9"/>
    <w:rsid w:val="000C4788"/>
    <w:rsid w:val="000C5346"/>
    <w:rsid w:val="000C71E8"/>
    <w:rsid w:val="000D08E0"/>
    <w:rsid w:val="000D0E53"/>
    <w:rsid w:val="000D61FE"/>
    <w:rsid w:val="000D7769"/>
    <w:rsid w:val="000E0CED"/>
    <w:rsid w:val="000E1062"/>
    <w:rsid w:val="000E17E5"/>
    <w:rsid w:val="000E187D"/>
    <w:rsid w:val="000E1F0B"/>
    <w:rsid w:val="000E33EA"/>
    <w:rsid w:val="000E3640"/>
    <w:rsid w:val="000E37D9"/>
    <w:rsid w:val="000E4960"/>
    <w:rsid w:val="000E74A5"/>
    <w:rsid w:val="000E751D"/>
    <w:rsid w:val="000F006B"/>
    <w:rsid w:val="000F39B6"/>
    <w:rsid w:val="000F3A2F"/>
    <w:rsid w:val="000F3F4B"/>
    <w:rsid w:val="000F473B"/>
    <w:rsid w:val="000F50A6"/>
    <w:rsid w:val="000F728D"/>
    <w:rsid w:val="001003BA"/>
    <w:rsid w:val="001003C7"/>
    <w:rsid w:val="00102137"/>
    <w:rsid w:val="00102A0E"/>
    <w:rsid w:val="00102F64"/>
    <w:rsid w:val="00104688"/>
    <w:rsid w:val="0010610A"/>
    <w:rsid w:val="001069E7"/>
    <w:rsid w:val="00107B51"/>
    <w:rsid w:val="0011072E"/>
    <w:rsid w:val="00113E68"/>
    <w:rsid w:val="00114E28"/>
    <w:rsid w:val="0011576B"/>
    <w:rsid w:val="001175EB"/>
    <w:rsid w:val="001218DE"/>
    <w:rsid w:val="00121D9F"/>
    <w:rsid w:val="00123500"/>
    <w:rsid w:val="001236A1"/>
    <w:rsid w:val="001239E9"/>
    <w:rsid w:val="00126F91"/>
    <w:rsid w:val="00127D1E"/>
    <w:rsid w:val="00131129"/>
    <w:rsid w:val="00132848"/>
    <w:rsid w:val="00132CB6"/>
    <w:rsid w:val="00133F58"/>
    <w:rsid w:val="001344B5"/>
    <w:rsid w:val="00134609"/>
    <w:rsid w:val="001351B2"/>
    <w:rsid w:val="00135E23"/>
    <w:rsid w:val="0013676F"/>
    <w:rsid w:val="0014178B"/>
    <w:rsid w:val="00143679"/>
    <w:rsid w:val="00143E7E"/>
    <w:rsid w:val="00144BEC"/>
    <w:rsid w:val="00144E94"/>
    <w:rsid w:val="00145E45"/>
    <w:rsid w:val="00145FBD"/>
    <w:rsid w:val="00146AA7"/>
    <w:rsid w:val="00146F9E"/>
    <w:rsid w:val="00147EEF"/>
    <w:rsid w:val="0015010B"/>
    <w:rsid w:val="00150E4F"/>
    <w:rsid w:val="00152925"/>
    <w:rsid w:val="00153326"/>
    <w:rsid w:val="00153566"/>
    <w:rsid w:val="001535F0"/>
    <w:rsid w:val="00154BDC"/>
    <w:rsid w:val="00154F33"/>
    <w:rsid w:val="00155888"/>
    <w:rsid w:val="0015591B"/>
    <w:rsid w:val="00161C7F"/>
    <w:rsid w:val="001637FD"/>
    <w:rsid w:val="001647FC"/>
    <w:rsid w:val="00164FAA"/>
    <w:rsid w:val="001651F5"/>
    <w:rsid w:val="00167B92"/>
    <w:rsid w:val="00167C61"/>
    <w:rsid w:val="00170CCE"/>
    <w:rsid w:val="00170F04"/>
    <w:rsid w:val="001713C6"/>
    <w:rsid w:val="001718E1"/>
    <w:rsid w:val="0017322A"/>
    <w:rsid w:val="0017448C"/>
    <w:rsid w:val="00175ECF"/>
    <w:rsid w:val="0017628C"/>
    <w:rsid w:val="00176511"/>
    <w:rsid w:val="0017707C"/>
    <w:rsid w:val="001772A2"/>
    <w:rsid w:val="00177DAA"/>
    <w:rsid w:val="001800D0"/>
    <w:rsid w:val="00180C4D"/>
    <w:rsid w:val="001831F7"/>
    <w:rsid w:val="00183CE3"/>
    <w:rsid w:val="001843DF"/>
    <w:rsid w:val="00184A27"/>
    <w:rsid w:val="00185D88"/>
    <w:rsid w:val="001861D3"/>
    <w:rsid w:val="00190034"/>
    <w:rsid w:val="0019354A"/>
    <w:rsid w:val="00195640"/>
    <w:rsid w:val="00195D7E"/>
    <w:rsid w:val="00196E23"/>
    <w:rsid w:val="001A1005"/>
    <w:rsid w:val="001A2153"/>
    <w:rsid w:val="001A2EA3"/>
    <w:rsid w:val="001A30AE"/>
    <w:rsid w:val="001A4964"/>
    <w:rsid w:val="001A4BCC"/>
    <w:rsid w:val="001A53AE"/>
    <w:rsid w:val="001B186F"/>
    <w:rsid w:val="001B2470"/>
    <w:rsid w:val="001B38E9"/>
    <w:rsid w:val="001B3E1E"/>
    <w:rsid w:val="001B40A0"/>
    <w:rsid w:val="001C36A9"/>
    <w:rsid w:val="001C43AD"/>
    <w:rsid w:val="001C6A4B"/>
    <w:rsid w:val="001C7864"/>
    <w:rsid w:val="001C7AF7"/>
    <w:rsid w:val="001D007B"/>
    <w:rsid w:val="001D0F8A"/>
    <w:rsid w:val="001D1ABB"/>
    <w:rsid w:val="001D28CD"/>
    <w:rsid w:val="001D38C7"/>
    <w:rsid w:val="001D3A01"/>
    <w:rsid w:val="001D595D"/>
    <w:rsid w:val="001D5B20"/>
    <w:rsid w:val="001D5E90"/>
    <w:rsid w:val="001D60BF"/>
    <w:rsid w:val="001D6252"/>
    <w:rsid w:val="001E08CA"/>
    <w:rsid w:val="001E0965"/>
    <w:rsid w:val="001E1BD3"/>
    <w:rsid w:val="001E21DF"/>
    <w:rsid w:val="001E38F7"/>
    <w:rsid w:val="001E3F75"/>
    <w:rsid w:val="001E46E3"/>
    <w:rsid w:val="001E6C4C"/>
    <w:rsid w:val="001F0673"/>
    <w:rsid w:val="001F2810"/>
    <w:rsid w:val="001F3B45"/>
    <w:rsid w:val="001F3B51"/>
    <w:rsid w:val="001F4B10"/>
    <w:rsid w:val="001F4C22"/>
    <w:rsid w:val="001F6A1F"/>
    <w:rsid w:val="001F6D71"/>
    <w:rsid w:val="001F734F"/>
    <w:rsid w:val="00200116"/>
    <w:rsid w:val="002017D2"/>
    <w:rsid w:val="00203060"/>
    <w:rsid w:val="002061E0"/>
    <w:rsid w:val="00207A81"/>
    <w:rsid w:val="00210103"/>
    <w:rsid w:val="002140A8"/>
    <w:rsid w:val="00214C90"/>
    <w:rsid w:val="00215696"/>
    <w:rsid w:val="002162D5"/>
    <w:rsid w:val="00217972"/>
    <w:rsid w:val="00220CC6"/>
    <w:rsid w:val="00222175"/>
    <w:rsid w:val="00222B07"/>
    <w:rsid w:val="002239BF"/>
    <w:rsid w:val="002250E7"/>
    <w:rsid w:val="002252EC"/>
    <w:rsid w:val="002261C7"/>
    <w:rsid w:val="002270E4"/>
    <w:rsid w:val="00230D2A"/>
    <w:rsid w:val="002320EA"/>
    <w:rsid w:val="00232AB1"/>
    <w:rsid w:val="00233390"/>
    <w:rsid w:val="00233B9A"/>
    <w:rsid w:val="00233CD0"/>
    <w:rsid w:val="0023484B"/>
    <w:rsid w:val="00236F23"/>
    <w:rsid w:val="00240614"/>
    <w:rsid w:val="002409BF"/>
    <w:rsid w:val="002416F5"/>
    <w:rsid w:val="00243976"/>
    <w:rsid w:val="002457E1"/>
    <w:rsid w:val="00245979"/>
    <w:rsid w:val="0024667D"/>
    <w:rsid w:val="0024689D"/>
    <w:rsid w:val="00246CF2"/>
    <w:rsid w:val="00246FBD"/>
    <w:rsid w:val="00247C49"/>
    <w:rsid w:val="00247E1E"/>
    <w:rsid w:val="002505F7"/>
    <w:rsid w:val="00251F05"/>
    <w:rsid w:val="002540F4"/>
    <w:rsid w:val="00254811"/>
    <w:rsid w:val="00255FE3"/>
    <w:rsid w:val="0025674C"/>
    <w:rsid w:val="0026012C"/>
    <w:rsid w:val="002611F2"/>
    <w:rsid w:val="00261533"/>
    <w:rsid w:val="00262C31"/>
    <w:rsid w:val="002630B0"/>
    <w:rsid w:val="0026361C"/>
    <w:rsid w:val="00264A23"/>
    <w:rsid w:val="00264B95"/>
    <w:rsid w:val="00265210"/>
    <w:rsid w:val="00265D5A"/>
    <w:rsid w:val="00265DE9"/>
    <w:rsid w:val="002668D9"/>
    <w:rsid w:val="00267BC0"/>
    <w:rsid w:val="00267F1E"/>
    <w:rsid w:val="00270DE0"/>
    <w:rsid w:val="00272905"/>
    <w:rsid w:val="00274300"/>
    <w:rsid w:val="002744C3"/>
    <w:rsid w:val="00274A59"/>
    <w:rsid w:val="00275177"/>
    <w:rsid w:val="00276F7A"/>
    <w:rsid w:val="0027740D"/>
    <w:rsid w:val="0028258F"/>
    <w:rsid w:val="0028270D"/>
    <w:rsid w:val="00284EB0"/>
    <w:rsid w:val="0029203F"/>
    <w:rsid w:val="00292EFB"/>
    <w:rsid w:val="00294D12"/>
    <w:rsid w:val="00295553"/>
    <w:rsid w:val="0029592B"/>
    <w:rsid w:val="002962A1"/>
    <w:rsid w:val="0029714C"/>
    <w:rsid w:val="0029768C"/>
    <w:rsid w:val="002A22BC"/>
    <w:rsid w:val="002A4FD9"/>
    <w:rsid w:val="002A7029"/>
    <w:rsid w:val="002A75DB"/>
    <w:rsid w:val="002B0C4A"/>
    <w:rsid w:val="002B353C"/>
    <w:rsid w:val="002B39DB"/>
    <w:rsid w:val="002B545A"/>
    <w:rsid w:val="002B67F0"/>
    <w:rsid w:val="002C049C"/>
    <w:rsid w:val="002C2B12"/>
    <w:rsid w:val="002C3E93"/>
    <w:rsid w:val="002C539F"/>
    <w:rsid w:val="002C5EAC"/>
    <w:rsid w:val="002C7FA0"/>
    <w:rsid w:val="002D447A"/>
    <w:rsid w:val="002D4519"/>
    <w:rsid w:val="002D50A2"/>
    <w:rsid w:val="002D6995"/>
    <w:rsid w:val="002E1713"/>
    <w:rsid w:val="002E2792"/>
    <w:rsid w:val="002E443F"/>
    <w:rsid w:val="002E4524"/>
    <w:rsid w:val="002E4611"/>
    <w:rsid w:val="002E478A"/>
    <w:rsid w:val="002E5303"/>
    <w:rsid w:val="002E60C1"/>
    <w:rsid w:val="002F4163"/>
    <w:rsid w:val="002F5ACE"/>
    <w:rsid w:val="002F7709"/>
    <w:rsid w:val="00301FCA"/>
    <w:rsid w:val="003030D2"/>
    <w:rsid w:val="00306A0D"/>
    <w:rsid w:val="00306CB6"/>
    <w:rsid w:val="0030703C"/>
    <w:rsid w:val="00307373"/>
    <w:rsid w:val="003076E2"/>
    <w:rsid w:val="00307821"/>
    <w:rsid w:val="00307AE9"/>
    <w:rsid w:val="00310567"/>
    <w:rsid w:val="00310C0E"/>
    <w:rsid w:val="0031118D"/>
    <w:rsid w:val="00311D8A"/>
    <w:rsid w:val="003124F3"/>
    <w:rsid w:val="003138FC"/>
    <w:rsid w:val="00315AF1"/>
    <w:rsid w:val="00316D51"/>
    <w:rsid w:val="00317275"/>
    <w:rsid w:val="003172C9"/>
    <w:rsid w:val="00317454"/>
    <w:rsid w:val="00317FF4"/>
    <w:rsid w:val="00321F5C"/>
    <w:rsid w:val="003225C0"/>
    <w:rsid w:val="00323B84"/>
    <w:rsid w:val="00325F04"/>
    <w:rsid w:val="0032615B"/>
    <w:rsid w:val="003265C2"/>
    <w:rsid w:val="003267C4"/>
    <w:rsid w:val="00326F0B"/>
    <w:rsid w:val="00327145"/>
    <w:rsid w:val="003271A9"/>
    <w:rsid w:val="0033105E"/>
    <w:rsid w:val="0033386B"/>
    <w:rsid w:val="00334505"/>
    <w:rsid w:val="00334BF1"/>
    <w:rsid w:val="003364C2"/>
    <w:rsid w:val="00336852"/>
    <w:rsid w:val="00336BF3"/>
    <w:rsid w:val="003373D9"/>
    <w:rsid w:val="00340A76"/>
    <w:rsid w:val="00341EB7"/>
    <w:rsid w:val="00343B79"/>
    <w:rsid w:val="00347A93"/>
    <w:rsid w:val="00350B12"/>
    <w:rsid w:val="0035218A"/>
    <w:rsid w:val="003522F5"/>
    <w:rsid w:val="00352CD1"/>
    <w:rsid w:val="0035398C"/>
    <w:rsid w:val="00354995"/>
    <w:rsid w:val="003557E0"/>
    <w:rsid w:val="00355B6C"/>
    <w:rsid w:val="00355BEB"/>
    <w:rsid w:val="00356EF5"/>
    <w:rsid w:val="003573D5"/>
    <w:rsid w:val="0035795F"/>
    <w:rsid w:val="00360B7C"/>
    <w:rsid w:val="00360FA1"/>
    <w:rsid w:val="00361265"/>
    <w:rsid w:val="00362885"/>
    <w:rsid w:val="0036305A"/>
    <w:rsid w:val="0036392D"/>
    <w:rsid w:val="00364448"/>
    <w:rsid w:val="00364EC3"/>
    <w:rsid w:val="00371283"/>
    <w:rsid w:val="00373635"/>
    <w:rsid w:val="00374036"/>
    <w:rsid w:val="00374F31"/>
    <w:rsid w:val="00376AD6"/>
    <w:rsid w:val="00377663"/>
    <w:rsid w:val="00381F92"/>
    <w:rsid w:val="00382759"/>
    <w:rsid w:val="00383C3E"/>
    <w:rsid w:val="003840E0"/>
    <w:rsid w:val="003855D7"/>
    <w:rsid w:val="003858AD"/>
    <w:rsid w:val="00386E0A"/>
    <w:rsid w:val="00386E62"/>
    <w:rsid w:val="00387FEF"/>
    <w:rsid w:val="00390F96"/>
    <w:rsid w:val="00391950"/>
    <w:rsid w:val="00394F0F"/>
    <w:rsid w:val="003959E1"/>
    <w:rsid w:val="00395EE9"/>
    <w:rsid w:val="00396F0C"/>
    <w:rsid w:val="00396F11"/>
    <w:rsid w:val="003A10C2"/>
    <w:rsid w:val="003A12B2"/>
    <w:rsid w:val="003A12E6"/>
    <w:rsid w:val="003A2056"/>
    <w:rsid w:val="003A30C9"/>
    <w:rsid w:val="003A30ED"/>
    <w:rsid w:val="003A364D"/>
    <w:rsid w:val="003A544C"/>
    <w:rsid w:val="003A722D"/>
    <w:rsid w:val="003B1657"/>
    <w:rsid w:val="003B545B"/>
    <w:rsid w:val="003B61B8"/>
    <w:rsid w:val="003B6E33"/>
    <w:rsid w:val="003C083C"/>
    <w:rsid w:val="003C0A3C"/>
    <w:rsid w:val="003C1EC8"/>
    <w:rsid w:val="003C32EA"/>
    <w:rsid w:val="003C398F"/>
    <w:rsid w:val="003C39D3"/>
    <w:rsid w:val="003C41FF"/>
    <w:rsid w:val="003D1399"/>
    <w:rsid w:val="003D1F01"/>
    <w:rsid w:val="003D21C6"/>
    <w:rsid w:val="003D317C"/>
    <w:rsid w:val="003D785A"/>
    <w:rsid w:val="003E07C1"/>
    <w:rsid w:val="003E26A8"/>
    <w:rsid w:val="003E2A79"/>
    <w:rsid w:val="003E3350"/>
    <w:rsid w:val="003E3AE2"/>
    <w:rsid w:val="003E6053"/>
    <w:rsid w:val="003E7755"/>
    <w:rsid w:val="003E7C52"/>
    <w:rsid w:val="003E7CA9"/>
    <w:rsid w:val="003E7F78"/>
    <w:rsid w:val="003F18A7"/>
    <w:rsid w:val="003F27B7"/>
    <w:rsid w:val="003F31CD"/>
    <w:rsid w:val="003F381F"/>
    <w:rsid w:val="003F3E54"/>
    <w:rsid w:val="003F40AE"/>
    <w:rsid w:val="003F5513"/>
    <w:rsid w:val="003F65A5"/>
    <w:rsid w:val="003F6E2C"/>
    <w:rsid w:val="003F708D"/>
    <w:rsid w:val="003F7A72"/>
    <w:rsid w:val="00400968"/>
    <w:rsid w:val="00400B25"/>
    <w:rsid w:val="00401512"/>
    <w:rsid w:val="00402C18"/>
    <w:rsid w:val="00402EEF"/>
    <w:rsid w:val="00403FE1"/>
    <w:rsid w:val="00410658"/>
    <w:rsid w:val="004133FA"/>
    <w:rsid w:val="00413624"/>
    <w:rsid w:val="00415BC5"/>
    <w:rsid w:val="00416F6D"/>
    <w:rsid w:val="004174C9"/>
    <w:rsid w:val="00417584"/>
    <w:rsid w:val="004205DF"/>
    <w:rsid w:val="004206DE"/>
    <w:rsid w:val="004225E9"/>
    <w:rsid w:val="004232C8"/>
    <w:rsid w:val="00423829"/>
    <w:rsid w:val="00426D86"/>
    <w:rsid w:val="004321A4"/>
    <w:rsid w:val="00432BDA"/>
    <w:rsid w:val="004346CD"/>
    <w:rsid w:val="00435C74"/>
    <w:rsid w:val="0043602C"/>
    <w:rsid w:val="00437259"/>
    <w:rsid w:val="004379D6"/>
    <w:rsid w:val="0044018D"/>
    <w:rsid w:val="00440377"/>
    <w:rsid w:val="004408DB"/>
    <w:rsid w:val="0044115B"/>
    <w:rsid w:val="004414F6"/>
    <w:rsid w:val="0044386C"/>
    <w:rsid w:val="0044391A"/>
    <w:rsid w:val="00443CCA"/>
    <w:rsid w:val="00443FDB"/>
    <w:rsid w:val="00445AAD"/>
    <w:rsid w:val="00445FFE"/>
    <w:rsid w:val="00446F8B"/>
    <w:rsid w:val="0044787C"/>
    <w:rsid w:val="004523D5"/>
    <w:rsid w:val="004544B2"/>
    <w:rsid w:val="004557F8"/>
    <w:rsid w:val="0045592A"/>
    <w:rsid w:val="00460C2B"/>
    <w:rsid w:val="004613FA"/>
    <w:rsid w:val="00461C0D"/>
    <w:rsid w:val="00462B81"/>
    <w:rsid w:val="00473501"/>
    <w:rsid w:val="0047727A"/>
    <w:rsid w:val="00477C40"/>
    <w:rsid w:val="00480DAA"/>
    <w:rsid w:val="0048123F"/>
    <w:rsid w:val="00483021"/>
    <w:rsid w:val="004835D3"/>
    <w:rsid w:val="004854C0"/>
    <w:rsid w:val="00487805"/>
    <w:rsid w:val="0049071F"/>
    <w:rsid w:val="00490DAC"/>
    <w:rsid w:val="00490F6C"/>
    <w:rsid w:val="00491095"/>
    <w:rsid w:val="00491493"/>
    <w:rsid w:val="0049223D"/>
    <w:rsid w:val="00492FC4"/>
    <w:rsid w:val="00493BBA"/>
    <w:rsid w:val="00493DFD"/>
    <w:rsid w:val="00495375"/>
    <w:rsid w:val="00497E44"/>
    <w:rsid w:val="004A0F67"/>
    <w:rsid w:val="004A1524"/>
    <w:rsid w:val="004A3C54"/>
    <w:rsid w:val="004A3E04"/>
    <w:rsid w:val="004A4590"/>
    <w:rsid w:val="004A4EE8"/>
    <w:rsid w:val="004A7ADD"/>
    <w:rsid w:val="004B0236"/>
    <w:rsid w:val="004B3108"/>
    <w:rsid w:val="004B36FF"/>
    <w:rsid w:val="004B49CC"/>
    <w:rsid w:val="004C0856"/>
    <w:rsid w:val="004C0C7C"/>
    <w:rsid w:val="004C1C65"/>
    <w:rsid w:val="004C27A0"/>
    <w:rsid w:val="004C3164"/>
    <w:rsid w:val="004C566D"/>
    <w:rsid w:val="004C765A"/>
    <w:rsid w:val="004C77E6"/>
    <w:rsid w:val="004D0136"/>
    <w:rsid w:val="004D0A01"/>
    <w:rsid w:val="004D1979"/>
    <w:rsid w:val="004D1E56"/>
    <w:rsid w:val="004D3D57"/>
    <w:rsid w:val="004D4005"/>
    <w:rsid w:val="004D4480"/>
    <w:rsid w:val="004D462D"/>
    <w:rsid w:val="004D4B8A"/>
    <w:rsid w:val="004D50DE"/>
    <w:rsid w:val="004D6697"/>
    <w:rsid w:val="004D6A39"/>
    <w:rsid w:val="004D784F"/>
    <w:rsid w:val="004E0A02"/>
    <w:rsid w:val="004E19D7"/>
    <w:rsid w:val="004E3669"/>
    <w:rsid w:val="004E399F"/>
    <w:rsid w:val="004E3DF1"/>
    <w:rsid w:val="004E5F0A"/>
    <w:rsid w:val="004E64E6"/>
    <w:rsid w:val="004E68EC"/>
    <w:rsid w:val="004F05F3"/>
    <w:rsid w:val="004F1D73"/>
    <w:rsid w:val="004F268E"/>
    <w:rsid w:val="004F3318"/>
    <w:rsid w:val="004F3E28"/>
    <w:rsid w:val="004F4DAE"/>
    <w:rsid w:val="004F54B9"/>
    <w:rsid w:val="00500B21"/>
    <w:rsid w:val="00500D1F"/>
    <w:rsid w:val="00500D4E"/>
    <w:rsid w:val="00500EC4"/>
    <w:rsid w:val="00503C75"/>
    <w:rsid w:val="005041D7"/>
    <w:rsid w:val="005054BB"/>
    <w:rsid w:val="00507052"/>
    <w:rsid w:val="0051085B"/>
    <w:rsid w:val="00510EBD"/>
    <w:rsid w:val="00511C38"/>
    <w:rsid w:val="00511DDB"/>
    <w:rsid w:val="00512AE5"/>
    <w:rsid w:val="00513873"/>
    <w:rsid w:val="00514584"/>
    <w:rsid w:val="0051627A"/>
    <w:rsid w:val="005209D8"/>
    <w:rsid w:val="00523334"/>
    <w:rsid w:val="00524629"/>
    <w:rsid w:val="0052607C"/>
    <w:rsid w:val="00527034"/>
    <w:rsid w:val="005301E4"/>
    <w:rsid w:val="00532BB2"/>
    <w:rsid w:val="005331A5"/>
    <w:rsid w:val="005338E6"/>
    <w:rsid w:val="00533F9C"/>
    <w:rsid w:val="00534513"/>
    <w:rsid w:val="00534C9D"/>
    <w:rsid w:val="00535096"/>
    <w:rsid w:val="0053624C"/>
    <w:rsid w:val="00537D3E"/>
    <w:rsid w:val="00543E2B"/>
    <w:rsid w:val="00544230"/>
    <w:rsid w:val="0054546F"/>
    <w:rsid w:val="00546BDB"/>
    <w:rsid w:val="00546D24"/>
    <w:rsid w:val="00546F88"/>
    <w:rsid w:val="005521FB"/>
    <w:rsid w:val="00553E5E"/>
    <w:rsid w:val="00554745"/>
    <w:rsid w:val="00556956"/>
    <w:rsid w:val="00562857"/>
    <w:rsid w:val="00563C37"/>
    <w:rsid w:val="00565B36"/>
    <w:rsid w:val="00565FAC"/>
    <w:rsid w:val="00566B53"/>
    <w:rsid w:val="00566E31"/>
    <w:rsid w:val="00570E17"/>
    <w:rsid w:val="005714E0"/>
    <w:rsid w:val="00571DAA"/>
    <w:rsid w:val="00572121"/>
    <w:rsid w:val="00572F5C"/>
    <w:rsid w:val="005736E5"/>
    <w:rsid w:val="00573BA0"/>
    <w:rsid w:val="005750BE"/>
    <w:rsid w:val="00581310"/>
    <w:rsid w:val="00582087"/>
    <w:rsid w:val="00584E6B"/>
    <w:rsid w:val="00585260"/>
    <w:rsid w:val="00586795"/>
    <w:rsid w:val="005873E7"/>
    <w:rsid w:val="005908F4"/>
    <w:rsid w:val="005959A2"/>
    <w:rsid w:val="005A046D"/>
    <w:rsid w:val="005A0F0F"/>
    <w:rsid w:val="005A10C1"/>
    <w:rsid w:val="005A230F"/>
    <w:rsid w:val="005A2CED"/>
    <w:rsid w:val="005A37A2"/>
    <w:rsid w:val="005A3DEF"/>
    <w:rsid w:val="005A4951"/>
    <w:rsid w:val="005A502B"/>
    <w:rsid w:val="005A6683"/>
    <w:rsid w:val="005A674A"/>
    <w:rsid w:val="005A6F6E"/>
    <w:rsid w:val="005B0331"/>
    <w:rsid w:val="005B0556"/>
    <w:rsid w:val="005B0ABE"/>
    <w:rsid w:val="005B3624"/>
    <w:rsid w:val="005B3F6A"/>
    <w:rsid w:val="005B60A5"/>
    <w:rsid w:val="005B6C44"/>
    <w:rsid w:val="005C0529"/>
    <w:rsid w:val="005C11FF"/>
    <w:rsid w:val="005C18B4"/>
    <w:rsid w:val="005C3B35"/>
    <w:rsid w:val="005C3C1C"/>
    <w:rsid w:val="005C432C"/>
    <w:rsid w:val="005C6224"/>
    <w:rsid w:val="005C71EA"/>
    <w:rsid w:val="005C7DF5"/>
    <w:rsid w:val="005C7EBA"/>
    <w:rsid w:val="005D04C8"/>
    <w:rsid w:val="005D1076"/>
    <w:rsid w:val="005D2247"/>
    <w:rsid w:val="005D4EC5"/>
    <w:rsid w:val="005D5EA4"/>
    <w:rsid w:val="005E22B2"/>
    <w:rsid w:val="005E2878"/>
    <w:rsid w:val="005E3B24"/>
    <w:rsid w:val="005E58D1"/>
    <w:rsid w:val="005E609E"/>
    <w:rsid w:val="005E60FC"/>
    <w:rsid w:val="005E6CFA"/>
    <w:rsid w:val="005E7A37"/>
    <w:rsid w:val="005F0BB2"/>
    <w:rsid w:val="005F2663"/>
    <w:rsid w:val="005F5B4A"/>
    <w:rsid w:val="005F78D2"/>
    <w:rsid w:val="005F79EB"/>
    <w:rsid w:val="005F7E61"/>
    <w:rsid w:val="006013A8"/>
    <w:rsid w:val="006022A6"/>
    <w:rsid w:val="00602B50"/>
    <w:rsid w:val="00602FD4"/>
    <w:rsid w:val="006032F8"/>
    <w:rsid w:val="00604E00"/>
    <w:rsid w:val="00606280"/>
    <w:rsid w:val="00606295"/>
    <w:rsid w:val="006066EB"/>
    <w:rsid w:val="00606FF2"/>
    <w:rsid w:val="006119C5"/>
    <w:rsid w:val="00611DC3"/>
    <w:rsid w:val="00611F69"/>
    <w:rsid w:val="00612C0F"/>
    <w:rsid w:val="00613833"/>
    <w:rsid w:val="006148FA"/>
    <w:rsid w:val="00614B32"/>
    <w:rsid w:val="00614E55"/>
    <w:rsid w:val="006166C4"/>
    <w:rsid w:val="00616A12"/>
    <w:rsid w:val="00620511"/>
    <w:rsid w:val="006208A4"/>
    <w:rsid w:val="00620F0F"/>
    <w:rsid w:val="006217C6"/>
    <w:rsid w:val="0062292F"/>
    <w:rsid w:val="00623440"/>
    <w:rsid w:val="0062411D"/>
    <w:rsid w:val="006244CB"/>
    <w:rsid w:val="00626B25"/>
    <w:rsid w:val="006273BB"/>
    <w:rsid w:val="00627B2F"/>
    <w:rsid w:val="00627EB1"/>
    <w:rsid w:val="006311D2"/>
    <w:rsid w:val="006322B4"/>
    <w:rsid w:val="0063672E"/>
    <w:rsid w:val="006417EB"/>
    <w:rsid w:val="0064397D"/>
    <w:rsid w:val="00643B43"/>
    <w:rsid w:val="006442B5"/>
    <w:rsid w:val="00645021"/>
    <w:rsid w:val="0064511A"/>
    <w:rsid w:val="00646331"/>
    <w:rsid w:val="00646B28"/>
    <w:rsid w:val="0064798D"/>
    <w:rsid w:val="00647FA9"/>
    <w:rsid w:val="0065233D"/>
    <w:rsid w:val="006550C8"/>
    <w:rsid w:val="00655DDD"/>
    <w:rsid w:val="00656E0D"/>
    <w:rsid w:val="006578B2"/>
    <w:rsid w:val="006578D6"/>
    <w:rsid w:val="00660C0C"/>
    <w:rsid w:val="006610DC"/>
    <w:rsid w:val="006618D0"/>
    <w:rsid w:val="00662294"/>
    <w:rsid w:val="006622D1"/>
    <w:rsid w:val="0066285B"/>
    <w:rsid w:val="00662E19"/>
    <w:rsid w:val="00663341"/>
    <w:rsid w:val="00665D40"/>
    <w:rsid w:val="0066667B"/>
    <w:rsid w:val="00666D15"/>
    <w:rsid w:val="006705AC"/>
    <w:rsid w:val="00671E3A"/>
    <w:rsid w:val="00674A80"/>
    <w:rsid w:val="00675862"/>
    <w:rsid w:val="0067733E"/>
    <w:rsid w:val="006773EF"/>
    <w:rsid w:val="00680260"/>
    <w:rsid w:val="0068344A"/>
    <w:rsid w:val="00685367"/>
    <w:rsid w:val="00687F99"/>
    <w:rsid w:val="0069090E"/>
    <w:rsid w:val="00692FB1"/>
    <w:rsid w:val="0069424D"/>
    <w:rsid w:val="0069509C"/>
    <w:rsid w:val="00696EDC"/>
    <w:rsid w:val="0069709F"/>
    <w:rsid w:val="006A331B"/>
    <w:rsid w:val="006A47EF"/>
    <w:rsid w:val="006A6494"/>
    <w:rsid w:val="006A66ED"/>
    <w:rsid w:val="006A6AF5"/>
    <w:rsid w:val="006A6EAF"/>
    <w:rsid w:val="006A7CAD"/>
    <w:rsid w:val="006B0263"/>
    <w:rsid w:val="006B0F90"/>
    <w:rsid w:val="006B2B0E"/>
    <w:rsid w:val="006B6CFD"/>
    <w:rsid w:val="006B7B66"/>
    <w:rsid w:val="006B7F37"/>
    <w:rsid w:val="006C1939"/>
    <w:rsid w:val="006C2AD9"/>
    <w:rsid w:val="006C3D57"/>
    <w:rsid w:val="006C46EA"/>
    <w:rsid w:val="006C50BE"/>
    <w:rsid w:val="006C55C2"/>
    <w:rsid w:val="006C64D8"/>
    <w:rsid w:val="006D19AE"/>
    <w:rsid w:val="006D3460"/>
    <w:rsid w:val="006D365A"/>
    <w:rsid w:val="006D56C7"/>
    <w:rsid w:val="006D5FA6"/>
    <w:rsid w:val="006E0932"/>
    <w:rsid w:val="006E2443"/>
    <w:rsid w:val="006E311B"/>
    <w:rsid w:val="006E3A07"/>
    <w:rsid w:val="006E3ADA"/>
    <w:rsid w:val="006E4233"/>
    <w:rsid w:val="006E48FE"/>
    <w:rsid w:val="006E7B56"/>
    <w:rsid w:val="006F0FEF"/>
    <w:rsid w:val="006F1165"/>
    <w:rsid w:val="006F28E2"/>
    <w:rsid w:val="006F3D64"/>
    <w:rsid w:val="006F5175"/>
    <w:rsid w:val="006F6278"/>
    <w:rsid w:val="006F7355"/>
    <w:rsid w:val="006F748B"/>
    <w:rsid w:val="006F7ED8"/>
    <w:rsid w:val="00700DD6"/>
    <w:rsid w:val="00702943"/>
    <w:rsid w:val="00702DC9"/>
    <w:rsid w:val="00703B6E"/>
    <w:rsid w:val="007042F5"/>
    <w:rsid w:val="007046FC"/>
    <w:rsid w:val="00704E15"/>
    <w:rsid w:val="00704FDD"/>
    <w:rsid w:val="00705446"/>
    <w:rsid w:val="00706DA0"/>
    <w:rsid w:val="00707882"/>
    <w:rsid w:val="00707F7C"/>
    <w:rsid w:val="007124E7"/>
    <w:rsid w:val="00712FD5"/>
    <w:rsid w:val="007133B9"/>
    <w:rsid w:val="007141DF"/>
    <w:rsid w:val="00717200"/>
    <w:rsid w:val="00720482"/>
    <w:rsid w:val="0072213A"/>
    <w:rsid w:val="00723A6D"/>
    <w:rsid w:val="00724788"/>
    <w:rsid w:val="007250B5"/>
    <w:rsid w:val="00725AFA"/>
    <w:rsid w:val="00730F70"/>
    <w:rsid w:val="00732280"/>
    <w:rsid w:val="007345C5"/>
    <w:rsid w:val="007348E0"/>
    <w:rsid w:val="007348E3"/>
    <w:rsid w:val="00735124"/>
    <w:rsid w:val="00737284"/>
    <w:rsid w:val="00740370"/>
    <w:rsid w:val="007403BD"/>
    <w:rsid w:val="00740D8D"/>
    <w:rsid w:val="00741C36"/>
    <w:rsid w:val="00742DA0"/>
    <w:rsid w:val="00743114"/>
    <w:rsid w:val="007444BE"/>
    <w:rsid w:val="00744CF1"/>
    <w:rsid w:val="00745620"/>
    <w:rsid w:val="00747349"/>
    <w:rsid w:val="007479BC"/>
    <w:rsid w:val="007503FE"/>
    <w:rsid w:val="00753383"/>
    <w:rsid w:val="00753F32"/>
    <w:rsid w:val="00755D60"/>
    <w:rsid w:val="0075606A"/>
    <w:rsid w:val="007609A0"/>
    <w:rsid w:val="00761B99"/>
    <w:rsid w:val="00762116"/>
    <w:rsid w:val="007638AA"/>
    <w:rsid w:val="007645E3"/>
    <w:rsid w:val="00764C0D"/>
    <w:rsid w:val="007656A3"/>
    <w:rsid w:val="007673ED"/>
    <w:rsid w:val="00771BD7"/>
    <w:rsid w:val="007730CB"/>
    <w:rsid w:val="0077316A"/>
    <w:rsid w:val="007737D0"/>
    <w:rsid w:val="0077410B"/>
    <w:rsid w:val="00776BF3"/>
    <w:rsid w:val="00776D29"/>
    <w:rsid w:val="00780445"/>
    <w:rsid w:val="0078305C"/>
    <w:rsid w:val="00784DB5"/>
    <w:rsid w:val="0078727A"/>
    <w:rsid w:val="00787EDD"/>
    <w:rsid w:val="0079189F"/>
    <w:rsid w:val="00791D0F"/>
    <w:rsid w:val="00792478"/>
    <w:rsid w:val="00792CC3"/>
    <w:rsid w:val="007938A9"/>
    <w:rsid w:val="00794488"/>
    <w:rsid w:val="0079704A"/>
    <w:rsid w:val="00797E66"/>
    <w:rsid w:val="007A240E"/>
    <w:rsid w:val="007A2F0B"/>
    <w:rsid w:val="007A4263"/>
    <w:rsid w:val="007A6A26"/>
    <w:rsid w:val="007A708F"/>
    <w:rsid w:val="007B05B7"/>
    <w:rsid w:val="007B06BE"/>
    <w:rsid w:val="007B115F"/>
    <w:rsid w:val="007B39E3"/>
    <w:rsid w:val="007B42DF"/>
    <w:rsid w:val="007B4729"/>
    <w:rsid w:val="007B5D86"/>
    <w:rsid w:val="007B6CDC"/>
    <w:rsid w:val="007B70D6"/>
    <w:rsid w:val="007B7512"/>
    <w:rsid w:val="007C3126"/>
    <w:rsid w:val="007C42CE"/>
    <w:rsid w:val="007C46FA"/>
    <w:rsid w:val="007D087B"/>
    <w:rsid w:val="007D08F0"/>
    <w:rsid w:val="007D1086"/>
    <w:rsid w:val="007D3699"/>
    <w:rsid w:val="007D5CBB"/>
    <w:rsid w:val="007D620E"/>
    <w:rsid w:val="007D7034"/>
    <w:rsid w:val="007E0283"/>
    <w:rsid w:val="007E02A7"/>
    <w:rsid w:val="007E183B"/>
    <w:rsid w:val="007E1B0E"/>
    <w:rsid w:val="007E2F7B"/>
    <w:rsid w:val="007E3382"/>
    <w:rsid w:val="007E4FBC"/>
    <w:rsid w:val="007E5BDF"/>
    <w:rsid w:val="007F1C09"/>
    <w:rsid w:val="007F59E7"/>
    <w:rsid w:val="007F5A4B"/>
    <w:rsid w:val="0080111B"/>
    <w:rsid w:val="0080193E"/>
    <w:rsid w:val="008033BF"/>
    <w:rsid w:val="008033E4"/>
    <w:rsid w:val="0080373F"/>
    <w:rsid w:val="00803BD0"/>
    <w:rsid w:val="00803E36"/>
    <w:rsid w:val="00804297"/>
    <w:rsid w:val="00805A6E"/>
    <w:rsid w:val="0080649A"/>
    <w:rsid w:val="00807013"/>
    <w:rsid w:val="00807A7E"/>
    <w:rsid w:val="00812587"/>
    <w:rsid w:val="00813CEF"/>
    <w:rsid w:val="00814708"/>
    <w:rsid w:val="00814F91"/>
    <w:rsid w:val="0081597A"/>
    <w:rsid w:val="00815A8A"/>
    <w:rsid w:val="00815B9C"/>
    <w:rsid w:val="0081689C"/>
    <w:rsid w:val="00817BAE"/>
    <w:rsid w:val="00821989"/>
    <w:rsid w:val="00822765"/>
    <w:rsid w:val="008241BF"/>
    <w:rsid w:val="008248E9"/>
    <w:rsid w:val="00827E18"/>
    <w:rsid w:val="00827F64"/>
    <w:rsid w:val="008312E5"/>
    <w:rsid w:val="008326A1"/>
    <w:rsid w:val="0083564C"/>
    <w:rsid w:val="00837592"/>
    <w:rsid w:val="00840328"/>
    <w:rsid w:val="00840825"/>
    <w:rsid w:val="00841BD8"/>
    <w:rsid w:val="008449F8"/>
    <w:rsid w:val="008467C6"/>
    <w:rsid w:val="00846F5A"/>
    <w:rsid w:val="00850CA6"/>
    <w:rsid w:val="008510E1"/>
    <w:rsid w:val="00851259"/>
    <w:rsid w:val="00851481"/>
    <w:rsid w:val="008517EB"/>
    <w:rsid w:val="00851AC4"/>
    <w:rsid w:val="008554E8"/>
    <w:rsid w:val="008578BE"/>
    <w:rsid w:val="00857908"/>
    <w:rsid w:val="00860082"/>
    <w:rsid w:val="008601E3"/>
    <w:rsid w:val="0086263C"/>
    <w:rsid w:val="00862A69"/>
    <w:rsid w:val="00863602"/>
    <w:rsid w:val="00863897"/>
    <w:rsid w:val="00864494"/>
    <w:rsid w:val="008647E8"/>
    <w:rsid w:val="00865F96"/>
    <w:rsid w:val="008675AB"/>
    <w:rsid w:val="0086769F"/>
    <w:rsid w:val="00870799"/>
    <w:rsid w:val="00870A66"/>
    <w:rsid w:val="008711BC"/>
    <w:rsid w:val="0087339E"/>
    <w:rsid w:val="008754EF"/>
    <w:rsid w:val="008755C3"/>
    <w:rsid w:val="008802FD"/>
    <w:rsid w:val="00880B87"/>
    <w:rsid w:val="00880D50"/>
    <w:rsid w:val="0088160C"/>
    <w:rsid w:val="00881B88"/>
    <w:rsid w:val="00884CAF"/>
    <w:rsid w:val="00887606"/>
    <w:rsid w:val="00891A80"/>
    <w:rsid w:val="008932D4"/>
    <w:rsid w:val="00894B4A"/>
    <w:rsid w:val="00894DF0"/>
    <w:rsid w:val="00896454"/>
    <w:rsid w:val="008A0467"/>
    <w:rsid w:val="008A6BA1"/>
    <w:rsid w:val="008B0A10"/>
    <w:rsid w:val="008B0D11"/>
    <w:rsid w:val="008B173C"/>
    <w:rsid w:val="008B2D9F"/>
    <w:rsid w:val="008B5973"/>
    <w:rsid w:val="008B5BB2"/>
    <w:rsid w:val="008B67D2"/>
    <w:rsid w:val="008C0E05"/>
    <w:rsid w:val="008C104B"/>
    <w:rsid w:val="008C16C1"/>
    <w:rsid w:val="008C423A"/>
    <w:rsid w:val="008C4F19"/>
    <w:rsid w:val="008D2044"/>
    <w:rsid w:val="008D2304"/>
    <w:rsid w:val="008D25DC"/>
    <w:rsid w:val="008D2F1E"/>
    <w:rsid w:val="008D4DBE"/>
    <w:rsid w:val="008D5CEB"/>
    <w:rsid w:val="008D6D93"/>
    <w:rsid w:val="008E15EA"/>
    <w:rsid w:val="008E3093"/>
    <w:rsid w:val="008E4DF9"/>
    <w:rsid w:val="008E524C"/>
    <w:rsid w:val="008E6EA9"/>
    <w:rsid w:val="008F02E7"/>
    <w:rsid w:val="008F0FDA"/>
    <w:rsid w:val="008F406F"/>
    <w:rsid w:val="008F4416"/>
    <w:rsid w:val="008F503D"/>
    <w:rsid w:val="008F5CBD"/>
    <w:rsid w:val="008F760C"/>
    <w:rsid w:val="00901796"/>
    <w:rsid w:val="009031D6"/>
    <w:rsid w:val="00910602"/>
    <w:rsid w:val="00911995"/>
    <w:rsid w:val="00911B52"/>
    <w:rsid w:val="009129B3"/>
    <w:rsid w:val="0091324F"/>
    <w:rsid w:val="009158D5"/>
    <w:rsid w:val="00916A9C"/>
    <w:rsid w:val="0092111E"/>
    <w:rsid w:val="009215D8"/>
    <w:rsid w:val="00921657"/>
    <w:rsid w:val="0092300A"/>
    <w:rsid w:val="00923C00"/>
    <w:rsid w:val="00925199"/>
    <w:rsid w:val="009264CD"/>
    <w:rsid w:val="009274DE"/>
    <w:rsid w:val="009279A2"/>
    <w:rsid w:val="00927E44"/>
    <w:rsid w:val="0093153E"/>
    <w:rsid w:val="009318D0"/>
    <w:rsid w:val="00931A43"/>
    <w:rsid w:val="00932DB5"/>
    <w:rsid w:val="009337DD"/>
    <w:rsid w:val="00933F14"/>
    <w:rsid w:val="009358D5"/>
    <w:rsid w:val="00935EFA"/>
    <w:rsid w:val="00936F07"/>
    <w:rsid w:val="00937C6F"/>
    <w:rsid w:val="009402B4"/>
    <w:rsid w:val="00941AFD"/>
    <w:rsid w:val="00942511"/>
    <w:rsid w:val="00942A77"/>
    <w:rsid w:val="00942E31"/>
    <w:rsid w:val="0094341F"/>
    <w:rsid w:val="00943743"/>
    <w:rsid w:val="009437B8"/>
    <w:rsid w:val="009440BD"/>
    <w:rsid w:val="009443BF"/>
    <w:rsid w:val="0094509F"/>
    <w:rsid w:val="009456F0"/>
    <w:rsid w:val="00947ECC"/>
    <w:rsid w:val="009512D6"/>
    <w:rsid w:val="00951940"/>
    <w:rsid w:val="00951BE6"/>
    <w:rsid w:val="009521E1"/>
    <w:rsid w:val="009537DA"/>
    <w:rsid w:val="00953AEA"/>
    <w:rsid w:val="00954188"/>
    <w:rsid w:val="00954EE1"/>
    <w:rsid w:val="00956423"/>
    <w:rsid w:val="00956EAF"/>
    <w:rsid w:val="009570C5"/>
    <w:rsid w:val="0096144A"/>
    <w:rsid w:val="009628BF"/>
    <w:rsid w:val="00962909"/>
    <w:rsid w:val="00964B0A"/>
    <w:rsid w:val="00965D8D"/>
    <w:rsid w:val="00967551"/>
    <w:rsid w:val="00967A56"/>
    <w:rsid w:val="00967AAE"/>
    <w:rsid w:val="00970315"/>
    <w:rsid w:val="009737BD"/>
    <w:rsid w:val="00974FC9"/>
    <w:rsid w:val="0097622A"/>
    <w:rsid w:val="00980C75"/>
    <w:rsid w:val="009839D5"/>
    <w:rsid w:val="00983C9C"/>
    <w:rsid w:val="009853FB"/>
    <w:rsid w:val="0098556F"/>
    <w:rsid w:val="00985C16"/>
    <w:rsid w:val="00986476"/>
    <w:rsid w:val="009870F3"/>
    <w:rsid w:val="009966A9"/>
    <w:rsid w:val="00996CE1"/>
    <w:rsid w:val="00997E3A"/>
    <w:rsid w:val="009A04F7"/>
    <w:rsid w:val="009A30D0"/>
    <w:rsid w:val="009A6C12"/>
    <w:rsid w:val="009A76D4"/>
    <w:rsid w:val="009A7F94"/>
    <w:rsid w:val="009B0146"/>
    <w:rsid w:val="009B39E0"/>
    <w:rsid w:val="009B3D3C"/>
    <w:rsid w:val="009B3E65"/>
    <w:rsid w:val="009C01EF"/>
    <w:rsid w:val="009C0D78"/>
    <w:rsid w:val="009C2228"/>
    <w:rsid w:val="009C4428"/>
    <w:rsid w:val="009C4F0E"/>
    <w:rsid w:val="009D00E7"/>
    <w:rsid w:val="009D00F5"/>
    <w:rsid w:val="009D1695"/>
    <w:rsid w:val="009D34F3"/>
    <w:rsid w:val="009D3E96"/>
    <w:rsid w:val="009D4399"/>
    <w:rsid w:val="009D5BC1"/>
    <w:rsid w:val="009D640E"/>
    <w:rsid w:val="009D77F6"/>
    <w:rsid w:val="009D7FD0"/>
    <w:rsid w:val="009E5D42"/>
    <w:rsid w:val="009E61B1"/>
    <w:rsid w:val="009E7D2D"/>
    <w:rsid w:val="009F1022"/>
    <w:rsid w:val="009F1B78"/>
    <w:rsid w:val="009F1BB5"/>
    <w:rsid w:val="009F4F29"/>
    <w:rsid w:val="009F5142"/>
    <w:rsid w:val="009F6304"/>
    <w:rsid w:val="009F6CF2"/>
    <w:rsid w:val="00A01887"/>
    <w:rsid w:val="00A019DC"/>
    <w:rsid w:val="00A01CE3"/>
    <w:rsid w:val="00A03CDB"/>
    <w:rsid w:val="00A04337"/>
    <w:rsid w:val="00A07160"/>
    <w:rsid w:val="00A07BBC"/>
    <w:rsid w:val="00A07C6F"/>
    <w:rsid w:val="00A1048E"/>
    <w:rsid w:val="00A10CA4"/>
    <w:rsid w:val="00A13B89"/>
    <w:rsid w:val="00A212EB"/>
    <w:rsid w:val="00A24133"/>
    <w:rsid w:val="00A2626A"/>
    <w:rsid w:val="00A27D4C"/>
    <w:rsid w:val="00A30AEE"/>
    <w:rsid w:val="00A30C46"/>
    <w:rsid w:val="00A30CCA"/>
    <w:rsid w:val="00A3373A"/>
    <w:rsid w:val="00A35B1B"/>
    <w:rsid w:val="00A3664E"/>
    <w:rsid w:val="00A36670"/>
    <w:rsid w:val="00A37555"/>
    <w:rsid w:val="00A37A8B"/>
    <w:rsid w:val="00A37F3F"/>
    <w:rsid w:val="00A41F14"/>
    <w:rsid w:val="00A42876"/>
    <w:rsid w:val="00A42A75"/>
    <w:rsid w:val="00A436D2"/>
    <w:rsid w:val="00A43724"/>
    <w:rsid w:val="00A43F28"/>
    <w:rsid w:val="00A43FF1"/>
    <w:rsid w:val="00A442FC"/>
    <w:rsid w:val="00A476C2"/>
    <w:rsid w:val="00A47912"/>
    <w:rsid w:val="00A50DE5"/>
    <w:rsid w:val="00A5307E"/>
    <w:rsid w:val="00A5367B"/>
    <w:rsid w:val="00A53A37"/>
    <w:rsid w:val="00A54E44"/>
    <w:rsid w:val="00A569E0"/>
    <w:rsid w:val="00A60599"/>
    <w:rsid w:val="00A61467"/>
    <w:rsid w:val="00A6186C"/>
    <w:rsid w:val="00A64F06"/>
    <w:rsid w:val="00A65444"/>
    <w:rsid w:val="00A65CDC"/>
    <w:rsid w:val="00A66A9B"/>
    <w:rsid w:val="00A717AC"/>
    <w:rsid w:val="00A71861"/>
    <w:rsid w:val="00A72AB5"/>
    <w:rsid w:val="00A730B6"/>
    <w:rsid w:val="00A73129"/>
    <w:rsid w:val="00A73691"/>
    <w:rsid w:val="00A7450A"/>
    <w:rsid w:val="00A754E0"/>
    <w:rsid w:val="00A75D69"/>
    <w:rsid w:val="00A77584"/>
    <w:rsid w:val="00A77AE7"/>
    <w:rsid w:val="00A77B8F"/>
    <w:rsid w:val="00A80625"/>
    <w:rsid w:val="00A8152C"/>
    <w:rsid w:val="00A827DC"/>
    <w:rsid w:val="00A838B7"/>
    <w:rsid w:val="00A83BC4"/>
    <w:rsid w:val="00A84A39"/>
    <w:rsid w:val="00A84EC7"/>
    <w:rsid w:val="00A854E2"/>
    <w:rsid w:val="00A85C12"/>
    <w:rsid w:val="00A8622C"/>
    <w:rsid w:val="00A8764D"/>
    <w:rsid w:val="00A87C26"/>
    <w:rsid w:val="00A91047"/>
    <w:rsid w:val="00A92A26"/>
    <w:rsid w:val="00A92F19"/>
    <w:rsid w:val="00A943F2"/>
    <w:rsid w:val="00A947C0"/>
    <w:rsid w:val="00A94892"/>
    <w:rsid w:val="00A96287"/>
    <w:rsid w:val="00A975B7"/>
    <w:rsid w:val="00AA04B8"/>
    <w:rsid w:val="00AA20C4"/>
    <w:rsid w:val="00AA59A5"/>
    <w:rsid w:val="00AA5D71"/>
    <w:rsid w:val="00AA6D06"/>
    <w:rsid w:val="00AB0837"/>
    <w:rsid w:val="00AB0867"/>
    <w:rsid w:val="00AB0EBC"/>
    <w:rsid w:val="00AB142C"/>
    <w:rsid w:val="00AB34E0"/>
    <w:rsid w:val="00AB3C80"/>
    <w:rsid w:val="00AB4D78"/>
    <w:rsid w:val="00AB6FE7"/>
    <w:rsid w:val="00AB7858"/>
    <w:rsid w:val="00AC2BF3"/>
    <w:rsid w:val="00AC4935"/>
    <w:rsid w:val="00AC622B"/>
    <w:rsid w:val="00AC78C0"/>
    <w:rsid w:val="00AC797A"/>
    <w:rsid w:val="00AC7A4A"/>
    <w:rsid w:val="00AD2273"/>
    <w:rsid w:val="00AD3AA1"/>
    <w:rsid w:val="00AD3EB3"/>
    <w:rsid w:val="00AD40F7"/>
    <w:rsid w:val="00AD4887"/>
    <w:rsid w:val="00AD570D"/>
    <w:rsid w:val="00AD6570"/>
    <w:rsid w:val="00AE02BB"/>
    <w:rsid w:val="00AE1BCD"/>
    <w:rsid w:val="00AE258F"/>
    <w:rsid w:val="00AE2B05"/>
    <w:rsid w:val="00AE311C"/>
    <w:rsid w:val="00AE3B8F"/>
    <w:rsid w:val="00AE4770"/>
    <w:rsid w:val="00AE4974"/>
    <w:rsid w:val="00AE7236"/>
    <w:rsid w:val="00AF189A"/>
    <w:rsid w:val="00AF1A01"/>
    <w:rsid w:val="00AF3971"/>
    <w:rsid w:val="00AF3E7A"/>
    <w:rsid w:val="00AF4E92"/>
    <w:rsid w:val="00AF50BA"/>
    <w:rsid w:val="00AF53A2"/>
    <w:rsid w:val="00AF7ED8"/>
    <w:rsid w:val="00B000F8"/>
    <w:rsid w:val="00B03B3E"/>
    <w:rsid w:val="00B052AF"/>
    <w:rsid w:val="00B07418"/>
    <w:rsid w:val="00B10C50"/>
    <w:rsid w:val="00B10FD5"/>
    <w:rsid w:val="00B11A46"/>
    <w:rsid w:val="00B15609"/>
    <w:rsid w:val="00B16088"/>
    <w:rsid w:val="00B16ED3"/>
    <w:rsid w:val="00B20260"/>
    <w:rsid w:val="00B2179F"/>
    <w:rsid w:val="00B22EEB"/>
    <w:rsid w:val="00B2333E"/>
    <w:rsid w:val="00B24214"/>
    <w:rsid w:val="00B25473"/>
    <w:rsid w:val="00B25D13"/>
    <w:rsid w:val="00B263A5"/>
    <w:rsid w:val="00B26A1F"/>
    <w:rsid w:val="00B277EC"/>
    <w:rsid w:val="00B34A27"/>
    <w:rsid w:val="00B35FC5"/>
    <w:rsid w:val="00B374EF"/>
    <w:rsid w:val="00B420BF"/>
    <w:rsid w:val="00B434B5"/>
    <w:rsid w:val="00B45287"/>
    <w:rsid w:val="00B47CDB"/>
    <w:rsid w:val="00B50D23"/>
    <w:rsid w:val="00B50F90"/>
    <w:rsid w:val="00B519AC"/>
    <w:rsid w:val="00B51BAA"/>
    <w:rsid w:val="00B539C0"/>
    <w:rsid w:val="00B54706"/>
    <w:rsid w:val="00B55330"/>
    <w:rsid w:val="00B61FEA"/>
    <w:rsid w:val="00B640F5"/>
    <w:rsid w:val="00B66DE5"/>
    <w:rsid w:val="00B67873"/>
    <w:rsid w:val="00B715B8"/>
    <w:rsid w:val="00B71A67"/>
    <w:rsid w:val="00B7276B"/>
    <w:rsid w:val="00B73B01"/>
    <w:rsid w:val="00B764D9"/>
    <w:rsid w:val="00B765BD"/>
    <w:rsid w:val="00B76F03"/>
    <w:rsid w:val="00B829F9"/>
    <w:rsid w:val="00B8605B"/>
    <w:rsid w:val="00B867A4"/>
    <w:rsid w:val="00B86A1B"/>
    <w:rsid w:val="00B90132"/>
    <w:rsid w:val="00BA10AC"/>
    <w:rsid w:val="00BA230A"/>
    <w:rsid w:val="00BA289A"/>
    <w:rsid w:val="00BB16F3"/>
    <w:rsid w:val="00BB19CB"/>
    <w:rsid w:val="00BB27C7"/>
    <w:rsid w:val="00BB57A9"/>
    <w:rsid w:val="00BB596F"/>
    <w:rsid w:val="00BB5CCA"/>
    <w:rsid w:val="00BB7299"/>
    <w:rsid w:val="00BC18DD"/>
    <w:rsid w:val="00BC4298"/>
    <w:rsid w:val="00BC51D7"/>
    <w:rsid w:val="00BC68AF"/>
    <w:rsid w:val="00BD24CA"/>
    <w:rsid w:val="00BD2A6D"/>
    <w:rsid w:val="00BD41C3"/>
    <w:rsid w:val="00BD55B8"/>
    <w:rsid w:val="00BE0B09"/>
    <w:rsid w:val="00BE1A9A"/>
    <w:rsid w:val="00BE236F"/>
    <w:rsid w:val="00BE3F0D"/>
    <w:rsid w:val="00BE57E9"/>
    <w:rsid w:val="00BE6897"/>
    <w:rsid w:val="00BE6AE3"/>
    <w:rsid w:val="00BF14BA"/>
    <w:rsid w:val="00BF236D"/>
    <w:rsid w:val="00BF2909"/>
    <w:rsid w:val="00BF588F"/>
    <w:rsid w:val="00BF6407"/>
    <w:rsid w:val="00BF6CF8"/>
    <w:rsid w:val="00BF7220"/>
    <w:rsid w:val="00BF7FB1"/>
    <w:rsid w:val="00C00772"/>
    <w:rsid w:val="00C008DB"/>
    <w:rsid w:val="00C00FAB"/>
    <w:rsid w:val="00C027C1"/>
    <w:rsid w:val="00C02BF0"/>
    <w:rsid w:val="00C033F1"/>
    <w:rsid w:val="00C034A4"/>
    <w:rsid w:val="00C04E7A"/>
    <w:rsid w:val="00C06E9A"/>
    <w:rsid w:val="00C07B48"/>
    <w:rsid w:val="00C10513"/>
    <w:rsid w:val="00C12343"/>
    <w:rsid w:val="00C13FF7"/>
    <w:rsid w:val="00C16285"/>
    <w:rsid w:val="00C174F8"/>
    <w:rsid w:val="00C22325"/>
    <w:rsid w:val="00C32A5D"/>
    <w:rsid w:val="00C33FCF"/>
    <w:rsid w:val="00C34734"/>
    <w:rsid w:val="00C376B7"/>
    <w:rsid w:val="00C37EF5"/>
    <w:rsid w:val="00C40963"/>
    <w:rsid w:val="00C41141"/>
    <w:rsid w:val="00C41C46"/>
    <w:rsid w:val="00C4276E"/>
    <w:rsid w:val="00C43611"/>
    <w:rsid w:val="00C453BC"/>
    <w:rsid w:val="00C471B9"/>
    <w:rsid w:val="00C472D8"/>
    <w:rsid w:val="00C47CB1"/>
    <w:rsid w:val="00C50DAF"/>
    <w:rsid w:val="00C51171"/>
    <w:rsid w:val="00C513E6"/>
    <w:rsid w:val="00C53D45"/>
    <w:rsid w:val="00C54CF2"/>
    <w:rsid w:val="00C552F4"/>
    <w:rsid w:val="00C556D8"/>
    <w:rsid w:val="00C55EDF"/>
    <w:rsid w:val="00C562D9"/>
    <w:rsid w:val="00C607C0"/>
    <w:rsid w:val="00C60B32"/>
    <w:rsid w:val="00C61206"/>
    <w:rsid w:val="00C6179D"/>
    <w:rsid w:val="00C62DA6"/>
    <w:rsid w:val="00C65DED"/>
    <w:rsid w:val="00C70C31"/>
    <w:rsid w:val="00C70DED"/>
    <w:rsid w:val="00C71C3B"/>
    <w:rsid w:val="00C737D1"/>
    <w:rsid w:val="00C73C7B"/>
    <w:rsid w:val="00C75294"/>
    <w:rsid w:val="00C803C1"/>
    <w:rsid w:val="00C83424"/>
    <w:rsid w:val="00C85493"/>
    <w:rsid w:val="00C8658F"/>
    <w:rsid w:val="00C86EC8"/>
    <w:rsid w:val="00C879A9"/>
    <w:rsid w:val="00C87C06"/>
    <w:rsid w:val="00C93AE7"/>
    <w:rsid w:val="00C93B46"/>
    <w:rsid w:val="00C95D42"/>
    <w:rsid w:val="00C97D15"/>
    <w:rsid w:val="00CA0045"/>
    <w:rsid w:val="00CA03EA"/>
    <w:rsid w:val="00CA06D8"/>
    <w:rsid w:val="00CA1250"/>
    <w:rsid w:val="00CA1CB1"/>
    <w:rsid w:val="00CA1EEC"/>
    <w:rsid w:val="00CA51DD"/>
    <w:rsid w:val="00CB20D5"/>
    <w:rsid w:val="00CB2940"/>
    <w:rsid w:val="00CB3154"/>
    <w:rsid w:val="00CB4077"/>
    <w:rsid w:val="00CB439F"/>
    <w:rsid w:val="00CB7C88"/>
    <w:rsid w:val="00CC2672"/>
    <w:rsid w:val="00CC3939"/>
    <w:rsid w:val="00CC6E8F"/>
    <w:rsid w:val="00CD0235"/>
    <w:rsid w:val="00CD131E"/>
    <w:rsid w:val="00CD159E"/>
    <w:rsid w:val="00CD3E45"/>
    <w:rsid w:val="00CD4236"/>
    <w:rsid w:val="00CD704E"/>
    <w:rsid w:val="00CD750C"/>
    <w:rsid w:val="00CD767F"/>
    <w:rsid w:val="00CD791F"/>
    <w:rsid w:val="00CE0625"/>
    <w:rsid w:val="00CE1AC6"/>
    <w:rsid w:val="00CE1F71"/>
    <w:rsid w:val="00CE3A45"/>
    <w:rsid w:val="00CE4947"/>
    <w:rsid w:val="00CE63AE"/>
    <w:rsid w:val="00CF4327"/>
    <w:rsid w:val="00CF4AEA"/>
    <w:rsid w:val="00CF5E3A"/>
    <w:rsid w:val="00CF6222"/>
    <w:rsid w:val="00CF7850"/>
    <w:rsid w:val="00CF7ECE"/>
    <w:rsid w:val="00D00E52"/>
    <w:rsid w:val="00D03E64"/>
    <w:rsid w:val="00D074CC"/>
    <w:rsid w:val="00D07DCA"/>
    <w:rsid w:val="00D1104B"/>
    <w:rsid w:val="00D115FB"/>
    <w:rsid w:val="00D1257D"/>
    <w:rsid w:val="00D13A39"/>
    <w:rsid w:val="00D13BEA"/>
    <w:rsid w:val="00D15783"/>
    <w:rsid w:val="00D161DB"/>
    <w:rsid w:val="00D1639F"/>
    <w:rsid w:val="00D1704A"/>
    <w:rsid w:val="00D204D4"/>
    <w:rsid w:val="00D207A5"/>
    <w:rsid w:val="00D21E99"/>
    <w:rsid w:val="00D226C6"/>
    <w:rsid w:val="00D23568"/>
    <w:rsid w:val="00D245C8"/>
    <w:rsid w:val="00D265E2"/>
    <w:rsid w:val="00D26997"/>
    <w:rsid w:val="00D3051E"/>
    <w:rsid w:val="00D34269"/>
    <w:rsid w:val="00D34685"/>
    <w:rsid w:val="00D34ACC"/>
    <w:rsid w:val="00D35018"/>
    <w:rsid w:val="00D35378"/>
    <w:rsid w:val="00D35DCF"/>
    <w:rsid w:val="00D369C3"/>
    <w:rsid w:val="00D41B96"/>
    <w:rsid w:val="00D44A1D"/>
    <w:rsid w:val="00D51E9F"/>
    <w:rsid w:val="00D5334A"/>
    <w:rsid w:val="00D53B7A"/>
    <w:rsid w:val="00D565C4"/>
    <w:rsid w:val="00D60DDE"/>
    <w:rsid w:val="00D6125F"/>
    <w:rsid w:val="00D61B36"/>
    <w:rsid w:val="00D62711"/>
    <w:rsid w:val="00D62AB8"/>
    <w:rsid w:val="00D62BEF"/>
    <w:rsid w:val="00D6396C"/>
    <w:rsid w:val="00D63B01"/>
    <w:rsid w:val="00D67C59"/>
    <w:rsid w:val="00D67F88"/>
    <w:rsid w:val="00D7004E"/>
    <w:rsid w:val="00D70B8E"/>
    <w:rsid w:val="00D717CA"/>
    <w:rsid w:val="00D71F42"/>
    <w:rsid w:val="00D7284B"/>
    <w:rsid w:val="00D75C1B"/>
    <w:rsid w:val="00D77F3D"/>
    <w:rsid w:val="00D80865"/>
    <w:rsid w:val="00D81B7D"/>
    <w:rsid w:val="00D82CD7"/>
    <w:rsid w:val="00D82D9E"/>
    <w:rsid w:val="00D83D85"/>
    <w:rsid w:val="00D8543E"/>
    <w:rsid w:val="00D863DB"/>
    <w:rsid w:val="00D91268"/>
    <w:rsid w:val="00D91F08"/>
    <w:rsid w:val="00D94266"/>
    <w:rsid w:val="00D94AC8"/>
    <w:rsid w:val="00D964BD"/>
    <w:rsid w:val="00D971B0"/>
    <w:rsid w:val="00D97624"/>
    <w:rsid w:val="00DA2133"/>
    <w:rsid w:val="00DA392D"/>
    <w:rsid w:val="00DA498B"/>
    <w:rsid w:val="00DA619D"/>
    <w:rsid w:val="00DA6557"/>
    <w:rsid w:val="00DA6B06"/>
    <w:rsid w:val="00DA7E22"/>
    <w:rsid w:val="00DB015F"/>
    <w:rsid w:val="00DB27EE"/>
    <w:rsid w:val="00DB2882"/>
    <w:rsid w:val="00DB44E4"/>
    <w:rsid w:val="00DB4D52"/>
    <w:rsid w:val="00DB63A5"/>
    <w:rsid w:val="00DB6A0A"/>
    <w:rsid w:val="00DB6AA9"/>
    <w:rsid w:val="00DB6CAD"/>
    <w:rsid w:val="00DB707E"/>
    <w:rsid w:val="00DB71DA"/>
    <w:rsid w:val="00DC07E9"/>
    <w:rsid w:val="00DC17AA"/>
    <w:rsid w:val="00DC64D3"/>
    <w:rsid w:val="00DC7F78"/>
    <w:rsid w:val="00DD0AA7"/>
    <w:rsid w:val="00DD36FC"/>
    <w:rsid w:val="00DD37B3"/>
    <w:rsid w:val="00DD47A3"/>
    <w:rsid w:val="00DD49E5"/>
    <w:rsid w:val="00DD65EE"/>
    <w:rsid w:val="00DD70C4"/>
    <w:rsid w:val="00DE1D3B"/>
    <w:rsid w:val="00DE3467"/>
    <w:rsid w:val="00DE6599"/>
    <w:rsid w:val="00DE6893"/>
    <w:rsid w:val="00DE76E3"/>
    <w:rsid w:val="00DF021F"/>
    <w:rsid w:val="00DF2737"/>
    <w:rsid w:val="00DF39D2"/>
    <w:rsid w:val="00DF3E6E"/>
    <w:rsid w:val="00DF3F4C"/>
    <w:rsid w:val="00DF3F53"/>
    <w:rsid w:val="00DF4709"/>
    <w:rsid w:val="00DF6B18"/>
    <w:rsid w:val="00E01F2B"/>
    <w:rsid w:val="00E12BC8"/>
    <w:rsid w:val="00E139CF"/>
    <w:rsid w:val="00E14D98"/>
    <w:rsid w:val="00E16EC5"/>
    <w:rsid w:val="00E211F6"/>
    <w:rsid w:val="00E22550"/>
    <w:rsid w:val="00E23C8B"/>
    <w:rsid w:val="00E270A9"/>
    <w:rsid w:val="00E30497"/>
    <w:rsid w:val="00E30747"/>
    <w:rsid w:val="00E31192"/>
    <w:rsid w:val="00E31FA2"/>
    <w:rsid w:val="00E35604"/>
    <w:rsid w:val="00E37344"/>
    <w:rsid w:val="00E4045B"/>
    <w:rsid w:val="00E42811"/>
    <w:rsid w:val="00E42DE1"/>
    <w:rsid w:val="00E4531D"/>
    <w:rsid w:val="00E46542"/>
    <w:rsid w:val="00E5190D"/>
    <w:rsid w:val="00E51F68"/>
    <w:rsid w:val="00E536A0"/>
    <w:rsid w:val="00E576BD"/>
    <w:rsid w:val="00E60C2F"/>
    <w:rsid w:val="00E62AE9"/>
    <w:rsid w:val="00E66790"/>
    <w:rsid w:val="00E668B0"/>
    <w:rsid w:val="00E66C16"/>
    <w:rsid w:val="00E67F94"/>
    <w:rsid w:val="00E70B2E"/>
    <w:rsid w:val="00E71A43"/>
    <w:rsid w:val="00E7294D"/>
    <w:rsid w:val="00E80592"/>
    <w:rsid w:val="00E806AE"/>
    <w:rsid w:val="00E8135D"/>
    <w:rsid w:val="00E8237D"/>
    <w:rsid w:val="00E83C42"/>
    <w:rsid w:val="00E85F2B"/>
    <w:rsid w:val="00E872D7"/>
    <w:rsid w:val="00E87C90"/>
    <w:rsid w:val="00E90ADC"/>
    <w:rsid w:val="00E947F5"/>
    <w:rsid w:val="00E94C25"/>
    <w:rsid w:val="00E95579"/>
    <w:rsid w:val="00E97A10"/>
    <w:rsid w:val="00EA003E"/>
    <w:rsid w:val="00EA0701"/>
    <w:rsid w:val="00EA0DCF"/>
    <w:rsid w:val="00EA3328"/>
    <w:rsid w:val="00EA4AD7"/>
    <w:rsid w:val="00EA4AFC"/>
    <w:rsid w:val="00EA5938"/>
    <w:rsid w:val="00EA5F10"/>
    <w:rsid w:val="00EA677F"/>
    <w:rsid w:val="00EA6C5F"/>
    <w:rsid w:val="00EA7C5C"/>
    <w:rsid w:val="00EB0DBD"/>
    <w:rsid w:val="00EB0F54"/>
    <w:rsid w:val="00EB11A4"/>
    <w:rsid w:val="00EB147E"/>
    <w:rsid w:val="00EB1FBF"/>
    <w:rsid w:val="00EB50C4"/>
    <w:rsid w:val="00EB61A1"/>
    <w:rsid w:val="00EB6408"/>
    <w:rsid w:val="00EB74BB"/>
    <w:rsid w:val="00EB7FC4"/>
    <w:rsid w:val="00EC1B73"/>
    <w:rsid w:val="00EC30ED"/>
    <w:rsid w:val="00EC48FE"/>
    <w:rsid w:val="00EC51E6"/>
    <w:rsid w:val="00EC5470"/>
    <w:rsid w:val="00ED0005"/>
    <w:rsid w:val="00ED037F"/>
    <w:rsid w:val="00ED0B8C"/>
    <w:rsid w:val="00ED1421"/>
    <w:rsid w:val="00ED2DE0"/>
    <w:rsid w:val="00ED5D14"/>
    <w:rsid w:val="00ED611B"/>
    <w:rsid w:val="00ED6FA2"/>
    <w:rsid w:val="00EE12E6"/>
    <w:rsid w:val="00EE2679"/>
    <w:rsid w:val="00EE541B"/>
    <w:rsid w:val="00EE5AAA"/>
    <w:rsid w:val="00EE6C2F"/>
    <w:rsid w:val="00EE7D69"/>
    <w:rsid w:val="00EF08BD"/>
    <w:rsid w:val="00EF19CB"/>
    <w:rsid w:val="00EF253D"/>
    <w:rsid w:val="00EF3E54"/>
    <w:rsid w:val="00EF428A"/>
    <w:rsid w:val="00EF4CFF"/>
    <w:rsid w:val="00EF61C3"/>
    <w:rsid w:val="00EF7148"/>
    <w:rsid w:val="00F00792"/>
    <w:rsid w:val="00F02739"/>
    <w:rsid w:val="00F03404"/>
    <w:rsid w:val="00F0377F"/>
    <w:rsid w:val="00F04103"/>
    <w:rsid w:val="00F108DF"/>
    <w:rsid w:val="00F12C5B"/>
    <w:rsid w:val="00F142D9"/>
    <w:rsid w:val="00F14F6F"/>
    <w:rsid w:val="00F15225"/>
    <w:rsid w:val="00F152CB"/>
    <w:rsid w:val="00F15C1A"/>
    <w:rsid w:val="00F16985"/>
    <w:rsid w:val="00F16EC2"/>
    <w:rsid w:val="00F20E5F"/>
    <w:rsid w:val="00F216E8"/>
    <w:rsid w:val="00F22163"/>
    <w:rsid w:val="00F2220A"/>
    <w:rsid w:val="00F226CD"/>
    <w:rsid w:val="00F22AFA"/>
    <w:rsid w:val="00F30D60"/>
    <w:rsid w:val="00F324F5"/>
    <w:rsid w:val="00F362A0"/>
    <w:rsid w:val="00F429EB"/>
    <w:rsid w:val="00F42ECE"/>
    <w:rsid w:val="00F43BBB"/>
    <w:rsid w:val="00F43D09"/>
    <w:rsid w:val="00F44953"/>
    <w:rsid w:val="00F45908"/>
    <w:rsid w:val="00F47402"/>
    <w:rsid w:val="00F5030D"/>
    <w:rsid w:val="00F50843"/>
    <w:rsid w:val="00F51F31"/>
    <w:rsid w:val="00F5268A"/>
    <w:rsid w:val="00F52ECF"/>
    <w:rsid w:val="00F53B4B"/>
    <w:rsid w:val="00F55A79"/>
    <w:rsid w:val="00F55F61"/>
    <w:rsid w:val="00F56262"/>
    <w:rsid w:val="00F569E2"/>
    <w:rsid w:val="00F621F4"/>
    <w:rsid w:val="00F62295"/>
    <w:rsid w:val="00F64882"/>
    <w:rsid w:val="00F648E7"/>
    <w:rsid w:val="00F715BA"/>
    <w:rsid w:val="00F73558"/>
    <w:rsid w:val="00F8245F"/>
    <w:rsid w:val="00F8387E"/>
    <w:rsid w:val="00F83DF3"/>
    <w:rsid w:val="00F84180"/>
    <w:rsid w:val="00F84332"/>
    <w:rsid w:val="00F85E9F"/>
    <w:rsid w:val="00F8686A"/>
    <w:rsid w:val="00F917A4"/>
    <w:rsid w:val="00F927F1"/>
    <w:rsid w:val="00F95135"/>
    <w:rsid w:val="00F954F9"/>
    <w:rsid w:val="00FA136A"/>
    <w:rsid w:val="00FA17D0"/>
    <w:rsid w:val="00FA244F"/>
    <w:rsid w:val="00FA2A42"/>
    <w:rsid w:val="00FA2C8B"/>
    <w:rsid w:val="00FA52A7"/>
    <w:rsid w:val="00FA589E"/>
    <w:rsid w:val="00FA6464"/>
    <w:rsid w:val="00FA68B5"/>
    <w:rsid w:val="00FA7FBE"/>
    <w:rsid w:val="00FB3DF7"/>
    <w:rsid w:val="00FB56EE"/>
    <w:rsid w:val="00FB6D76"/>
    <w:rsid w:val="00FB733B"/>
    <w:rsid w:val="00FB7CC9"/>
    <w:rsid w:val="00FC0355"/>
    <w:rsid w:val="00FC1BBB"/>
    <w:rsid w:val="00FC22DB"/>
    <w:rsid w:val="00FC2D06"/>
    <w:rsid w:val="00FC2FDC"/>
    <w:rsid w:val="00FC3740"/>
    <w:rsid w:val="00FC3DEE"/>
    <w:rsid w:val="00FC4461"/>
    <w:rsid w:val="00FC4A61"/>
    <w:rsid w:val="00FC4AD1"/>
    <w:rsid w:val="00FC4B2F"/>
    <w:rsid w:val="00FC6FB1"/>
    <w:rsid w:val="00FC75FF"/>
    <w:rsid w:val="00FC787E"/>
    <w:rsid w:val="00FD09E6"/>
    <w:rsid w:val="00FD0AD9"/>
    <w:rsid w:val="00FD179A"/>
    <w:rsid w:val="00FD2270"/>
    <w:rsid w:val="00FD5A45"/>
    <w:rsid w:val="00FD5D06"/>
    <w:rsid w:val="00FD7705"/>
    <w:rsid w:val="00FE38C5"/>
    <w:rsid w:val="00FE41B7"/>
    <w:rsid w:val="00FE4616"/>
    <w:rsid w:val="00FE5109"/>
    <w:rsid w:val="00FE6353"/>
    <w:rsid w:val="00FE7E27"/>
    <w:rsid w:val="00FF13A5"/>
    <w:rsid w:val="00FF3B1D"/>
    <w:rsid w:val="00FF52EF"/>
    <w:rsid w:val="00FF56DC"/>
    <w:rsid w:val="00FF68E3"/>
    <w:rsid w:val="00FF6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A731A"/>
  <w15:docId w15:val="{937FAB6C-AC9D-437E-819C-03309F16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仿宋"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005"/>
    <w:pPr>
      <w:widowControl w:val="0"/>
      <w:spacing w:line="360" w:lineRule="auto"/>
      <w:ind w:firstLineChars="200" w:firstLine="200"/>
      <w:jc w:val="both"/>
    </w:pPr>
    <w:rPr>
      <w:rFonts w:eastAsia="宋体"/>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三级标题"/>
    <w:basedOn w:val="a"/>
    <w:next w:val="a"/>
    <w:link w:val="a4"/>
    <w:qFormat/>
    <w:rsid w:val="00306CB6"/>
    <w:pPr>
      <w:jc w:val="left"/>
      <w:outlineLvl w:val="2"/>
    </w:pPr>
    <w:rPr>
      <w:b/>
    </w:rPr>
  </w:style>
  <w:style w:type="character" w:customStyle="1" w:styleId="a4">
    <w:name w:val="三级标题 字符"/>
    <w:basedOn w:val="a0"/>
    <w:link w:val="a3"/>
    <w:rsid w:val="00306CB6"/>
    <w:rPr>
      <w:rFonts w:eastAsia="宋体"/>
      <w:b/>
      <w:sz w:val="24"/>
    </w:rPr>
  </w:style>
  <w:style w:type="paragraph" w:customStyle="1" w:styleId="a5">
    <w:name w:val="二级标题"/>
    <w:basedOn w:val="a6"/>
    <w:next w:val="a3"/>
    <w:link w:val="a7"/>
    <w:qFormat/>
    <w:rsid w:val="009F6CF2"/>
    <w:pPr>
      <w:outlineLvl w:val="1"/>
    </w:pPr>
    <w:rPr>
      <w:rFonts w:eastAsia="黑体"/>
      <w:b/>
      <w:sz w:val="30"/>
    </w:rPr>
  </w:style>
  <w:style w:type="character" w:customStyle="1" w:styleId="a7">
    <w:name w:val="二级标题 字符"/>
    <w:basedOn w:val="a0"/>
    <w:link w:val="a5"/>
    <w:rsid w:val="009F6CF2"/>
    <w:rPr>
      <w:rFonts w:eastAsia="黑体"/>
      <w:b/>
      <w:sz w:val="30"/>
    </w:rPr>
  </w:style>
  <w:style w:type="paragraph" w:styleId="a6">
    <w:name w:val="No Spacing"/>
    <w:aliases w:val="非正式正文"/>
    <w:uiPriority w:val="1"/>
    <w:qFormat/>
    <w:rsid w:val="00A717AC"/>
    <w:pPr>
      <w:widowControl w:val="0"/>
      <w:spacing w:line="360" w:lineRule="auto"/>
    </w:pPr>
    <w:rPr>
      <w:rFonts w:eastAsia="宋体"/>
      <w:sz w:val="24"/>
    </w:rPr>
  </w:style>
  <w:style w:type="paragraph" w:customStyle="1" w:styleId="a8">
    <w:name w:val="一级标题"/>
    <w:basedOn w:val="a6"/>
    <w:next w:val="a5"/>
    <w:link w:val="a9"/>
    <w:qFormat/>
    <w:rsid w:val="00DE3467"/>
    <w:pPr>
      <w:jc w:val="center"/>
      <w:outlineLvl w:val="0"/>
    </w:pPr>
    <w:rPr>
      <w:rFonts w:eastAsia="黑体"/>
      <w:b/>
      <w:sz w:val="30"/>
    </w:rPr>
  </w:style>
  <w:style w:type="character" w:customStyle="1" w:styleId="a9">
    <w:name w:val="一级标题 字符"/>
    <w:basedOn w:val="a0"/>
    <w:link w:val="a8"/>
    <w:rsid w:val="00DE3467"/>
    <w:rPr>
      <w:rFonts w:eastAsia="黑体"/>
      <w:b/>
      <w:sz w:val="30"/>
    </w:rPr>
  </w:style>
  <w:style w:type="paragraph" w:styleId="TOC2">
    <w:name w:val="toc 2"/>
    <w:basedOn w:val="a"/>
    <w:next w:val="a"/>
    <w:autoRedefine/>
    <w:uiPriority w:val="39"/>
    <w:unhideWhenUsed/>
    <w:rsid w:val="004225E9"/>
    <w:pPr>
      <w:ind w:leftChars="100" w:left="100"/>
    </w:pPr>
  </w:style>
  <w:style w:type="paragraph" w:styleId="TOC3">
    <w:name w:val="toc 3"/>
    <w:basedOn w:val="a"/>
    <w:next w:val="a"/>
    <w:autoRedefine/>
    <w:uiPriority w:val="39"/>
    <w:unhideWhenUsed/>
    <w:rsid w:val="004225E9"/>
    <w:pPr>
      <w:ind w:leftChars="200" w:left="200"/>
    </w:pPr>
  </w:style>
  <w:style w:type="paragraph" w:styleId="TOC1">
    <w:name w:val="toc 1"/>
    <w:basedOn w:val="a"/>
    <w:next w:val="a"/>
    <w:autoRedefine/>
    <w:uiPriority w:val="39"/>
    <w:unhideWhenUsed/>
    <w:rsid w:val="004225E9"/>
  </w:style>
  <w:style w:type="paragraph" w:styleId="aa">
    <w:name w:val="footnote text"/>
    <w:basedOn w:val="a"/>
    <w:link w:val="ab"/>
    <w:uiPriority w:val="99"/>
    <w:unhideWhenUsed/>
    <w:rsid w:val="00440377"/>
    <w:pPr>
      <w:snapToGrid w:val="0"/>
      <w:jc w:val="left"/>
    </w:pPr>
    <w:rPr>
      <w:sz w:val="18"/>
      <w:szCs w:val="18"/>
    </w:rPr>
  </w:style>
  <w:style w:type="character" w:customStyle="1" w:styleId="ab">
    <w:name w:val="脚注文本 字符"/>
    <w:basedOn w:val="a0"/>
    <w:link w:val="aa"/>
    <w:uiPriority w:val="99"/>
    <w:rsid w:val="00440377"/>
    <w:rPr>
      <w:rFonts w:eastAsia="宋体"/>
      <w:sz w:val="18"/>
      <w:szCs w:val="18"/>
    </w:rPr>
  </w:style>
  <w:style w:type="character" w:styleId="ac">
    <w:name w:val="footnote reference"/>
    <w:basedOn w:val="a0"/>
    <w:uiPriority w:val="99"/>
    <w:semiHidden/>
    <w:unhideWhenUsed/>
    <w:rsid w:val="00440377"/>
    <w:rPr>
      <w:vertAlign w:val="superscript"/>
    </w:rPr>
  </w:style>
  <w:style w:type="paragraph" w:styleId="ad">
    <w:name w:val="header"/>
    <w:basedOn w:val="a"/>
    <w:link w:val="ae"/>
    <w:uiPriority w:val="99"/>
    <w:unhideWhenUsed/>
    <w:rsid w:val="00A87C26"/>
    <w:pPr>
      <w:tabs>
        <w:tab w:val="center" w:pos="4153"/>
        <w:tab w:val="right" w:pos="8306"/>
      </w:tabs>
      <w:snapToGrid w:val="0"/>
      <w:spacing w:line="240" w:lineRule="auto"/>
      <w:jc w:val="center"/>
    </w:pPr>
    <w:rPr>
      <w:sz w:val="18"/>
      <w:szCs w:val="18"/>
    </w:rPr>
  </w:style>
  <w:style w:type="character" w:customStyle="1" w:styleId="ae">
    <w:name w:val="页眉 字符"/>
    <w:basedOn w:val="a0"/>
    <w:link w:val="ad"/>
    <w:uiPriority w:val="99"/>
    <w:rsid w:val="00A87C26"/>
    <w:rPr>
      <w:rFonts w:eastAsia="宋体"/>
      <w:sz w:val="18"/>
      <w:szCs w:val="18"/>
    </w:rPr>
  </w:style>
  <w:style w:type="paragraph" w:styleId="af">
    <w:name w:val="footer"/>
    <w:basedOn w:val="a"/>
    <w:link w:val="af0"/>
    <w:uiPriority w:val="99"/>
    <w:unhideWhenUsed/>
    <w:rsid w:val="00A87C26"/>
    <w:pPr>
      <w:tabs>
        <w:tab w:val="center" w:pos="4153"/>
        <w:tab w:val="right" w:pos="8306"/>
      </w:tabs>
      <w:snapToGrid w:val="0"/>
      <w:spacing w:line="240" w:lineRule="auto"/>
      <w:jc w:val="left"/>
    </w:pPr>
    <w:rPr>
      <w:sz w:val="18"/>
      <w:szCs w:val="18"/>
    </w:rPr>
  </w:style>
  <w:style w:type="character" w:customStyle="1" w:styleId="af0">
    <w:name w:val="页脚 字符"/>
    <w:basedOn w:val="a0"/>
    <w:link w:val="af"/>
    <w:uiPriority w:val="99"/>
    <w:rsid w:val="00A87C26"/>
    <w:rPr>
      <w:rFonts w:eastAsia="宋体"/>
      <w:sz w:val="18"/>
      <w:szCs w:val="18"/>
    </w:rPr>
  </w:style>
  <w:style w:type="character" w:customStyle="1" w:styleId="blue">
    <w:name w:val="blue"/>
    <w:basedOn w:val="a0"/>
    <w:rsid w:val="004A1524"/>
  </w:style>
  <w:style w:type="table" w:styleId="af1">
    <w:name w:val="Table Grid"/>
    <w:basedOn w:val="a1"/>
    <w:uiPriority w:val="39"/>
    <w:rsid w:val="00645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2">
    <w:name w:val="三线表"/>
    <w:basedOn w:val="a1"/>
    <w:uiPriority w:val="99"/>
    <w:rsid w:val="00645021"/>
    <w:pPr>
      <w:jc w:val="both"/>
    </w:pPr>
    <w:tblPr>
      <w:tblBorders>
        <w:top w:val="single" w:sz="4" w:space="0" w:color="auto"/>
        <w:bottom w:val="single" w:sz="4" w:space="0" w:color="auto"/>
      </w:tblBorders>
    </w:tblPr>
  </w:style>
  <w:style w:type="character" w:styleId="af3">
    <w:name w:val="annotation reference"/>
    <w:basedOn w:val="a0"/>
    <w:uiPriority w:val="99"/>
    <w:semiHidden/>
    <w:unhideWhenUsed/>
    <w:rsid w:val="00352CD1"/>
    <w:rPr>
      <w:sz w:val="21"/>
      <w:szCs w:val="21"/>
    </w:rPr>
  </w:style>
  <w:style w:type="paragraph" w:styleId="af4">
    <w:name w:val="annotation text"/>
    <w:basedOn w:val="a"/>
    <w:link w:val="af5"/>
    <w:uiPriority w:val="99"/>
    <w:unhideWhenUsed/>
    <w:rsid w:val="00352CD1"/>
    <w:pPr>
      <w:jc w:val="left"/>
    </w:pPr>
  </w:style>
  <w:style w:type="character" w:customStyle="1" w:styleId="af5">
    <w:name w:val="批注文字 字符"/>
    <w:basedOn w:val="a0"/>
    <w:link w:val="af4"/>
    <w:uiPriority w:val="99"/>
    <w:rsid w:val="00352CD1"/>
    <w:rPr>
      <w:rFonts w:eastAsia="宋体"/>
      <w:sz w:val="24"/>
    </w:rPr>
  </w:style>
  <w:style w:type="paragraph" w:styleId="af6">
    <w:name w:val="annotation subject"/>
    <w:basedOn w:val="af4"/>
    <w:next w:val="af4"/>
    <w:link w:val="af7"/>
    <w:uiPriority w:val="99"/>
    <w:semiHidden/>
    <w:unhideWhenUsed/>
    <w:rsid w:val="00352CD1"/>
    <w:rPr>
      <w:b/>
      <w:bCs/>
    </w:rPr>
  </w:style>
  <w:style w:type="character" w:customStyle="1" w:styleId="af7">
    <w:name w:val="批注主题 字符"/>
    <w:basedOn w:val="af5"/>
    <w:link w:val="af6"/>
    <w:uiPriority w:val="99"/>
    <w:semiHidden/>
    <w:rsid w:val="00352CD1"/>
    <w:rPr>
      <w:rFonts w:eastAsia="宋体"/>
      <w:b/>
      <w:bCs/>
      <w:sz w:val="24"/>
    </w:rPr>
  </w:style>
  <w:style w:type="paragraph" w:styleId="af8">
    <w:name w:val="Revision"/>
    <w:hidden/>
    <w:uiPriority w:val="99"/>
    <w:semiHidden/>
    <w:rsid w:val="00C86EC8"/>
    <w:rPr>
      <w:rFonts w:eastAsia="宋体"/>
      <w:sz w:val="24"/>
    </w:rPr>
  </w:style>
  <w:style w:type="character" w:styleId="af9">
    <w:name w:val="endnote reference"/>
    <w:basedOn w:val="a0"/>
    <w:uiPriority w:val="99"/>
    <w:semiHidden/>
    <w:unhideWhenUsed/>
    <w:rsid w:val="006C3D57"/>
    <w:rPr>
      <w:vertAlign w:val="superscript"/>
    </w:rPr>
  </w:style>
  <w:style w:type="paragraph" w:styleId="afa">
    <w:name w:val="List Paragraph"/>
    <w:basedOn w:val="a"/>
    <w:uiPriority w:val="99"/>
    <w:unhideWhenUsed/>
    <w:rsid w:val="00933F14"/>
    <w:pPr>
      <w:ind w:firstLine="420"/>
    </w:pPr>
  </w:style>
  <w:style w:type="paragraph" w:styleId="afb">
    <w:name w:val="Bibliography"/>
    <w:basedOn w:val="a"/>
    <w:next w:val="a"/>
    <w:uiPriority w:val="37"/>
    <w:unhideWhenUsed/>
    <w:rsid w:val="005B3624"/>
  </w:style>
  <w:style w:type="paragraph" w:customStyle="1" w:styleId="afc">
    <w:name w:val="四级标题"/>
    <w:basedOn w:val="a3"/>
    <w:next w:val="a"/>
    <w:link w:val="afd"/>
    <w:qFormat/>
    <w:rsid w:val="006A7CAD"/>
    <w:pPr>
      <w:outlineLvl w:val="3"/>
    </w:pPr>
    <w:rPr>
      <w14:ligatures w14:val="standardContextual"/>
    </w:rPr>
  </w:style>
  <w:style w:type="character" w:customStyle="1" w:styleId="afd">
    <w:name w:val="四级标题 字符"/>
    <w:basedOn w:val="a4"/>
    <w:link w:val="afc"/>
    <w:rsid w:val="006A7CAD"/>
    <w:rPr>
      <w:rFonts w:eastAsia="宋体"/>
      <w:b/>
      <w:sz w:val="24"/>
      <w14:ligatures w14:val="standardContextual"/>
    </w:rPr>
  </w:style>
  <w:style w:type="character" w:styleId="afe">
    <w:name w:val="Hyperlink"/>
    <w:basedOn w:val="a0"/>
    <w:uiPriority w:val="99"/>
    <w:unhideWhenUsed/>
    <w:rsid w:val="007A6A26"/>
    <w:rPr>
      <w:color w:val="0563C1" w:themeColor="hyperlink"/>
      <w:u w:val="single"/>
    </w:rPr>
  </w:style>
  <w:style w:type="character" w:styleId="aff">
    <w:name w:val="Unresolved Mention"/>
    <w:basedOn w:val="a0"/>
    <w:uiPriority w:val="99"/>
    <w:semiHidden/>
    <w:unhideWhenUsed/>
    <w:rsid w:val="007A6A26"/>
    <w:rPr>
      <w:color w:val="605E5C"/>
      <w:shd w:val="clear" w:color="auto" w:fill="E1DFDD"/>
    </w:rPr>
  </w:style>
  <w:style w:type="character" w:styleId="aff0">
    <w:name w:val="FollowedHyperlink"/>
    <w:basedOn w:val="a0"/>
    <w:uiPriority w:val="99"/>
    <w:semiHidden/>
    <w:unhideWhenUsed/>
    <w:rsid w:val="00154F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81395">
      <w:bodyDiv w:val="1"/>
      <w:marLeft w:val="0"/>
      <w:marRight w:val="0"/>
      <w:marTop w:val="0"/>
      <w:marBottom w:val="0"/>
      <w:divBdr>
        <w:top w:val="none" w:sz="0" w:space="0" w:color="auto"/>
        <w:left w:val="none" w:sz="0" w:space="0" w:color="auto"/>
        <w:bottom w:val="none" w:sz="0" w:space="0" w:color="auto"/>
        <w:right w:val="none" w:sz="0" w:space="0" w:color="auto"/>
      </w:divBdr>
    </w:div>
    <w:div w:id="699664974">
      <w:bodyDiv w:val="1"/>
      <w:marLeft w:val="0"/>
      <w:marRight w:val="0"/>
      <w:marTop w:val="0"/>
      <w:marBottom w:val="0"/>
      <w:divBdr>
        <w:top w:val="none" w:sz="0" w:space="0" w:color="auto"/>
        <w:left w:val="none" w:sz="0" w:space="0" w:color="auto"/>
        <w:bottom w:val="none" w:sz="0" w:space="0" w:color="auto"/>
        <w:right w:val="none" w:sz="0" w:space="0" w:color="auto"/>
      </w:divBdr>
    </w:div>
    <w:div w:id="1152061336">
      <w:bodyDiv w:val="1"/>
      <w:marLeft w:val="0"/>
      <w:marRight w:val="0"/>
      <w:marTop w:val="0"/>
      <w:marBottom w:val="0"/>
      <w:divBdr>
        <w:top w:val="none" w:sz="0" w:space="0" w:color="auto"/>
        <w:left w:val="none" w:sz="0" w:space="0" w:color="auto"/>
        <w:bottom w:val="none" w:sz="0" w:space="0" w:color="auto"/>
        <w:right w:val="none" w:sz="0" w:space="0" w:color="auto"/>
      </w:divBdr>
    </w:div>
    <w:div w:id="1807772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042CF33-3EB5-4836-BDBA-C1FD30341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4496</Words>
  <Characters>25631</Characters>
  <Application>Microsoft Office Word</Application>
  <DocSecurity>0</DocSecurity>
  <Lines>213</Lines>
  <Paragraphs>60</Paragraphs>
  <ScaleCrop>false</ScaleCrop>
  <Company/>
  <LinksUpToDate>false</LinksUpToDate>
  <CharactersWithSpaces>30067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沪楠 陈</dc:creator>
  <cp:keywords/>
  <dc:description/>
  <cp:lastModifiedBy>沪楠 陈</cp:lastModifiedBy>
  <cp:revision>2</cp:revision>
  <cp:lastPrinted>2024-10-16T09:03:00Z</cp:lastPrinted>
  <dcterms:created xsi:type="dcterms:W3CDTF">2024-11-09T08:49:00Z</dcterms:created>
  <dcterms:modified xsi:type="dcterms:W3CDTF">2024-11-09T08:49:00Z</dcterms:modified>
</cp:coreProperties>
</file>
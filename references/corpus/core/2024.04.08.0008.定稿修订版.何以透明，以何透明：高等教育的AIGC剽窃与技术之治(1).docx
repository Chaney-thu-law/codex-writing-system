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18DFE7" w14:textId="50D9BF22" w:rsidR="002A315E" w:rsidRDefault="00000000">
      <w:pPr>
        <w:pStyle w:val="af6"/>
        <w:rPr>
          <w:rFonts w:ascii="仿宋" w:eastAsia="仿宋" w:hAnsi="仿宋"/>
          <w:sz w:val="40"/>
          <w:szCs w:val="40"/>
        </w:rPr>
      </w:pPr>
      <w:bookmarkStart w:id="0" w:name="_Hlk173427217"/>
      <w:r>
        <w:rPr>
          <w:rFonts w:ascii="仿宋" w:eastAsia="仿宋" w:hAnsi="仿宋" w:hint="eastAsia"/>
          <w:sz w:val="40"/>
          <w:szCs w:val="40"/>
        </w:rPr>
        <w:t>何以透明，以何透明：高等教育的AIGC剽窃与技术之治</w:t>
      </w:r>
    </w:p>
    <w:bookmarkEnd w:id="0"/>
    <w:p w14:paraId="59528625" w14:textId="77777777" w:rsidR="002A315E" w:rsidRDefault="00000000">
      <w:pPr>
        <w:ind w:firstLineChars="0" w:firstLine="0"/>
        <w:jc w:val="center"/>
        <w:rPr>
          <w:rFonts w:eastAsia="楷体" w:cs="Times New Roman"/>
          <w:szCs w:val="24"/>
        </w:rPr>
      </w:pPr>
      <w:r>
        <w:rPr>
          <w:rFonts w:eastAsia="楷体" w:cs="Times New Roman"/>
          <w:sz w:val="40"/>
          <w:szCs w:val="40"/>
        </w:rPr>
        <w:t xml:space="preserve">Transparency for why and with what: AIGC plagiarism and the </w:t>
      </w:r>
      <w:r>
        <w:rPr>
          <w:rFonts w:eastAsia="楷体" w:cs="Times New Roman" w:hint="eastAsia"/>
          <w:sz w:val="40"/>
          <w:szCs w:val="40"/>
        </w:rPr>
        <w:t xml:space="preserve">technocracy </w:t>
      </w:r>
      <w:r>
        <w:rPr>
          <w:rFonts w:eastAsia="楷体" w:cs="Times New Roman"/>
          <w:sz w:val="40"/>
          <w:szCs w:val="40"/>
        </w:rPr>
        <w:t>in higher education</w:t>
      </w:r>
    </w:p>
    <w:p w14:paraId="4DF1227E" w14:textId="77777777" w:rsidR="002A315E" w:rsidRDefault="002A315E">
      <w:pPr>
        <w:ind w:firstLineChars="0" w:firstLine="0"/>
        <w:rPr>
          <w:sz w:val="22"/>
          <w:szCs w:val="21"/>
        </w:rPr>
      </w:pPr>
    </w:p>
    <w:p w14:paraId="36C50893" w14:textId="77777777" w:rsidR="002A315E" w:rsidRDefault="00000000">
      <w:pPr>
        <w:ind w:firstLineChars="0" w:firstLine="0"/>
        <w:jc w:val="center"/>
        <w:rPr>
          <w:rFonts w:ascii="仿宋" w:eastAsia="仿宋" w:hAnsi="仿宋"/>
          <w:szCs w:val="21"/>
        </w:rPr>
      </w:pPr>
      <w:r>
        <w:rPr>
          <w:rFonts w:ascii="仿宋" w:eastAsia="仿宋" w:hAnsi="仿宋" w:hint="eastAsia"/>
          <w:szCs w:val="21"/>
        </w:rPr>
        <w:t>张韬略，陈沪楠</w:t>
      </w:r>
    </w:p>
    <w:p w14:paraId="3FE6D036" w14:textId="77777777" w:rsidR="002A315E" w:rsidRDefault="00000000">
      <w:pPr>
        <w:ind w:firstLineChars="0" w:firstLine="0"/>
        <w:jc w:val="center"/>
        <w:rPr>
          <w:rFonts w:eastAsia="楷体" w:cs="Times New Roman"/>
          <w:szCs w:val="21"/>
        </w:rPr>
      </w:pPr>
      <w:r>
        <w:rPr>
          <w:rFonts w:eastAsia="楷体" w:cs="Times New Roman"/>
          <w:szCs w:val="21"/>
        </w:rPr>
        <w:t>Zhang Taolue,</w:t>
      </w:r>
      <w:r>
        <w:rPr>
          <w:rFonts w:eastAsia="楷体" w:cs="Times New Roman" w:hint="eastAsia"/>
          <w:szCs w:val="21"/>
        </w:rPr>
        <w:t xml:space="preserve"> </w:t>
      </w:r>
      <w:r>
        <w:rPr>
          <w:rFonts w:eastAsia="楷体" w:cs="Times New Roman"/>
          <w:szCs w:val="21"/>
        </w:rPr>
        <w:t>Chen Hunan</w:t>
      </w:r>
    </w:p>
    <w:p w14:paraId="14CE752C" w14:textId="77777777" w:rsidR="002A315E" w:rsidRDefault="002A315E">
      <w:pPr>
        <w:ind w:firstLineChars="0" w:firstLine="0"/>
        <w:jc w:val="center"/>
        <w:rPr>
          <w:rFonts w:ascii="楷体" w:eastAsia="楷体" w:hAnsi="楷体"/>
          <w:sz w:val="24"/>
          <w:szCs w:val="24"/>
        </w:rPr>
      </w:pPr>
    </w:p>
    <w:p w14:paraId="4F71CC62" w14:textId="77777777" w:rsidR="002A315E" w:rsidRDefault="002A315E">
      <w:pPr>
        <w:ind w:firstLineChars="0" w:firstLine="0"/>
        <w:rPr>
          <w:b/>
          <w:bCs/>
        </w:rPr>
      </w:pPr>
    </w:p>
    <w:p w14:paraId="5BBABCAB" w14:textId="77777777" w:rsidR="002A315E" w:rsidRDefault="00000000">
      <w:pPr>
        <w:ind w:firstLineChars="0" w:firstLine="0"/>
        <w:rPr>
          <w:rFonts w:ascii="仿宋" w:eastAsia="仿宋" w:hAnsi="仿宋"/>
        </w:rPr>
      </w:pPr>
      <w:r>
        <w:rPr>
          <w:rFonts w:hint="eastAsia"/>
          <w:b/>
          <w:bCs/>
        </w:rPr>
        <w:t>摘要：</w:t>
      </w:r>
      <w:r>
        <w:t xml:space="preserve"> </w:t>
      </w:r>
      <w:r>
        <w:rPr>
          <w:rFonts w:eastAsia="仿宋" w:cs="Times New Roman"/>
        </w:rPr>
        <w:t>AIGC</w:t>
      </w:r>
      <w:r>
        <w:rPr>
          <w:rFonts w:ascii="仿宋" w:eastAsia="仿宋" w:hAnsi="仿宋" w:hint="eastAsia"/>
        </w:rPr>
        <w:t>时代高等教育的学术剽窃出现异化和升级的趋势。回顾几次重大技术变革所带来的剽窃概念及其规制手段的历史演变，技术既是推动者也是破局者。现有剽窃概念在适配滥用</w:t>
      </w:r>
      <w:r>
        <w:rPr>
          <w:rFonts w:eastAsia="仿宋" w:cs="Times New Roman"/>
        </w:rPr>
        <w:t>AIGC</w:t>
      </w:r>
      <w:r>
        <w:rPr>
          <w:rFonts w:ascii="仿宋" w:eastAsia="仿宋" w:hAnsi="仿宋" w:hint="eastAsia"/>
        </w:rPr>
        <w:t>的行为上存在一定障碍，</w:t>
      </w:r>
      <w:ins w:id="1" w:author="沪楠 陈" w:date="2024-10-18T10:47:00Z">
        <w:r>
          <w:rPr>
            <w:rFonts w:ascii="仿宋" w:eastAsia="仿宋" w:hAnsi="仿宋" w:hint="eastAsia"/>
          </w:rPr>
          <w:t>《著作权法》</w:t>
        </w:r>
      </w:ins>
      <w:del w:id="2" w:author="沪楠 陈" w:date="2024-10-17T20:10:00Z">
        <w:r w:rsidDel="BD5BB643">
          <w:rPr>
            <w:rFonts w:ascii="仿宋" w:eastAsia="仿宋" w:hAnsi="仿宋" w:hint="eastAsia"/>
          </w:rPr>
          <w:delText>版权法</w:delText>
        </w:r>
      </w:del>
      <w:r>
        <w:rPr>
          <w:rFonts w:ascii="仿宋" w:eastAsia="仿宋" w:hAnsi="仿宋" w:hint="eastAsia"/>
        </w:rPr>
        <w:t>、</w:t>
      </w:r>
      <w:del w:id="3" w:author="沪楠 陈" w:date="2024-10-18T10:50:00Z">
        <w:r w:rsidDel="6DFCCAE9">
          <w:rPr>
            <w:rFonts w:ascii="仿宋" w:eastAsia="仿宋" w:hAnsi="仿宋" w:hint="eastAsia"/>
          </w:rPr>
          <w:delText>学位法</w:delText>
        </w:r>
      </w:del>
      <w:ins w:id="4" w:author="沪楠 陈" w:date="2024-10-18T10:50:00Z">
        <w:r>
          <w:rPr>
            <w:rFonts w:ascii="仿宋" w:eastAsia="仿宋" w:hAnsi="仿宋" w:hint="eastAsia"/>
          </w:rPr>
          <w:t>《学位法》</w:t>
        </w:r>
      </w:ins>
      <w:r>
        <w:rPr>
          <w:rFonts w:ascii="仿宋" w:eastAsia="仿宋" w:hAnsi="仿宋" w:hint="eastAsia"/>
        </w:rPr>
        <w:t>与高校学生诚信政策均未能对此提供清晰的规范指引，传统相似度检测技术与思路捉襟见肘。我国高等教育的政策制定者应优先考虑技术治理路径，通过引入生成式数字水印等标识技术，以</w:t>
      </w:r>
      <w:r>
        <w:rPr>
          <w:rFonts w:eastAsia="仿宋" w:cs="Times New Roman"/>
        </w:rPr>
        <w:t>AIGC</w:t>
      </w:r>
      <w:r>
        <w:rPr>
          <w:rFonts w:ascii="仿宋" w:eastAsia="仿宋" w:hAnsi="仿宋" w:hint="eastAsia"/>
        </w:rPr>
        <w:t>使用行为的透明度这一最基本原则为核心，构建高等教育中规范利用</w:t>
      </w:r>
      <w:r>
        <w:rPr>
          <w:rFonts w:eastAsia="仿宋" w:cs="Times New Roman"/>
        </w:rPr>
        <w:t>AIGC</w:t>
      </w:r>
      <w:r>
        <w:rPr>
          <w:rFonts w:ascii="仿宋" w:eastAsia="仿宋" w:hAnsi="仿宋" w:hint="eastAsia"/>
        </w:rPr>
        <w:t>的具体规则。</w:t>
      </w:r>
    </w:p>
    <w:p w14:paraId="25E4C9A2" w14:textId="77777777" w:rsidR="002A315E" w:rsidRDefault="00000000">
      <w:pPr>
        <w:ind w:firstLineChars="0" w:firstLine="0"/>
        <w:rPr>
          <w:rFonts w:eastAsia="仿宋" w:cs="Times New Roman"/>
          <w:szCs w:val="21"/>
        </w:rPr>
      </w:pPr>
      <w:r>
        <w:rPr>
          <w:rFonts w:eastAsia="仿宋" w:cs="Times New Roman"/>
          <w:b/>
          <w:bCs/>
          <w:szCs w:val="21"/>
        </w:rPr>
        <w:t>Abstract:</w:t>
      </w:r>
      <w:r>
        <w:rPr>
          <w:rFonts w:eastAsia="仿宋" w:cs="Times New Roman" w:hint="eastAsia"/>
          <w:b/>
          <w:bCs/>
          <w:szCs w:val="21"/>
        </w:rPr>
        <w:t xml:space="preserve"> </w:t>
      </w:r>
      <w:r>
        <w:rPr>
          <w:rFonts w:eastAsia="仿宋" w:cs="Times New Roman"/>
          <w:szCs w:val="21"/>
        </w:rPr>
        <w:t>Academic plagiarism in higher education shows alienation and escalation in AIGC era</w:t>
      </w:r>
      <w:r>
        <w:rPr>
          <w:rFonts w:eastAsia="仿宋" w:cs="Times New Roman" w:hint="eastAsia"/>
          <w:szCs w:val="21"/>
        </w:rPr>
        <w:t xml:space="preserve">. </w:t>
      </w:r>
      <w:r>
        <w:rPr>
          <w:rFonts w:eastAsia="仿宋" w:cs="Times New Roman"/>
          <w:szCs w:val="21"/>
        </w:rPr>
        <w:t>Reviewing the historical evolution of the concept of plagiarism and the means of regulating it as a result of several major technological innovations, technology has been both an enabler and a disruptor.</w:t>
      </w:r>
      <w:r>
        <w:rPr>
          <w:rFonts w:eastAsia="仿宋" w:cs="Times New Roman" w:hint="eastAsia"/>
          <w:szCs w:val="21"/>
        </w:rPr>
        <w:t xml:space="preserve"> </w:t>
      </w:r>
      <w:r>
        <w:rPr>
          <w:rFonts w:eastAsia="仿宋" w:cs="Times New Roman"/>
          <w:szCs w:val="21"/>
        </w:rPr>
        <w:t xml:space="preserve">The existing concept of plagiarism has certain obstacles in adapting to the misuse of AIGC, the copyright law, degree law and the student integrity policy of higher education fail to provide clear normative guidelines, and the traditional similarity detection techniques and ideas are stretched to the limit. The policy makers of higher education should give priority to the technocracy </w:t>
      </w:r>
      <w:r>
        <w:rPr>
          <w:rFonts w:eastAsia="仿宋" w:cs="Times New Roman" w:hint="eastAsia"/>
          <w:szCs w:val="21"/>
        </w:rPr>
        <w:t>path</w:t>
      </w:r>
      <w:r>
        <w:rPr>
          <w:rFonts w:eastAsia="仿宋" w:cs="Times New Roman"/>
          <w:szCs w:val="21"/>
        </w:rPr>
        <w:t>, and construct specific rules for regulating the use of AIGC in higher education through generative digital watermarking and other marking technologies, with the most basic principle of transparency in the use of AIGC as the core.</w:t>
      </w:r>
    </w:p>
    <w:p w14:paraId="551819B3" w14:textId="77777777" w:rsidR="002A315E" w:rsidRDefault="002A315E">
      <w:pPr>
        <w:ind w:firstLineChars="0" w:firstLine="0"/>
      </w:pPr>
    </w:p>
    <w:p w14:paraId="189EDDAB" w14:textId="77777777" w:rsidR="002A315E" w:rsidRDefault="00000000">
      <w:pPr>
        <w:ind w:firstLineChars="0" w:firstLine="0"/>
        <w:rPr>
          <w:rFonts w:ascii="仿宋" w:eastAsia="仿宋" w:hAnsi="仿宋"/>
        </w:rPr>
      </w:pPr>
      <w:r>
        <w:rPr>
          <w:rFonts w:ascii="仿宋" w:eastAsia="仿宋" w:hAnsi="仿宋" w:hint="eastAsia"/>
          <w:b/>
          <w:bCs/>
        </w:rPr>
        <w:t>关键词：</w:t>
      </w:r>
      <w:r>
        <w:rPr>
          <w:rFonts w:ascii="仿宋" w:eastAsia="仿宋" w:hAnsi="仿宋" w:hint="eastAsia"/>
        </w:rPr>
        <w:t>生成式人工智能；人工智能生</w:t>
      </w:r>
      <w:ins w:id="5" w:author="沪楠 陈" w:date="2024-10-16T19:06:00Z">
        <w:r>
          <w:rPr>
            <w:rFonts w:ascii="仿宋" w:eastAsia="仿宋" w:hAnsi="仿宋" w:hint="eastAsia"/>
          </w:rPr>
          <w:t>成</w:t>
        </w:r>
      </w:ins>
      <w:del w:id="6" w:author="沪楠 陈" w:date="2024-10-16T19:06:00Z">
        <w:r w:rsidDel="66268894">
          <w:rPr>
            <w:rFonts w:ascii="仿宋" w:eastAsia="仿宋" w:hAnsi="仿宋" w:hint="eastAsia"/>
          </w:rPr>
          <w:delText>产</w:delText>
        </w:r>
      </w:del>
      <w:r>
        <w:rPr>
          <w:rFonts w:ascii="仿宋" w:eastAsia="仿宋" w:hAnsi="仿宋" w:hint="eastAsia"/>
        </w:rPr>
        <w:t>内容；高等教育；</w:t>
      </w:r>
      <w:ins w:id="7" w:author="沪楠 陈" w:date="2024-10-16T19:09:00Z">
        <w:r>
          <w:rPr>
            <w:rFonts w:ascii="仿宋" w:eastAsia="仿宋" w:hAnsi="仿宋" w:hint="eastAsia"/>
          </w:rPr>
          <w:t>剽窃；</w:t>
        </w:r>
      </w:ins>
      <w:r>
        <w:rPr>
          <w:rFonts w:ascii="仿宋" w:eastAsia="仿宋" w:hAnsi="仿宋" w:hint="eastAsia"/>
        </w:rPr>
        <w:t>学术剽窃；人工智能代</w:t>
      </w:r>
      <w:r>
        <w:rPr>
          <w:rFonts w:ascii="仿宋" w:eastAsia="仿宋" w:hAnsi="仿宋" w:hint="eastAsia"/>
        </w:rPr>
        <w:lastRenderedPageBreak/>
        <w:t>笔</w:t>
      </w:r>
    </w:p>
    <w:p w14:paraId="21AAA358" w14:textId="77777777" w:rsidR="002A315E" w:rsidRDefault="00000000">
      <w:pPr>
        <w:ind w:firstLineChars="0" w:firstLine="0"/>
        <w:rPr>
          <w:rFonts w:eastAsia="仿宋" w:cs="Times New Roman"/>
        </w:rPr>
      </w:pPr>
      <w:r>
        <w:rPr>
          <w:rFonts w:eastAsia="仿宋" w:cs="Times New Roman"/>
          <w:b/>
          <w:bCs/>
        </w:rPr>
        <w:t>Keywords:</w:t>
      </w:r>
      <w:r>
        <w:rPr>
          <w:rFonts w:eastAsia="仿宋" w:cs="Times New Roman"/>
        </w:rPr>
        <w:t xml:space="preserve"> </w:t>
      </w:r>
      <w:r>
        <w:rPr>
          <w:rFonts w:eastAsia="仿宋" w:cs="Times New Roman" w:hint="eastAsia"/>
        </w:rPr>
        <w:t xml:space="preserve">GAI; AIGC; </w:t>
      </w:r>
      <w:ins w:id="8" w:author="沪楠 陈" w:date="2024-10-16T19:08:00Z">
        <w:r>
          <w:rPr>
            <w:rFonts w:eastAsia="仿宋" w:cs="Times New Roman" w:hint="eastAsia"/>
          </w:rPr>
          <w:t xml:space="preserve">higher education; </w:t>
        </w:r>
      </w:ins>
      <w:ins w:id="9" w:author="沪楠 陈" w:date="2024-10-16T19:09:00Z">
        <w:r>
          <w:rPr>
            <w:rFonts w:eastAsia="仿宋" w:cs="Times New Roman" w:hint="eastAsia"/>
          </w:rPr>
          <w:t xml:space="preserve">plagiarism; </w:t>
        </w:r>
      </w:ins>
      <w:r>
        <w:rPr>
          <w:rFonts w:eastAsia="仿宋" w:cs="Times New Roman" w:hint="eastAsia"/>
        </w:rPr>
        <w:t xml:space="preserve">academic plagiarism; AI ghostwriting; </w:t>
      </w:r>
      <w:del w:id="10" w:author="沪楠 陈" w:date="2024-10-16T19:08:00Z">
        <w:r w:rsidDel="9E4A9A56">
          <w:rPr>
            <w:rFonts w:eastAsia="仿宋" w:cs="Times New Roman" w:hint="eastAsia"/>
          </w:rPr>
          <w:delText>higher education</w:delText>
        </w:r>
      </w:del>
    </w:p>
    <w:p w14:paraId="2A491F9E" w14:textId="77777777" w:rsidR="002A315E" w:rsidRDefault="002A315E">
      <w:pPr>
        <w:ind w:firstLineChars="0" w:firstLine="0"/>
        <w:rPr>
          <w:b/>
          <w:bCs/>
        </w:rPr>
      </w:pPr>
    </w:p>
    <w:p w14:paraId="524EB029" w14:textId="77777777" w:rsidR="002A315E" w:rsidRDefault="00000000">
      <w:pPr>
        <w:ind w:firstLineChars="0" w:firstLine="0"/>
        <w:rPr>
          <w:rFonts w:ascii="仿宋" w:eastAsia="仿宋" w:hAnsi="仿宋"/>
        </w:rPr>
      </w:pPr>
      <w:r>
        <w:rPr>
          <w:rFonts w:ascii="仿宋" w:eastAsia="仿宋" w:hAnsi="仿宋" w:hint="eastAsia"/>
          <w:b/>
          <w:bCs/>
        </w:rPr>
        <w:t>作者简介：</w:t>
      </w:r>
      <w:r>
        <w:rPr>
          <w:rFonts w:ascii="仿宋" w:eastAsia="仿宋" w:hAnsi="仿宋" w:hint="eastAsia"/>
        </w:rPr>
        <w:t>张韬略，博士，同济大学法学院互联网与人工智能法律研究中心主任、副教授（通讯作者：</w:t>
      </w:r>
      <w:r>
        <w:rPr>
          <w:rFonts w:ascii="仿宋" w:eastAsia="仿宋" w:hAnsi="仿宋"/>
        </w:rPr>
        <w:t>ztl@tongji.edu.cn</w:t>
      </w:r>
      <w:r>
        <w:rPr>
          <w:rFonts w:ascii="仿宋" w:eastAsia="仿宋" w:hAnsi="仿宋" w:hint="eastAsia"/>
        </w:rPr>
        <w:t>上海200092）；陈沪楠，同济大学法学院互联网与人工智能法律研究中心助理研究员，硕士研究生（上海200092）。</w:t>
      </w:r>
    </w:p>
    <w:p w14:paraId="2FC904D7" w14:textId="77777777" w:rsidR="002A315E" w:rsidRDefault="00000000">
      <w:pPr>
        <w:wordWrap w:val="0"/>
        <w:ind w:firstLineChars="0" w:firstLine="0"/>
        <w:rPr>
          <w:szCs w:val="21"/>
        </w:rPr>
      </w:pPr>
      <w:r>
        <w:rPr>
          <w:rFonts w:hint="eastAsia"/>
          <w:b/>
          <w:bCs/>
          <w:szCs w:val="21"/>
        </w:rPr>
        <w:t xml:space="preserve">Authors: </w:t>
      </w:r>
      <w:r>
        <w:rPr>
          <w:szCs w:val="21"/>
        </w:rPr>
        <w:t xml:space="preserve">Zhang </w:t>
      </w:r>
      <w:proofErr w:type="spellStart"/>
      <w:r>
        <w:rPr>
          <w:szCs w:val="21"/>
        </w:rPr>
        <w:t>Taolue</w:t>
      </w:r>
      <w:proofErr w:type="spellEnd"/>
      <w:r>
        <w:rPr>
          <w:szCs w:val="21"/>
        </w:rPr>
        <w:t xml:space="preserve">, </w:t>
      </w:r>
      <w:r>
        <w:rPr>
          <w:rFonts w:hint="eastAsia"/>
          <w:szCs w:val="21"/>
        </w:rPr>
        <w:t>d</w:t>
      </w:r>
      <w:r>
        <w:rPr>
          <w:szCs w:val="21"/>
        </w:rPr>
        <w:t xml:space="preserve">irector </w:t>
      </w:r>
      <w:r>
        <w:rPr>
          <w:rFonts w:hint="eastAsia"/>
          <w:szCs w:val="21"/>
        </w:rPr>
        <w:t xml:space="preserve">and </w:t>
      </w:r>
      <w:r>
        <w:rPr>
          <w:szCs w:val="21"/>
        </w:rPr>
        <w:t>associate professor of the Internet and AI L</w:t>
      </w:r>
      <w:r>
        <w:rPr>
          <w:rFonts w:hint="eastAsia"/>
          <w:szCs w:val="21"/>
        </w:rPr>
        <w:t>aw</w:t>
      </w:r>
      <w:r>
        <w:rPr>
          <w:szCs w:val="21"/>
        </w:rPr>
        <w:t xml:space="preserve"> Research Centre, School of Law, Tongji University </w:t>
      </w:r>
      <w:r>
        <w:rPr>
          <w:rFonts w:hint="eastAsia"/>
          <w:szCs w:val="21"/>
        </w:rPr>
        <w:t>(</w:t>
      </w:r>
      <w:r>
        <w:rPr>
          <w:rFonts w:eastAsia="仿宋" w:cs="Times New Roman"/>
          <w:szCs w:val="21"/>
        </w:rPr>
        <w:t>Corresponding Author:</w:t>
      </w:r>
      <w:r>
        <w:rPr>
          <w:rFonts w:eastAsia="仿宋" w:cs="Times New Roman" w:hint="eastAsia"/>
          <w:szCs w:val="21"/>
        </w:rPr>
        <w:t xml:space="preserve"> </w:t>
      </w:r>
      <w:hyperlink r:id="rId8" w:history="1">
        <w:r w:rsidR="002A315E">
          <w:rPr>
            <w:rStyle w:val="af"/>
            <w:rFonts w:eastAsia="仿宋" w:cs="Times New Roman"/>
            <w:szCs w:val="21"/>
          </w:rPr>
          <w:t>ztl@tongji.edu.cn</w:t>
        </w:r>
      </w:hyperlink>
      <w:r>
        <w:rPr>
          <w:rFonts w:eastAsia="仿宋" w:cs="Times New Roman" w:hint="eastAsia"/>
          <w:szCs w:val="21"/>
        </w:rPr>
        <w:t xml:space="preserve"> Shanghai </w:t>
      </w:r>
      <w:r>
        <w:rPr>
          <w:rFonts w:eastAsia="仿宋" w:cs="Times New Roman"/>
          <w:szCs w:val="21"/>
        </w:rPr>
        <w:t>200092</w:t>
      </w:r>
      <w:r>
        <w:rPr>
          <w:rFonts w:hint="eastAsia"/>
          <w:szCs w:val="21"/>
        </w:rPr>
        <w:t xml:space="preserve">); </w:t>
      </w:r>
      <w:r>
        <w:rPr>
          <w:szCs w:val="21"/>
        </w:rPr>
        <w:t>Chen Hunan</w:t>
      </w:r>
      <w:r>
        <w:rPr>
          <w:rFonts w:hint="eastAsia"/>
          <w:szCs w:val="21"/>
        </w:rPr>
        <w:t xml:space="preserve">, research assistant and </w:t>
      </w:r>
      <w:r>
        <w:rPr>
          <w:szCs w:val="21"/>
        </w:rPr>
        <w:t>graduate student</w:t>
      </w:r>
      <w:r>
        <w:rPr>
          <w:rFonts w:hint="eastAsia"/>
          <w:szCs w:val="21"/>
        </w:rPr>
        <w:t xml:space="preserve"> of </w:t>
      </w:r>
      <w:r>
        <w:rPr>
          <w:szCs w:val="21"/>
        </w:rPr>
        <w:t>the Internet and AI L</w:t>
      </w:r>
      <w:r>
        <w:rPr>
          <w:rFonts w:hint="eastAsia"/>
          <w:szCs w:val="21"/>
        </w:rPr>
        <w:t>aw</w:t>
      </w:r>
      <w:r>
        <w:rPr>
          <w:szCs w:val="21"/>
        </w:rPr>
        <w:t xml:space="preserve"> Research Centre, School of Law, Tongji University</w:t>
      </w:r>
      <w:r>
        <w:rPr>
          <w:rFonts w:hint="eastAsia"/>
          <w:szCs w:val="21"/>
        </w:rPr>
        <w:t xml:space="preserve"> (</w:t>
      </w:r>
      <w:r>
        <w:rPr>
          <w:szCs w:val="21"/>
        </w:rPr>
        <w:t>Shanghai 200092)</w:t>
      </w:r>
      <w:r>
        <w:rPr>
          <w:rFonts w:hint="eastAsia"/>
          <w:szCs w:val="21"/>
        </w:rPr>
        <w:t>.</w:t>
      </w:r>
    </w:p>
    <w:p w14:paraId="4DCB6DD1" w14:textId="77777777" w:rsidR="002A315E" w:rsidRDefault="002A315E">
      <w:pPr>
        <w:ind w:firstLineChars="0" w:firstLine="0"/>
        <w:rPr>
          <w:rFonts w:ascii="仿宋" w:eastAsia="仿宋" w:hAnsi="仿宋"/>
          <w:b/>
          <w:bCs/>
        </w:rPr>
      </w:pPr>
    </w:p>
    <w:p w14:paraId="1040D03B" w14:textId="4C282B1D" w:rsidR="002A315E" w:rsidRDefault="00000000">
      <w:pPr>
        <w:wordWrap w:val="0"/>
        <w:ind w:firstLineChars="0" w:firstLine="0"/>
        <w:rPr>
          <w:rFonts w:ascii="仿宋" w:eastAsia="仿宋" w:hAnsi="仿宋"/>
        </w:rPr>
      </w:pPr>
      <w:r>
        <w:rPr>
          <w:rFonts w:ascii="仿宋" w:eastAsia="仿宋" w:hAnsi="仿宋" w:hint="eastAsia"/>
          <w:b/>
          <w:bCs/>
        </w:rPr>
        <w:t>作者联系方式：</w:t>
      </w:r>
      <w:r>
        <w:rPr>
          <w:rFonts w:ascii="仿宋" w:eastAsia="仿宋" w:hAnsi="仿宋" w:hint="eastAsia"/>
        </w:rPr>
        <w:t>张韬略，上海市四平路1239号同济大学</w:t>
      </w:r>
      <w:proofErr w:type="gramStart"/>
      <w:r>
        <w:rPr>
          <w:rFonts w:ascii="仿宋" w:eastAsia="仿宋" w:hAnsi="仿宋" w:hint="eastAsia"/>
        </w:rPr>
        <w:t>衷</w:t>
      </w:r>
      <w:proofErr w:type="gramEnd"/>
      <w:r>
        <w:rPr>
          <w:rFonts w:ascii="仿宋" w:eastAsia="仿宋" w:hAnsi="仿宋" w:hint="eastAsia"/>
        </w:rPr>
        <w:t>和楼2113，</w:t>
      </w:r>
      <w:r>
        <w:rPr>
          <w:rFonts w:ascii="仿宋" w:eastAsia="仿宋" w:hAnsi="仿宋"/>
        </w:rPr>
        <w:t>200092</w:t>
      </w:r>
      <w:r>
        <w:rPr>
          <w:rFonts w:ascii="仿宋" w:eastAsia="仿宋" w:hAnsi="仿宋" w:hint="eastAsia"/>
        </w:rPr>
        <w:t>，</w:t>
      </w:r>
      <w:r>
        <w:rPr>
          <w:rFonts w:ascii="仿宋" w:eastAsia="仿宋" w:hAnsi="仿宋"/>
        </w:rPr>
        <w:t>13761175855</w:t>
      </w:r>
      <w:ins w:id="11" w:author="Paul Zhang" w:date="2024-10-18T22:51:00Z" w16du:dateUtc="2024-10-18T14:51:00Z">
        <w:r w:rsidR="00B94000">
          <w:rPr>
            <w:rFonts w:ascii="仿宋" w:eastAsia="仿宋" w:hAnsi="仿宋" w:hint="eastAsia"/>
          </w:rPr>
          <w:t>（</w:t>
        </w:r>
        <w:proofErr w:type="gramStart"/>
        <w:r w:rsidR="00B94000">
          <w:rPr>
            <w:rFonts w:ascii="仿宋" w:eastAsia="仿宋" w:hAnsi="仿宋" w:hint="eastAsia"/>
          </w:rPr>
          <w:t>微信</w:t>
        </w:r>
      </w:ins>
      <w:ins w:id="12" w:author="Paul Zhang" w:date="2024-10-18T22:52:00Z" w16du:dateUtc="2024-10-18T14:52:00Z">
        <w:r w:rsidR="00B94000">
          <w:rPr>
            <w:rFonts w:ascii="仿宋" w:eastAsia="仿宋" w:hAnsi="仿宋" w:hint="eastAsia"/>
          </w:rPr>
          <w:t>账号</w:t>
        </w:r>
      </w:ins>
      <w:proofErr w:type="gramEnd"/>
      <w:ins w:id="13" w:author="Paul Zhang" w:date="2024-10-18T22:51:00Z" w16du:dateUtc="2024-10-18T14:51:00Z">
        <w:r w:rsidR="00B94000">
          <w:rPr>
            <w:rFonts w:ascii="仿宋" w:eastAsia="仿宋" w:hAnsi="仿宋" w:hint="eastAsia"/>
          </w:rPr>
          <w:t>）</w:t>
        </w:r>
      </w:ins>
      <w:r>
        <w:rPr>
          <w:rFonts w:ascii="仿宋" w:eastAsia="仿宋" w:hAnsi="仿宋" w:hint="eastAsia"/>
        </w:rPr>
        <w:t>，</w:t>
      </w:r>
      <w:r>
        <w:rPr>
          <w:rFonts w:ascii="仿宋" w:eastAsia="仿宋" w:hAnsi="仿宋"/>
        </w:rPr>
        <w:t>0086-21-65988842</w:t>
      </w:r>
      <w:r>
        <w:rPr>
          <w:rFonts w:ascii="仿宋" w:eastAsia="仿宋" w:hAnsi="仿宋" w:hint="eastAsia"/>
        </w:rPr>
        <w:t>，</w:t>
      </w:r>
      <w:r>
        <w:rPr>
          <w:rFonts w:ascii="仿宋" w:eastAsia="仿宋" w:hAnsi="仿宋"/>
        </w:rPr>
        <w:t>ztl@tongji.edu.cn</w:t>
      </w:r>
      <w:r>
        <w:rPr>
          <w:rFonts w:ascii="仿宋" w:eastAsia="仿宋" w:hAnsi="仿宋" w:hint="eastAsia"/>
        </w:rPr>
        <w:t>；陈沪楠，上海市四平路1239号同济大学</w:t>
      </w:r>
      <w:proofErr w:type="gramStart"/>
      <w:r>
        <w:rPr>
          <w:rFonts w:ascii="仿宋" w:eastAsia="仿宋" w:hAnsi="仿宋" w:hint="eastAsia"/>
        </w:rPr>
        <w:t>衷</w:t>
      </w:r>
      <w:proofErr w:type="gramEnd"/>
      <w:r>
        <w:rPr>
          <w:rFonts w:ascii="仿宋" w:eastAsia="仿宋" w:hAnsi="仿宋" w:hint="eastAsia"/>
        </w:rPr>
        <w:t>和楼2113，</w:t>
      </w:r>
      <w:r>
        <w:rPr>
          <w:rFonts w:ascii="仿宋" w:eastAsia="仿宋" w:hAnsi="仿宋"/>
        </w:rPr>
        <w:t>200092</w:t>
      </w:r>
      <w:r>
        <w:rPr>
          <w:rFonts w:ascii="仿宋" w:eastAsia="仿宋" w:hAnsi="仿宋" w:hint="eastAsia"/>
        </w:rPr>
        <w:t>，19821301178，chen_hunan</w:t>
      </w:r>
      <w:r>
        <w:rPr>
          <w:rFonts w:ascii="仿宋" w:eastAsia="仿宋" w:hAnsi="仿宋"/>
        </w:rPr>
        <w:t>@tongji</w:t>
      </w:r>
      <w:r>
        <w:rPr>
          <w:rFonts w:ascii="仿宋" w:eastAsia="仿宋" w:hAnsi="仿宋" w:hint="eastAsia"/>
        </w:rPr>
        <w:t>.</w:t>
      </w:r>
      <w:r>
        <w:rPr>
          <w:rFonts w:ascii="仿宋" w:eastAsia="仿宋" w:hAnsi="仿宋"/>
        </w:rPr>
        <w:t>edu.cn</w:t>
      </w:r>
      <w:r>
        <w:rPr>
          <w:rFonts w:ascii="仿宋" w:eastAsia="仿宋" w:hAnsi="仿宋" w:hint="eastAsia"/>
        </w:rPr>
        <w:t>。</w:t>
      </w:r>
    </w:p>
    <w:p w14:paraId="21813117" w14:textId="77777777" w:rsidR="002A315E" w:rsidRPr="00B94000" w:rsidRDefault="002A315E">
      <w:pPr>
        <w:ind w:firstLineChars="0" w:firstLine="0"/>
        <w:rPr>
          <w:rFonts w:ascii="仿宋" w:eastAsia="仿宋" w:hAnsi="仿宋"/>
        </w:rPr>
      </w:pPr>
    </w:p>
    <w:p w14:paraId="74450808" w14:textId="77777777" w:rsidR="002A315E" w:rsidRDefault="00000000">
      <w:pPr>
        <w:ind w:firstLineChars="0" w:firstLine="0"/>
        <w:rPr>
          <w:rFonts w:ascii="仿宋" w:eastAsia="仿宋" w:hAnsi="仿宋"/>
        </w:rPr>
      </w:pPr>
      <w:r>
        <w:rPr>
          <w:rFonts w:ascii="仿宋" w:eastAsia="仿宋" w:hAnsi="仿宋" w:hint="eastAsia"/>
          <w:b/>
          <w:bCs/>
        </w:rPr>
        <w:t>基金项目：</w:t>
      </w:r>
      <w:del w:id="14" w:author="沪楠 陈" w:date="2024-10-16T19:10:00Z">
        <w:r w:rsidDel="96049986">
          <w:rPr>
            <w:rFonts w:ascii="仿宋" w:eastAsia="仿宋" w:hAnsi="仿宋" w:hint="eastAsia"/>
          </w:rPr>
          <w:delText>本文系</w:delText>
        </w:r>
      </w:del>
      <w:r>
        <w:rPr>
          <w:rFonts w:ascii="仿宋" w:eastAsia="仿宋" w:hAnsi="仿宋" w:hint="eastAsia"/>
        </w:rPr>
        <w:t>浙江省人大常委会办公厅委托项目“人工智能发展及其立法”（项目编号：07012600049）</w:t>
      </w:r>
      <w:del w:id="15" w:author="沪楠 陈" w:date="2024-10-16T19:11:00Z">
        <w:r w:rsidDel="67E6221C">
          <w:rPr>
            <w:rFonts w:ascii="仿宋" w:eastAsia="仿宋" w:hAnsi="仿宋" w:hint="eastAsia"/>
          </w:rPr>
          <w:delText>的</w:delText>
        </w:r>
      </w:del>
      <w:del w:id="16" w:author="沪楠 陈" w:date="2024-10-16T19:10:00Z">
        <w:r w:rsidDel="7B976C8F">
          <w:rPr>
            <w:rFonts w:ascii="仿宋" w:eastAsia="仿宋" w:hAnsi="仿宋" w:hint="eastAsia"/>
          </w:rPr>
          <w:delText>研究成果</w:delText>
        </w:r>
      </w:del>
    </w:p>
    <w:p w14:paraId="17522274" w14:textId="77777777" w:rsidR="002A315E" w:rsidRDefault="002A315E">
      <w:pPr>
        <w:ind w:firstLineChars="90" w:firstLine="198"/>
        <w:jc w:val="left"/>
        <w:rPr>
          <w:sz w:val="22"/>
        </w:rPr>
      </w:pPr>
    </w:p>
    <w:p w14:paraId="4500863F" w14:textId="77777777" w:rsidR="002A315E" w:rsidRDefault="002A315E">
      <w:pPr>
        <w:ind w:firstLineChars="90" w:firstLine="198"/>
        <w:rPr>
          <w:sz w:val="22"/>
          <w:szCs w:val="21"/>
        </w:rPr>
      </w:pPr>
    </w:p>
    <w:p w14:paraId="402AEB04" w14:textId="77777777" w:rsidR="002A315E" w:rsidRDefault="00000000">
      <w:pPr>
        <w:pStyle w:val="af4"/>
        <w:rPr>
          <w:sz w:val="24"/>
          <w:szCs w:val="24"/>
        </w:rPr>
      </w:pPr>
      <w:r>
        <w:rPr>
          <w:rFonts w:hint="eastAsia"/>
          <w:sz w:val="24"/>
          <w:szCs w:val="24"/>
        </w:rPr>
        <w:t>一、引言</w:t>
      </w:r>
    </w:p>
    <w:p w14:paraId="4986C0E9" w14:textId="77777777" w:rsidR="002A315E" w:rsidRDefault="00000000">
      <w:pPr>
        <w:ind w:firstLine="420"/>
        <w:rPr>
          <w:sz w:val="22"/>
          <w:szCs w:val="21"/>
        </w:rPr>
      </w:pPr>
      <w:r>
        <w:rPr>
          <w:szCs w:val="20"/>
        </w:rPr>
        <w:t>作为一经发布即获得全球高度关注的重点前沿技术</w:t>
      </w:r>
      <w:del w:id="17" w:author="沪楠 陈" w:date="2024-10-16T19:11:00Z">
        <w:r w:rsidDel="0B39698E">
          <w:rPr>
            <w:szCs w:val="20"/>
          </w:rPr>
          <w:delText>，</w:delText>
        </w:r>
      </w:del>
      <w:r>
        <w:rPr>
          <w:szCs w:val="20"/>
        </w:rPr>
        <w:t>，</w:t>
      </w:r>
      <w:r>
        <w:rPr>
          <w:szCs w:val="20"/>
        </w:rPr>
        <w:t>ChatGPT</w:t>
      </w:r>
      <w:r>
        <w:rPr>
          <w:szCs w:val="20"/>
        </w:rPr>
        <w:t>为代表的生成式人工智能（</w:t>
      </w:r>
      <w:r>
        <w:rPr>
          <w:szCs w:val="20"/>
        </w:rPr>
        <w:t>Generative Artificial Intelligence</w:t>
      </w:r>
      <w:r>
        <w:rPr>
          <w:szCs w:val="20"/>
        </w:rPr>
        <w:t>，</w:t>
      </w:r>
      <w:r>
        <w:rPr>
          <w:szCs w:val="20"/>
        </w:rPr>
        <w:t>GAI</w:t>
      </w:r>
      <w:r>
        <w:rPr>
          <w:szCs w:val="20"/>
        </w:rPr>
        <w:t>）的诞生标志着人类科学技术</w:t>
      </w:r>
      <w:ins w:id="18" w:author="沪楠 陈" w:date="2024-10-18T10:55:00Z">
        <w:r>
          <w:rPr>
            <w:rFonts w:hint="eastAsia"/>
            <w:szCs w:val="20"/>
          </w:rPr>
          <w:t>，</w:t>
        </w:r>
      </w:ins>
      <w:r>
        <w:rPr>
          <w:szCs w:val="20"/>
        </w:rPr>
        <w:t>尤其是人工智能技术发展的一个新的里程碑，其已然成为新质生产力的典范。时至今日，美国科技公司</w:t>
      </w:r>
      <w:r>
        <w:rPr>
          <w:szCs w:val="20"/>
        </w:rPr>
        <w:t>OpenAI</w:t>
      </w:r>
      <w:r>
        <w:rPr>
          <w:szCs w:val="20"/>
        </w:rPr>
        <w:t>正式发布了深度学习领域里程碑式的大型语言模型</w:t>
      </w:r>
      <w:r>
        <w:rPr>
          <w:szCs w:val="20"/>
        </w:rPr>
        <w:t>ChatGPT</w:t>
      </w:r>
      <w:r>
        <w:rPr>
          <w:szCs w:val="20"/>
        </w:rPr>
        <w:t>已迭代</w:t>
      </w:r>
      <w:proofErr w:type="gramStart"/>
      <w:r>
        <w:rPr>
          <w:szCs w:val="20"/>
        </w:rPr>
        <w:t>至支持</w:t>
      </w:r>
      <w:proofErr w:type="gramEnd"/>
      <w:r>
        <w:rPr>
          <w:szCs w:val="20"/>
        </w:rPr>
        <w:t>多种形态输入与输出的</w:t>
      </w:r>
      <w:r>
        <w:rPr>
          <w:szCs w:val="20"/>
        </w:rPr>
        <w:t>4o</w:t>
      </w:r>
      <w:r>
        <w:rPr>
          <w:szCs w:val="20"/>
        </w:rPr>
        <w:t>版本，来自其母公司</w:t>
      </w:r>
      <w:r>
        <w:rPr>
          <w:szCs w:val="20"/>
        </w:rPr>
        <w:t>OpenAI</w:t>
      </w:r>
      <w:r>
        <w:rPr>
          <w:szCs w:val="20"/>
        </w:rPr>
        <w:t>的文生图模型</w:t>
      </w:r>
      <w:r>
        <w:rPr>
          <w:szCs w:val="20"/>
        </w:rPr>
        <w:t>DALL·E</w:t>
      </w:r>
      <w:r>
        <w:rPr>
          <w:szCs w:val="20"/>
        </w:rPr>
        <w:t>和</w:t>
      </w:r>
      <w:proofErr w:type="gramStart"/>
      <w:r>
        <w:rPr>
          <w:szCs w:val="20"/>
        </w:rPr>
        <w:t>文生</w:t>
      </w:r>
      <w:proofErr w:type="gramEnd"/>
      <w:r>
        <w:rPr>
          <w:szCs w:val="20"/>
        </w:rPr>
        <w:t>视频模型</w:t>
      </w:r>
      <w:r>
        <w:rPr>
          <w:szCs w:val="20"/>
        </w:rPr>
        <w:t>Sora</w:t>
      </w:r>
      <w:r>
        <w:rPr>
          <w:szCs w:val="20"/>
        </w:rPr>
        <w:t>技惊四座。而国产生成式人工智能如</w:t>
      </w:r>
      <w:r>
        <w:rPr>
          <w:szCs w:val="20"/>
        </w:rPr>
        <w:t>Kimi</w:t>
      </w:r>
      <w:r>
        <w:rPr>
          <w:szCs w:val="20"/>
        </w:rPr>
        <w:t>等同样在国内各个领域掀起了一股人工智能生成内容（</w:t>
      </w:r>
      <w:r>
        <w:rPr>
          <w:szCs w:val="20"/>
        </w:rPr>
        <w:t>Artificial Intelligence Generated Content</w:t>
      </w:r>
      <w:r>
        <w:rPr>
          <w:szCs w:val="20"/>
        </w:rPr>
        <w:t>，</w:t>
      </w:r>
      <w:r>
        <w:rPr>
          <w:szCs w:val="20"/>
        </w:rPr>
        <w:t>AIGC</w:t>
      </w:r>
      <w:r>
        <w:rPr>
          <w:szCs w:val="20"/>
        </w:rPr>
        <w:t>）的热潮。</w:t>
      </w:r>
    </w:p>
    <w:p w14:paraId="51A376EC" w14:textId="092711B8" w:rsidR="002A315E" w:rsidRDefault="00000000">
      <w:pPr>
        <w:ind w:firstLine="420"/>
        <w:rPr>
          <w:szCs w:val="20"/>
        </w:rPr>
      </w:pPr>
      <w:r>
        <w:rPr>
          <w:rFonts w:hint="eastAsia"/>
          <w:szCs w:val="20"/>
        </w:rPr>
        <w:t>这股热潮同样席卷了高等教育领域，</w:t>
      </w:r>
      <w:r>
        <w:rPr>
          <w:rFonts w:hint="eastAsia"/>
          <w:szCs w:val="20"/>
        </w:rPr>
        <w:t>GAI</w:t>
      </w:r>
      <w:r>
        <w:rPr>
          <w:rFonts w:hint="eastAsia"/>
          <w:szCs w:val="20"/>
        </w:rPr>
        <w:t>将有望成为新的增长引擎并引发了学界的大量讨论。一方面，生成式人工智能技术被寄予厚望，有望在助力创新</w:t>
      </w:r>
      <w:r>
        <w:rPr>
          <w:szCs w:val="20"/>
        </w:rPr>
        <w:fldChar w:fldCharType="begin"/>
      </w:r>
      <w:r>
        <w:rPr>
          <w:rFonts w:hint="eastAsia"/>
          <w:szCs w:val="20"/>
        </w:rPr>
        <w:instrText xml:space="preserve"> ADDIN ZOTERO_ITEM CSL_CITATION {"citationID":"udhUlNrL","properties":{"formattedCitation":"\\uc0\\u65288{}\\uc0\\u29579{}\\uc0\\u22825{}\\uc0\\u20581{}\\uc0\\u65292{}2023\\uc0\\u65289{}","plainCitation":"</w:instrText>
      </w:r>
      <w:r>
        <w:rPr>
          <w:rFonts w:hint="eastAsia"/>
          <w:szCs w:val="20"/>
        </w:rPr>
        <w:instrText>（王天健，</w:instrText>
      </w:r>
      <w:r>
        <w:rPr>
          <w:rFonts w:hint="eastAsia"/>
          <w:szCs w:val="20"/>
        </w:rPr>
        <w:instrText>2023</w:instrText>
      </w:r>
      <w:r>
        <w:rPr>
          <w:rFonts w:hint="eastAsia"/>
          <w:szCs w:val="20"/>
        </w:rPr>
        <w:instrText>）</w:instrText>
      </w:r>
      <w:r>
        <w:rPr>
          <w:rFonts w:hint="eastAsia"/>
          <w:szCs w:val="20"/>
        </w:rPr>
        <w:instrText>","noteIndex":0},"citationItems":[{"id":1338,"uris":["http://zotero.org/users/12109334/items/Y29T2BMZ"],"itemData":{"id":1338,"type":"article-journal","abstract":"</w:instrText>
      </w:r>
      <w:r>
        <w:rPr>
          <w:rFonts w:hint="eastAsia"/>
          <w:szCs w:val="20"/>
        </w:rPr>
        <w:instrText>为更好应对</w:instrText>
      </w:r>
      <w:r>
        <w:rPr>
          <w:rFonts w:hint="eastAsia"/>
          <w:szCs w:val="20"/>
        </w:rPr>
        <w:instrText>ChatGPT</w:instrText>
      </w:r>
      <w:r>
        <w:rPr>
          <w:rFonts w:hint="eastAsia"/>
          <w:szCs w:val="20"/>
        </w:rPr>
        <w:instrText>对德国教育事业的冲击，德国联邦议院下属技术评估办公室发布《</w:instrText>
      </w:r>
      <w:r>
        <w:rPr>
          <w:rFonts w:hint="eastAsia"/>
          <w:szCs w:val="20"/>
        </w:rPr>
        <w:instrText>ChatGPT</w:instrText>
      </w:r>
      <w:r>
        <w:rPr>
          <w:rFonts w:hint="eastAsia"/>
          <w:szCs w:val="20"/>
        </w:rPr>
        <w:instrText>与相关语言处理模型：技术基础、应用潜力与可能影响》调研报告，从学习者、教育者、教育系统三重维度呈现德国教育界应对</w:instrText>
      </w:r>
      <w:r>
        <w:rPr>
          <w:rFonts w:hint="eastAsia"/>
          <w:szCs w:val="20"/>
        </w:rPr>
        <w:instrText>ChatGPT</w:instrText>
      </w:r>
      <w:r>
        <w:rPr>
          <w:rFonts w:hint="eastAsia"/>
          <w:szCs w:val="20"/>
        </w:rPr>
        <w:instrText>的观念与经验：学习者方面，</w:instrText>
      </w:r>
      <w:r>
        <w:rPr>
          <w:rFonts w:hint="eastAsia"/>
          <w:szCs w:val="20"/>
        </w:rPr>
        <w:instrText>ChatGPT</w:instrText>
      </w:r>
      <w:r>
        <w:rPr>
          <w:rFonts w:hint="eastAsia"/>
          <w:szCs w:val="20"/>
        </w:rPr>
        <w:instrText>提供创意与个性化自我学习方式的同时，也为德国学习者的能力发展带来潜在威胁；教育者方面，德国教师初步在教学设计、教学实施、课业评价、专业发展四大领域中实现了与智能教师的初步合作；教育系统方面，</w:instrText>
      </w:r>
      <w:r>
        <w:rPr>
          <w:rFonts w:hint="eastAsia"/>
          <w:szCs w:val="20"/>
        </w:rPr>
        <w:instrText>ChatGPT</w:instrText>
      </w:r>
      <w:r>
        <w:rPr>
          <w:rFonts w:hint="eastAsia"/>
          <w:szCs w:val="20"/>
        </w:rPr>
        <w:instrText>高度智能化特征对德国现有考试制度和各级各类教育机构都产生了较为显著的影响。参照德国教育的实际经验，我国应立足基本国情与教育现实，积极推动基于新型人工智能技术的中国式教育变革。</w:instrText>
      </w:r>
      <w:r>
        <w:rPr>
          <w:rFonts w:hint="eastAsia"/>
          <w:szCs w:val="20"/>
        </w:rPr>
        <w:instrText>","container-title":"</w:instrText>
      </w:r>
      <w:r>
        <w:rPr>
          <w:rFonts w:hint="eastAsia"/>
          <w:szCs w:val="20"/>
        </w:rPr>
        <w:instrText>比较教育学报</w:instrText>
      </w:r>
      <w:r>
        <w:rPr>
          <w:rFonts w:hint="eastAsia"/>
          <w:szCs w:val="20"/>
        </w:rPr>
        <w:instrText xml:space="preserve">","ISSN":"2096-7810","issue":"5","language":"zh-CN","note":"Core: </w:instrText>
      </w:r>
      <w:r>
        <w:rPr>
          <w:rFonts w:hint="eastAsia"/>
          <w:szCs w:val="20"/>
        </w:rPr>
        <w:instrText>北大核心</w:instrText>
      </w:r>
      <w:r>
        <w:rPr>
          <w:rFonts w:hint="eastAsia"/>
          <w:szCs w:val="20"/>
        </w:rPr>
        <w:instrText>, CSSCI, AMI","page":"66-78","source":"CNKI","title":"</w:instrText>
      </w:r>
      <w:r>
        <w:rPr>
          <w:rFonts w:hint="eastAsia"/>
          <w:szCs w:val="20"/>
        </w:rPr>
        <w:instrText>德国教育应对</w:instrText>
      </w:r>
      <w:r>
        <w:rPr>
          <w:rFonts w:hint="eastAsia"/>
          <w:szCs w:val="20"/>
        </w:rPr>
        <w:instrText>ChatGPT</w:instrText>
      </w:r>
      <w:r>
        <w:rPr>
          <w:rFonts w:hint="eastAsia"/>
          <w:szCs w:val="20"/>
        </w:rPr>
        <w:instrText>的理念与经验——对德国联邦议院调研报告的分析</w:instrText>
      </w:r>
      <w:r>
        <w:rPr>
          <w:rFonts w:hint="eastAsia"/>
          <w:szCs w:val="20"/>
        </w:rPr>
        <w:instrText>","author":[{"literal":"</w:instrText>
      </w:r>
      <w:r>
        <w:rPr>
          <w:rFonts w:hint="eastAsia"/>
          <w:szCs w:val="20"/>
        </w:rPr>
        <w:instrText>王天健</w:instrText>
      </w:r>
      <w:r>
        <w:rPr>
          <w:rFonts w:hint="eastAsia"/>
          <w:szCs w:val="20"/>
        </w:rPr>
        <w:instrText>"}],"issued":{"date-parts":[["2023"]]}}}],"schema":"https://github.com/citation-style-language/schema/raw/mas</w:instrText>
      </w:r>
      <w:r>
        <w:rPr>
          <w:szCs w:val="20"/>
        </w:rPr>
        <w:instrText xml:space="preserve">ter/csl-citation.json"} </w:instrText>
      </w:r>
      <w:r>
        <w:rPr>
          <w:szCs w:val="20"/>
        </w:rPr>
        <w:fldChar w:fldCharType="separate"/>
      </w:r>
      <w:r>
        <w:rPr>
          <w:rFonts w:cs="Times New Roman"/>
          <w:kern w:val="0"/>
          <w:szCs w:val="24"/>
        </w:rPr>
        <w:t>（王天健，</w:t>
      </w:r>
      <w:r>
        <w:rPr>
          <w:rFonts w:cs="Times New Roman"/>
          <w:kern w:val="0"/>
          <w:szCs w:val="24"/>
        </w:rPr>
        <w:t>2023</w:t>
      </w:r>
      <w:r>
        <w:rPr>
          <w:rFonts w:cs="Times New Roman"/>
          <w:kern w:val="0"/>
          <w:szCs w:val="24"/>
        </w:rPr>
        <w:t>）</w:t>
      </w:r>
      <w:r>
        <w:rPr>
          <w:szCs w:val="20"/>
        </w:rPr>
        <w:fldChar w:fldCharType="end"/>
      </w:r>
      <w:r>
        <w:rPr>
          <w:rFonts w:hint="eastAsia"/>
          <w:szCs w:val="20"/>
        </w:rPr>
        <w:t>、分</w:t>
      </w:r>
      <w:r>
        <w:rPr>
          <w:rFonts w:hint="eastAsia"/>
          <w:szCs w:val="20"/>
        </w:rPr>
        <w:lastRenderedPageBreak/>
        <w:t>担教学压力</w:t>
      </w:r>
      <w:r>
        <w:rPr>
          <w:szCs w:val="20"/>
        </w:rPr>
        <w:fldChar w:fldCharType="begin"/>
      </w:r>
      <w:r>
        <w:rPr>
          <w:szCs w:val="20"/>
        </w:rPr>
        <w:instrText xml:space="preserve"> ADDIN ZOTERO_ITEM CSL_CITATION {"citationID":"ZGac6ZCz","properties":{"formattedCitation":"\\uc0\\u65288{}\\uc0\\u32735{}\\uc0\\u38634{}\\uc0\\u26494{} \\uc0\\u31561{}\\uc0\\u65292{}2023\\uc0\\u65307{}\\uc0\\u21346{}\\uc0\\u23431{} \\uc0\\u31561{}\\uc0\\</w:instrText>
      </w:r>
      <w:r>
        <w:rPr>
          <w:rFonts w:hint="eastAsia"/>
          <w:szCs w:val="20"/>
        </w:rPr>
        <w:instrText>u65292{}2023\\uc0\\u65289{}","plainCitation":"</w:instrText>
      </w:r>
      <w:r>
        <w:rPr>
          <w:rFonts w:hint="eastAsia"/>
          <w:szCs w:val="20"/>
        </w:rPr>
        <w:instrText>（翟雪松</w:instrText>
      </w:r>
      <w:r>
        <w:rPr>
          <w:rFonts w:hint="eastAsia"/>
          <w:szCs w:val="20"/>
        </w:rPr>
        <w:instrText xml:space="preserve"> </w:instrText>
      </w:r>
      <w:r>
        <w:rPr>
          <w:rFonts w:hint="eastAsia"/>
          <w:szCs w:val="20"/>
        </w:rPr>
        <w:instrText>等，</w:instrText>
      </w:r>
      <w:r>
        <w:rPr>
          <w:rFonts w:hint="eastAsia"/>
          <w:szCs w:val="20"/>
        </w:rPr>
        <w:instrText>2023</w:instrText>
      </w:r>
      <w:r>
        <w:rPr>
          <w:rFonts w:hint="eastAsia"/>
          <w:szCs w:val="20"/>
        </w:rPr>
        <w:instrText>；卢宇</w:instrText>
      </w:r>
      <w:r>
        <w:rPr>
          <w:rFonts w:hint="eastAsia"/>
          <w:szCs w:val="20"/>
        </w:rPr>
        <w:instrText xml:space="preserve"> </w:instrText>
      </w:r>
      <w:r>
        <w:rPr>
          <w:rFonts w:hint="eastAsia"/>
          <w:szCs w:val="20"/>
        </w:rPr>
        <w:instrText>等，</w:instrText>
      </w:r>
      <w:r>
        <w:rPr>
          <w:rFonts w:hint="eastAsia"/>
          <w:szCs w:val="20"/>
        </w:rPr>
        <w:instrText>2023</w:instrText>
      </w:r>
      <w:r>
        <w:rPr>
          <w:rFonts w:hint="eastAsia"/>
          <w:szCs w:val="20"/>
        </w:rPr>
        <w:instrText>）</w:instrText>
      </w:r>
      <w:r>
        <w:rPr>
          <w:rFonts w:hint="eastAsia"/>
          <w:szCs w:val="20"/>
        </w:rPr>
        <w:instrText>","noteIndex":0},"citationItems":[{"id":5877,"uris":["http://zotero.org/users/12109334/items/7L87HATW"],"itemData":{"id":5877,"type":"article-journal","abstract":"</w:instrText>
      </w:r>
      <w:r>
        <w:rPr>
          <w:rFonts w:hint="eastAsia"/>
          <w:szCs w:val="20"/>
        </w:rPr>
        <w:instrText>教育领域中的数字人是指存在于数字虚拟空间中，通过知识传递、社会交互等教育手段增强学习效果或学习感知觉的具象化虚拟人物的统称。数字人无论是在技术迭代还是应用创新上都与互联网发展息息相关。随着三次互联网形态的演进，教育领域中的数字人从支持知识单向传递、无情感关注、多媒体表征、弱交互行为向知识多向传递、重视情感关注、</w:instrText>
      </w:r>
      <w:r>
        <w:rPr>
          <w:rFonts w:hint="eastAsia"/>
          <w:szCs w:val="20"/>
        </w:rPr>
        <w:instrText>3D</w:instrText>
      </w:r>
      <w:r>
        <w:rPr>
          <w:rFonts w:hint="eastAsia"/>
          <w:szCs w:val="20"/>
        </w:rPr>
        <w:instrText>或全息表征、多向交互转变。技术支撑层面，教育领域中的数字人技术载体依然呈现欠智能、弱交互的特点，计算机视觉和拓展现实技术在教育中的应用明显增加。实践赋能层面，数字人在增强教师智能教学和学生自主学习方面有积极作用，但目前应用主要集中在高等教育和</w:instrText>
      </w:r>
      <w:r>
        <w:rPr>
          <w:rFonts w:hint="eastAsia"/>
          <w:szCs w:val="20"/>
        </w:rPr>
        <w:instrText>K12</w:instrText>
      </w:r>
      <w:r>
        <w:rPr>
          <w:rFonts w:hint="eastAsia"/>
          <w:szCs w:val="20"/>
        </w:rPr>
        <w:instrText>教育阶段。人本关注层面，数字人通过声音和形象两大设计要素影响学习者认知发展，通过识别、测量、干预来提升学习者的情感交互体验。随着技术的不断更新迭代，数字人体现出类人化水平不断提高、身份可塑性逐渐增强、共情力持续提升的发展趋势，但其也面临算力保障不足、数字版权不清、导致教育弱化或学习惰性、引发伦理风险等挑战。未来，数字人教育应用应重视开发人机协同模式，完善底层技术保障，立足育人根本目标，推动教育公平、高质量发展。</w:instrText>
      </w:r>
      <w:r>
        <w:rPr>
          <w:rFonts w:hint="eastAsia"/>
          <w:szCs w:val="20"/>
        </w:rPr>
        <w:instrText>","container-title":"</w:instrText>
      </w:r>
      <w:r>
        <w:rPr>
          <w:rFonts w:hint="eastAsia"/>
          <w:szCs w:val="20"/>
        </w:rPr>
        <w:instrText>现代远程教育研究</w:instrText>
      </w:r>
      <w:r>
        <w:rPr>
          <w:rFonts w:hint="eastAsia"/>
          <w:szCs w:val="20"/>
        </w:rPr>
        <w:instrText xml:space="preserve">","ISSN":"1009-5195","issue":"6","language":"zh-CN","note":"original-container-title: Modern Distance Education Research\nfoundation: </w:instrText>
      </w:r>
      <w:r>
        <w:rPr>
          <w:rFonts w:hint="eastAsia"/>
          <w:szCs w:val="20"/>
        </w:rPr>
        <w:instrText>国家自然科学基金面上项目“融合视觉健康的在线学习资源自适应表征及关键技术研究”（</w:instrText>
      </w:r>
      <w:r>
        <w:rPr>
          <w:rFonts w:hint="eastAsia"/>
          <w:szCs w:val="20"/>
        </w:rPr>
        <w:instrText>62177042</w:instrText>
      </w:r>
      <w:r>
        <w:rPr>
          <w:rFonts w:hint="eastAsia"/>
          <w:szCs w:val="20"/>
        </w:rPr>
        <w:instrText>）；</w:instrText>
      </w:r>
      <w:r>
        <w:rPr>
          <w:rFonts w:hint="eastAsia"/>
          <w:szCs w:val="20"/>
        </w:rPr>
        <w:instrText xml:space="preserve"> </w:instrText>
      </w:r>
      <w:r>
        <w:rPr>
          <w:rFonts w:hint="eastAsia"/>
          <w:szCs w:val="20"/>
        </w:rPr>
        <w:instrText>浙江省之江教育信息化研究院联合课题“教育元宇宙促进城乡教共体协同发展研究”（</w:instrText>
      </w:r>
      <w:r>
        <w:rPr>
          <w:rFonts w:hint="eastAsia"/>
          <w:szCs w:val="20"/>
        </w:rPr>
        <w:instrText>ZJY202201LH</w:instrText>
      </w:r>
      <w:r>
        <w:rPr>
          <w:rFonts w:hint="eastAsia"/>
          <w:szCs w:val="20"/>
        </w:rPr>
        <w:instrText>）；</w:instrText>
      </w:r>
      <w:r>
        <w:rPr>
          <w:rFonts w:hint="eastAsia"/>
          <w:szCs w:val="20"/>
        </w:rPr>
        <w:instrText xml:space="preserve">\ndownload: 1224\nalbum: </w:instrText>
      </w:r>
      <w:r>
        <w:rPr>
          <w:rFonts w:hint="eastAsia"/>
          <w:szCs w:val="20"/>
        </w:rPr>
        <w:instrText>社会科学Ⅱ辑</w:instrText>
      </w:r>
      <w:r>
        <w:rPr>
          <w:rFonts w:hint="eastAsia"/>
          <w:szCs w:val="20"/>
        </w:rPr>
        <w:instrText>;</w:instrText>
      </w:r>
      <w:r>
        <w:rPr>
          <w:rFonts w:hint="eastAsia"/>
          <w:szCs w:val="20"/>
        </w:rPr>
        <w:instrText>信息科技</w:instrText>
      </w:r>
      <w:r>
        <w:rPr>
          <w:rFonts w:hint="eastAsia"/>
          <w:szCs w:val="20"/>
        </w:rPr>
        <w:instrText xml:space="preserve">\nCLC: G434\ndbcode: CJFQ\ndbname: CJFDLAST2023\nfilename: XDYC202306005\npublicationTag: </w:instrText>
      </w:r>
      <w:r>
        <w:rPr>
          <w:rFonts w:hint="eastAsia"/>
          <w:szCs w:val="20"/>
        </w:rPr>
        <w:instrText>北大核心</w:instrText>
      </w:r>
      <w:r>
        <w:rPr>
          <w:rFonts w:hint="eastAsia"/>
          <w:szCs w:val="20"/>
        </w:rPr>
        <w:instrText>, JST, CSSCI, AMI</w:instrText>
      </w:r>
      <w:r>
        <w:rPr>
          <w:rFonts w:hint="eastAsia"/>
          <w:szCs w:val="20"/>
        </w:rPr>
        <w:instrText>核心</w:instrText>
      </w:r>
      <w:r>
        <w:rPr>
          <w:rFonts w:hint="eastAsia"/>
          <w:szCs w:val="20"/>
        </w:rPr>
        <w:instrText>\nCIF: 7.844\nAIF: 5.475","page":"41-50","source":"CNKI","title":"</w:instrText>
      </w:r>
      <w:r>
        <w:rPr>
          <w:rFonts w:hint="eastAsia"/>
          <w:szCs w:val="20"/>
        </w:rPr>
        <w:instrText>数字人教育应用的演进、趋势与挑战</w:instrText>
      </w:r>
      <w:r>
        <w:rPr>
          <w:rFonts w:hint="eastAsia"/>
          <w:szCs w:val="20"/>
        </w:rPr>
        <w:instrText>","volume":"35","author":[{"literal":"</w:instrText>
      </w:r>
      <w:r>
        <w:rPr>
          <w:rFonts w:hint="eastAsia"/>
          <w:szCs w:val="20"/>
        </w:rPr>
        <w:instrText>翟雪松</w:instrText>
      </w:r>
      <w:r>
        <w:rPr>
          <w:rFonts w:hint="eastAsia"/>
          <w:szCs w:val="20"/>
        </w:rPr>
        <w:instrText>"},{"literal":"</w:instrText>
      </w:r>
      <w:r>
        <w:rPr>
          <w:rFonts w:hint="eastAsia"/>
          <w:szCs w:val="20"/>
        </w:rPr>
        <w:instrText>吴庭辉</w:instrText>
      </w:r>
      <w:r>
        <w:rPr>
          <w:rFonts w:hint="eastAsia"/>
          <w:szCs w:val="20"/>
        </w:rPr>
        <w:instrText>"},{"literal":"</w:instrText>
      </w:r>
      <w:r>
        <w:rPr>
          <w:rFonts w:hint="eastAsia"/>
          <w:szCs w:val="20"/>
        </w:rPr>
        <w:instrText>李翠欣</w:instrText>
      </w:r>
      <w:r>
        <w:rPr>
          <w:rFonts w:hint="eastAsia"/>
          <w:szCs w:val="20"/>
        </w:rPr>
        <w:instrText>"},{"literal":"</w:instrText>
      </w:r>
      <w:r>
        <w:rPr>
          <w:rFonts w:hint="eastAsia"/>
          <w:szCs w:val="20"/>
        </w:rPr>
        <w:instrText>仇婷婷</w:instrText>
      </w:r>
      <w:r>
        <w:rPr>
          <w:rFonts w:hint="eastAsia"/>
          <w:szCs w:val="20"/>
        </w:rPr>
        <w:instrText>"},{"literal":"</w:instrText>
      </w:r>
      <w:r>
        <w:rPr>
          <w:rFonts w:hint="eastAsia"/>
          <w:szCs w:val="20"/>
        </w:rPr>
        <w:instrText>李艳</w:instrText>
      </w:r>
      <w:r>
        <w:rPr>
          <w:rFonts w:hint="eastAsia"/>
          <w:szCs w:val="20"/>
        </w:rPr>
        <w:instrText>"}],"issued":{"date-parts":[["2023"]]}},"label":"page"},{"id":2705,"uris":["http://zotero.org/users/12109334/items/USTPBHQG"],"itemData":{"id":2705,"type":"article-journal","abstract":"</w:instrText>
      </w:r>
      <w:r>
        <w:rPr>
          <w:rFonts w:hint="eastAsia"/>
          <w:szCs w:val="20"/>
        </w:rPr>
        <w:instrText>生成式人工智能（</w:instrText>
      </w:r>
      <w:r>
        <w:rPr>
          <w:rFonts w:hint="eastAsia"/>
          <w:szCs w:val="20"/>
        </w:rPr>
        <w:instrText>Generative Artificial Intelligence</w:instrText>
      </w:r>
      <w:r>
        <w:rPr>
          <w:rFonts w:hint="eastAsia"/>
          <w:szCs w:val="20"/>
        </w:rPr>
        <w:instrText>）旨在利用人工智能技术自动化生成文本、图像、视频、音频等多模态数据，受到教育领域的广泛关注。其中，</w:instrText>
      </w:r>
      <w:r>
        <w:rPr>
          <w:rFonts w:hint="eastAsia"/>
          <w:szCs w:val="20"/>
        </w:rPr>
        <w:instrText>ChatGPT</w:instrText>
      </w:r>
      <w:r>
        <w:rPr>
          <w:rFonts w:hint="eastAsia"/>
          <w:szCs w:val="20"/>
        </w:rPr>
        <w:instrText>系统因其良好的自然语言理解和生成能力，体现出较高的多领域应用潜力。本研究以</w:instrText>
      </w:r>
      <w:r>
        <w:rPr>
          <w:rFonts w:hint="eastAsia"/>
          <w:szCs w:val="20"/>
        </w:rPr>
        <w:instrText>ChatGPT</w:instrText>
      </w:r>
      <w:r>
        <w:rPr>
          <w:rFonts w:hint="eastAsia"/>
          <w:szCs w:val="20"/>
        </w:rPr>
        <w:instrText>作为主要对象，基于其四项核心能力，即启发性内容生成能力、对话情境理解能力、序列任务执行能力和程序语言解析能力，探讨在教师教学、学习过程、教育评价、学业辅导四个方面的潜在教育应用。在此基础上，在真实系统中进行了习题生成、自动解题、辅助批阅等教育应用的初步验证。最后，本文进一步探讨了以</w:instrText>
      </w:r>
      <w:r>
        <w:rPr>
          <w:rFonts w:hint="eastAsia"/>
          <w:szCs w:val="20"/>
        </w:rPr>
        <w:instrText>ChatGPT</w:instrText>
      </w:r>
      <w:r>
        <w:rPr>
          <w:rFonts w:hint="eastAsia"/>
          <w:szCs w:val="20"/>
        </w:rPr>
        <w:instrText>为代表的生成式人工智能在教育应用中所面临的局限和对教育的启示。</w:instrText>
      </w:r>
      <w:r>
        <w:rPr>
          <w:rFonts w:hint="eastAsia"/>
          <w:szCs w:val="20"/>
        </w:rPr>
        <w:instrText>","container-title":"</w:instrText>
      </w:r>
      <w:r>
        <w:rPr>
          <w:rFonts w:hint="eastAsia"/>
          <w:szCs w:val="20"/>
        </w:rPr>
        <w:instrText>中国远程教育</w:instrText>
      </w:r>
      <w:r>
        <w:rPr>
          <w:rFonts w:hint="eastAsia"/>
          <w:szCs w:val="20"/>
        </w:rPr>
        <w:instrText>","DOI":"10.13541/j.cnki.chinade.20230301.001","ISSN":"1009-458X","issue":"4","language":"zh-CN","page":"24-31+51","source":"CNKI","title":"</w:instrText>
      </w:r>
      <w:r>
        <w:rPr>
          <w:rFonts w:hint="eastAsia"/>
          <w:szCs w:val="20"/>
        </w:rPr>
        <w:instrText>生成式人工智能的教育应用与展望——以</w:instrText>
      </w:r>
      <w:r>
        <w:rPr>
          <w:rFonts w:hint="eastAsia"/>
          <w:szCs w:val="20"/>
        </w:rPr>
        <w:instrText>ChatGPT</w:instrText>
      </w:r>
      <w:r>
        <w:rPr>
          <w:rFonts w:hint="eastAsia"/>
          <w:szCs w:val="20"/>
        </w:rPr>
        <w:instrText>系统为例</w:instrText>
      </w:r>
      <w:r>
        <w:rPr>
          <w:rFonts w:hint="eastAsia"/>
          <w:szCs w:val="20"/>
        </w:rPr>
        <w:instrText>","volume":"43","author":[{"literal":"</w:instrText>
      </w:r>
      <w:r>
        <w:rPr>
          <w:rFonts w:hint="eastAsia"/>
          <w:szCs w:val="20"/>
        </w:rPr>
        <w:instrText>卢宇</w:instrText>
      </w:r>
      <w:r>
        <w:rPr>
          <w:rFonts w:hint="eastAsia"/>
          <w:szCs w:val="20"/>
        </w:rPr>
        <w:instrText>"},{"literal":"</w:instrText>
      </w:r>
      <w:r>
        <w:rPr>
          <w:rFonts w:hint="eastAsia"/>
          <w:szCs w:val="20"/>
        </w:rPr>
        <w:instrText>余京蕾</w:instrText>
      </w:r>
      <w:r>
        <w:rPr>
          <w:rFonts w:hint="eastAsia"/>
          <w:szCs w:val="20"/>
        </w:rPr>
        <w:instrText>"},{"literal":"</w:instrText>
      </w:r>
      <w:r>
        <w:rPr>
          <w:rFonts w:hint="eastAsia"/>
          <w:szCs w:val="20"/>
        </w:rPr>
        <w:instrText>陈鹏鹤</w:instrText>
      </w:r>
      <w:r>
        <w:rPr>
          <w:rFonts w:hint="eastAsia"/>
          <w:szCs w:val="20"/>
        </w:rPr>
        <w:instrText>"},{"literal":"</w:instrText>
      </w:r>
      <w:r>
        <w:rPr>
          <w:rFonts w:hint="eastAsia"/>
          <w:szCs w:val="20"/>
        </w:rPr>
        <w:instrText>李沐云</w:instrText>
      </w:r>
      <w:r>
        <w:rPr>
          <w:rFonts w:hint="eastAsia"/>
          <w:szCs w:val="20"/>
        </w:rPr>
        <w:instrText xml:space="preserve">"}],"issued":{"date-parts":[["2023"]]}},"label":"page"}],"schema":"https://github.com/citation-style-language/schema/raw/master/csl-citation.json"} </w:instrText>
      </w:r>
      <w:r>
        <w:rPr>
          <w:szCs w:val="20"/>
        </w:rPr>
        <w:fldChar w:fldCharType="separate"/>
      </w:r>
      <w:r>
        <w:rPr>
          <w:rFonts w:cs="Times New Roman"/>
          <w:kern w:val="0"/>
          <w:szCs w:val="24"/>
        </w:rPr>
        <w:t>（翟雪松</w:t>
      </w:r>
      <w:r>
        <w:rPr>
          <w:rFonts w:cs="Times New Roman"/>
          <w:kern w:val="0"/>
          <w:szCs w:val="24"/>
        </w:rPr>
        <w:t xml:space="preserve"> </w:t>
      </w:r>
      <w:r>
        <w:rPr>
          <w:rFonts w:cs="Times New Roman"/>
          <w:kern w:val="0"/>
          <w:szCs w:val="24"/>
        </w:rPr>
        <w:t>等，</w:t>
      </w:r>
      <w:r>
        <w:rPr>
          <w:rFonts w:cs="Times New Roman"/>
          <w:kern w:val="0"/>
          <w:szCs w:val="24"/>
        </w:rPr>
        <w:t>2023</w:t>
      </w:r>
      <w:r>
        <w:rPr>
          <w:rFonts w:cs="Times New Roman"/>
          <w:kern w:val="0"/>
          <w:szCs w:val="24"/>
        </w:rPr>
        <w:t>；卢宇</w:t>
      </w:r>
      <w:r>
        <w:rPr>
          <w:rFonts w:cs="Times New Roman"/>
          <w:kern w:val="0"/>
          <w:szCs w:val="24"/>
        </w:rPr>
        <w:t xml:space="preserve"> </w:t>
      </w:r>
      <w:r>
        <w:rPr>
          <w:rFonts w:cs="Times New Roman"/>
          <w:kern w:val="0"/>
          <w:szCs w:val="24"/>
        </w:rPr>
        <w:t>等，</w:t>
      </w:r>
      <w:r>
        <w:rPr>
          <w:rFonts w:cs="Times New Roman"/>
          <w:kern w:val="0"/>
          <w:szCs w:val="24"/>
        </w:rPr>
        <w:t>2023</w:t>
      </w:r>
      <w:r>
        <w:rPr>
          <w:rFonts w:cs="Times New Roman"/>
          <w:kern w:val="0"/>
          <w:szCs w:val="24"/>
        </w:rPr>
        <w:t>）</w:t>
      </w:r>
      <w:r>
        <w:rPr>
          <w:szCs w:val="20"/>
        </w:rPr>
        <w:fldChar w:fldCharType="end"/>
      </w:r>
      <w:r>
        <w:rPr>
          <w:rFonts w:hint="eastAsia"/>
          <w:szCs w:val="20"/>
        </w:rPr>
        <w:t>和教育数字化转型</w:t>
      </w:r>
      <w:r>
        <w:rPr>
          <w:szCs w:val="20"/>
        </w:rPr>
        <w:fldChar w:fldCharType="begin"/>
      </w:r>
      <w:r>
        <w:rPr>
          <w:szCs w:val="20"/>
        </w:rPr>
        <w:instrText xml:space="preserve"> ADDIN ZOTERO_ITEM CSL_CITATION {"citationID":"xJqtsrLq","properties":{"formattedCitation":"\\uc0\\u65288{}\\uc0\\u23391{}\\uc0\\u25991{}\\uc0\\u23159{} \\uc0\\u31561{}\\uc0\\u65292{}2023\\uc0\\u65307{}\\uc0\\u26446{}\\uc0\\u27704{}\\uc0\\u26234{} \\uc0\\</w:instrText>
      </w:r>
      <w:r>
        <w:rPr>
          <w:rFonts w:hint="eastAsia"/>
          <w:szCs w:val="20"/>
        </w:rPr>
        <w:instrText>u31561{}\\uc0\\u65292{}2024\\uc0\\u65289{}","plainCitation":"</w:instrText>
      </w:r>
      <w:r>
        <w:rPr>
          <w:rFonts w:hint="eastAsia"/>
          <w:szCs w:val="20"/>
        </w:rPr>
        <w:instrText>（孟文婷</w:instrText>
      </w:r>
      <w:r>
        <w:rPr>
          <w:rFonts w:hint="eastAsia"/>
          <w:szCs w:val="20"/>
        </w:rPr>
        <w:instrText xml:space="preserve"> </w:instrText>
      </w:r>
      <w:r>
        <w:rPr>
          <w:rFonts w:hint="eastAsia"/>
          <w:szCs w:val="20"/>
        </w:rPr>
        <w:instrText>等，</w:instrText>
      </w:r>
      <w:r>
        <w:rPr>
          <w:rFonts w:hint="eastAsia"/>
          <w:szCs w:val="20"/>
        </w:rPr>
        <w:instrText>2023</w:instrText>
      </w:r>
      <w:r>
        <w:rPr>
          <w:rFonts w:hint="eastAsia"/>
          <w:szCs w:val="20"/>
        </w:rPr>
        <w:instrText>；李永智</w:instrText>
      </w:r>
      <w:r>
        <w:rPr>
          <w:rFonts w:hint="eastAsia"/>
          <w:szCs w:val="20"/>
        </w:rPr>
        <w:instrText xml:space="preserve"> </w:instrText>
      </w:r>
      <w:r>
        <w:rPr>
          <w:rFonts w:hint="eastAsia"/>
          <w:szCs w:val="20"/>
        </w:rPr>
        <w:instrText>等，</w:instrText>
      </w:r>
      <w:r>
        <w:rPr>
          <w:rFonts w:hint="eastAsia"/>
          <w:szCs w:val="20"/>
        </w:rPr>
        <w:instrText>2024</w:instrText>
      </w:r>
      <w:r>
        <w:rPr>
          <w:rFonts w:hint="eastAsia"/>
          <w:szCs w:val="20"/>
        </w:rPr>
        <w:instrText>）</w:instrText>
      </w:r>
      <w:r>
        <w:rPr>
          <w:rFonts w:hint="eastAsia"/>
          <w:szCs w:val="20"/>
        </w:rPr>
        <w:instrText>","noteIndex":0},"citationItems":[{"id":5869,"uris":["http://zotero.org/users/12109334/items/JUMCUFSV"],"itemData":{"id":5869,"type":"article-journal","abstract":"</w:instrText>
      </w:r>
      <w:r>
        <w:rPr>
          <w:rFonts w:hint="eastAsia"/>
          <w:szCs w:val="20"/>
        </w:rPr>
        <w:instrText>随着世界一体化进程的加速，教育不仅是国际合作的重要领域，也是促进国际社会可持续发展的重要因素。利用人工智能技术引领和推动教育数字化转型已成为各国建设高质量教育体系的重要合作点。</w:instrText>
      </w:r>
      <w:r>
        <w:rPr>
          <w:rFonts w:hint="eastAsia"/>
          <w:szCs w:val="20"/>
        </w:rPr>
        <w:instrText>2022</w:instrText>
      </w:r>
      <w:r>
        <w:rPr>
          <w:rFonts w:hint="eastAsia"/>
          <w:szCs w:val="20"/>
        </w:rPr>
        <w:instrText>年</w:instrText>
      </w:r>
      <w:r>
        <w:rPr>
          <w:rFonts w:hint="eastAsia"/>
          <w:szCs w:val="20"/>
        </w:rPr>
        <w:instrText>12</w:instrText>
      </w:r>
      <w:r>
        <w:rPr>
          <w:rFonts w:hint="eastAsia"/>
          <w:szCs w:val="20"/>
        </w:rPr>
        <w:instrText>月</w:instrText>
      </w:r>
      <w:r>
        <w:rPr>
          <w:rFonts w:hint="eastAsia"/>
          <w:szCs w:val="20"/>
        </w:rPr>
        <w:instrText>5</w:instrText>
      </w:r>
      <w:r>
        <w:rPr>
          <w:rFonts w:hint="eastAsia"/>
          <w:szCs w:val="20"/>
        </w:rPr>
        <w:instrText>日至</w:instrText>
      </w:r>
      <w:r>
        <w:rPr>
          <w:rFonts w:hint="eastAsia"/>
          <w:szCs w:val="20"/>
        </w:rPr>
        <w:instrText>6</w:instrText>
      </w:r>
      <w:r>
        <w:rPr>
          <w:rFonts w:hint="eastAsia"/>
          <w:szCs w:val="20"/>
        </w:rPr>
        <w:instrText>日，由我国教育部、中国联合国教科文组织全国委员会与联合国教科文组织共同主办的“</w:instrText>
      </w:r>
      <w:r>
        <w:rPr>
          <w:rFonts w:hint="eastAsia"/>
          <w:szCs w:val="20"/>
        </w:rPr>
        <w:instrText>2022</w:instrText>
      </w:r>
      <w:r>
        <w:rPr>
          <w:rFonts w:hint="eastAsia"/>
          <w:szCs w:val="20"/>
        </w:rPr>
        <w:instrText>国际人工智能与教育会议”以线上方式召开。大会以“引导人工智能赋能教师引领教学智能升级”为主题，共设</w:instrText>
      </w:r>
      <w:r>
        <w:rPr>
          <w:rFonts w:hint="eastAsia"/>
          <w:szCs w:val="20"/>
        </w:rPr>
        <w:instrText>4</w:instrText>
      </w:r>
      <w:r>
        <w:rPr>
          <w:rFonts w:hint="eastAsia"/>
          <w:szCs w:val="20"/>
        </w:rPr>
        <w:instrText>个全体会议和</w:instrText>
      </w:r>
      <w:r>
        <w:rPr>
          <w:rFonts w:hint="eastAsia"/>
          <w:szCs w:val="20"/>
        </w:rPr>
        <w:instrText>6</w:instrText>
      </w:r>
      <w:r>
        <w:rPr>
          <w:rFonts w:hint="eastAsia"/>
          <w:szCs w:val="20"/>
        </w:rPr>
        <w:instrText>个平行会议，来自全球</w:instrText>
      </w:r>
      <w:r>
        <w:rPr>
          <w:rFonts w:hint="eastAsia"/>
          <w:szCs w:val="20"/>
        </w:rPr>
        <w:instrText>50</w:instrText>
      </w:r>
      <w:r>
        <w:rPr>
          <w:rFonts w:hint="eastAsia"/>
          <w:szCs w:val="20"/>
        </w:rPr>
        <w:instrText>余个国家的部长级官员、专家学者和技术代表参与了此次会议。各国通过“共享人工智能推动教育数字化转型经验，共商人工智能教育”的国际合作范式，旨在促进具有全纳性与韧性的未来教育的共建。大会的举办充分体现了党的“二十大”对教育、科技、人才的统一部署，彰显了中国引领世界共促人工智能教育的未来能力和担当，对我国下一阶段教育数字化改革提供了重要启示。</w:instrText>
      </w:r>
      <w:r>
        <w:rPr>
          <w:rFonts w:hint="eastAsia"/>
          <w:szCs w:val="20"/>
        </w:rPr>
        <w:instrText>","container-title":"</w:instrText>
      </w:r>
      <w:r>
        <w:rPr>
          <w:rFonts w:hint="eastAsia"/>
          <w:szCs w:val="20"/>
        </w:rPr>
        <w:instrText>远程教育杂志</w:instrText>
      </w:r>
      <w:r>
        <w:rPr>
          <w:rFonts w:hint="eastAsia"/>
          <w:szCs w:val="20"/>
        </w:rPr>
        <w:instrText>","DOI":"10.15881/j.cnki.cn33-1304/g4.2023.01.007","ISSN":"1672-0008","issue":"1","language":"zh-CN","note":"original-container-title: Journal of Distance Education\nfoundation: 2021</w:instrText>
      </w:r>
      <w:r>
        <w:rPr>
          <w:rFonts w:hint="eastAsia"/>
          <w:szCs w:val="20"/>
        </w:rPr>
        <w:instrText>年国家自然科学基金“融合视觉健康的在线学习资源自适应表征及关键技术研究”（项目编号：</w:instrText>
      </w:r>
      <w:r>
        <w:rPr>
          <w:rFonts w:hint="eastAsia"/>
          <w:szCs w:val="20"/>
        </w:rPr>
        <w:instrText>62177042</w:instrText>
      </w:r>
      <w:r>
        <w:rPr>
          <w:rFonts w:hint="eastAsia"/>
          <w:szCs w:val="20"/>
        </w:rPr>
        <w:instrText>）；国家社科基金“加强中国国际组织人才培养研究”（项目编号：</w:instrText>
      </w:r>
      <w:r>
        <w:rPr>
          <w:rFonts w:hint="eastAsia"/>
          <w:szCs w:val="20"/>
        </w:rPr>
        <w:instrText>22STA048</w:instrText>
      </w:r>
      <w:r>
        <w:rPr>
          <w:rFonts w:hint="eastAsia"/>
          <w:szCs w:val="20"/>
        </w:rPr>
        <w:instrText>）的研究成果；</w:instrText>
      </w:r>
      <w:r>
        <w:rPr>
          <w:rFonts w:hint="eastAsia"/>
          <w:szCs w:val="20"/>
        </w:rPr>
        <w:instrText>2022</w:instrText>
      </w:r>
      <w:r>
        <w:rPr>
          <w:rFonts w:hint="eastAsia"/>
          <w:szCs w:val="20"/>
        </w:rPr>
        <w:instrText>中央高校基本科研业务费专项资金“高校教育信息化数字治理能力研究”资助；</w:instrText>
      </w:r>
      <w:r>
        <w:rPr>
          <w:rFonts w:hint="eastAsia"/>
          <w:szCs w:val="20"/>
        </w:rPr>
        <w:instrText xml:space="preserve">\ndownload: 4211\nalbum: </w:instrText>
      </w:r>
      <w:r>
        <w:rPr>
          <w:rFonts w:hint="eastAsia"/>
          <w:szCs w:val="20"/>
        </w:rPr>
        <w:instrText>社会科学Ⅱ辑</w:instrText>
      </w:r>
      <w:r>
        <w:rPr>
          <w:rFonts w:hint="eastAsia"/>
          <w:szCs w:val="20"/>
        </w:rPr>
        <w:instrText>;</w:instrText>
      </w:r>
      <w:r>
        <w:rPr>
          <w:rFonts w:hint="eastAsia"/>
          <w:szCs w:val="20"/>
        </w:rPr>
        <w:instrText>信息科技</w:instrText>
      </w:r>
      <w:r>
        <w:rPr>
          <w:rFonts w:hint="eastAsia"/>
          <w:szCs w:val="20"/>
        </w:rPr>
        <w:instrText xml:space="preserve">\nCLC: G434;G511\ndbcode: CJFQ\ndbname: CJFDLAST2023\nfilename: YCJY202301002\npublicationTag: </w:instrText>
      </w:r>
      <w:r>
        <w:rPr>
          <w:rFonts w:hint="eastAsia"/>
          <w:szCs w:val="20"/>
        </w:rPr>
        <w:instrText>北大核心</w:instrText>
      </w:r>
      <w:r>
        <w:rPr>
          <w:rFonts w:hint="eastAsia"/>
          <w:szCs w:val="20"/>
        </w:rPr>
        <w:instrText>, JST, CSSCI, AMI</w:instrText>
      </w:r>
      <w:r>
        <w:rPr>
          <w:rFonts w:hint="eastAsia"/>
          <w:szCs w:val="20"/>
        </w:rPr>
        <w:instrText>核心</w:instrText>
      </w:r>
      <w:r>
        <w:rPr>
          <w:rFonts w:hint="eastAsia"/>
          <w:szCs w:val="20"/>
        </w:rPr>
        <w:instrText>\nCIF: 7.315\nAIF: 4.685","page":"15-23","source":"CNKI","title":"</w:instrText>
      </w:r>
      <w:r>
        <w:rPr>
          <w:rFonts w:hint="eastAsia"/>
          <w:szCs w:val="20"/>
        </w:rPr>
        <w:instrText>人工智能促进教育数字化转型的国际经验及启示——</w:instrText>
      </w:r>
      <w:r>
        <w:rPr>
          <w:rFonts w:hint="eastAsia"/>
          <w:szCs w:val="20"/>
        </w:rPr>
        <w:instrText>2022</w:instrText>
      </w:r>
      <w:r>
        <w:rPr>
          <w:rFonts w:hint="eastAsia"/>
          <w:szCs w:val="20"/>
        </w:rPr>
        <w:instrText>年国际人工智能教育大会述评</w:instrText>
      </w:r>
      <w:r>
        <w:rPr>
          <w:rFonts w:hint="eastAsia"/>
          <w:szCs w:val="20"/>
        </w:rPr>
        <w:instrText>","volume":"41","author":[{"literal":"</w:instrText>
      </w:r>
      <w:r>
        <w:rPr>
          <w:rFonts w:hint="eastAsia"/>
          <w:szCs w:val="20"/>
        </w:rPr>
        <w:instrText>孟文婷</w:instrText>
      </w:r>
      <w:r>
        <w:rPr>
          <w:rFonts w:hint="eastAsia"/>
          <w:szCs w:val="20"/>
        </w:rPr>
        <w:instrText>"},{"literal":"</w:instrText>
      </w:r>
      <w:r>
        <w:rPr>
          <w:rFonts w:hint="eastAsia"/>
          <w:szCs w:val="20"/>
        </w:rPr>
        <w:instrText>廖天鸿</w:instrText>
      </w:r>
      <w:r>
        <w:rPr>
          <w:rFonts w:hint="eastAsia"/>
          <w:szCs w:val="20"/>
        </w:rPr>
        <w:instrText>"},{"literal":"</w:instrText>
      </w:r>
      <w:r>
        <w:rPr>
          <w:rFonts w:hint="eastAsia"/>
          <w:szCs w:val="20"/>
        </w:rPr>
        <w:instrText>王之圣</w:instrText>
      </w:r>
      <w:r>
        <w:rPr>
          <w:rFonts w:hint="eastAsia"/>
          <w:szCs w:val="20"/>
        </w:rPr>
        <w:instrText>"},{"literal":"</w:instrText>
      </w:r>
      <w:r>
        <w:rPr>
          <w:rFonts w:hint="eastAsia"/>
          <w:szCs w:val="20"/>
        </w:rPr>
        <w:instrText>施宇熹</w:instrText>
      </w:r>
      <w:r>
        <w:rPr>
          <w:rFonts w:hint="eastAsia"/>
          <w:szCs w:val="20"/>
        </w:rPr>
        <w:instrText>"},{"literal":"</w:instrText>
      </w:r>
      <w:r>
        <w:rPr>
          <w:rFonts w:hint="eastAsia"/>
          <w:szCs w:val="20"/>
        </w:rPr>
        <w:instrText>翟雪松</w:instrText>
      </w:r>
      <w:r>
        <w:rPr>
          <w:rFonts w:hint="eastAsia"/>
          <w:szCs w:val="20"/>
        </w:rPr>
        <w:instrText>"},{"literal":"</w:instrText>
      </w:r>
      <w:r>
        <w:rPr>
          <w:rFonts w:hint="eastAsia"/>
          <w:szCs w:val="20"/>
        </w:rPr>
        <w:instrText>李媛</w:instrText>
      </w:r>
      <w:r>
        <w:rPr>
          <w:rFonts w:hint="eastAsia"/>
          <w:szCs w:val="20"/>
        </w:rPr>
        <w:instrText>"}],"issued":{"date-parts":[["2023"]]}}},{"id":5843,"uris":["http://zotero.org/users/12109334/items/ZJRJWV8A"],"itemData":{"id":5843,"type":"article-journal","abstract":"</w:instrText>
      </w:r>
      <w:r>
        <w:rPr>
          <w:rFonts w:hint="eastAsia"/>
          <w:szCs w:val="20"/>
        </w:rPr>
        <w:instrText>以</w:instrText>
      </w:r>
      <w:r>
        <w:rPr>
          <w:rFonts w:hint="eastAsia"/>
          <w:szCs w:val="20"/>
        </w:rPr>
        <w:instrText>ChatGPT</w:instrText>
      </w:r>
      <w:r>
        <w:rPr>
          <w:rFonts w:hint="eastAsia"/>
          <w:szCs w:val="20"/>
        </w:rPr>
        <w:instrText>为代表的人工智能技术突破会给教育和社会发展带来怎样的改变</w:instrText>
      </w:r>
      <w:r>
        <w:rPr>
          <w:rFonts w:hint="eastAsia"/>
          <w:szCs w:val="20"/>
        </w:rPr>
        <w:instrText>?</w:instrText>
      </w:r>
      <w:r>
        <w:rPr>
          <w:rFonts w:hint="eastAsia"/>
          <w:szCs w:val="20"/>
        </w:rPr>
        <w:instrText>世界各国教育体系都面临着这样的挑战：工业时代曾经做出巨大贡献的“流水线”式的人才培养模式，终将被“大规模的因材施教”所取代。当前，主流的、最容易教授的和可测试的学习内容，恰恰是最容易被人工智能所取代的。在此背景下，以全球视角考察各国教育形态异同及发展，对探讨教育数字化转型的目标和路径具有十分重要的意义。</w:instrText>
      </w:r>
      <w:r>
        <w:rPr>
          <w:rFonts w:hint="eastAsia"/>
          <w:szCs w:val="20"/>
        </w:rPr>
        <w:instrText>","container-title":"</w:instrText>
      </w:r>
      <w:r>
        <w:rPr>
          <w:rFonts w:hint="eastAsia"/>
          <w:szCs w:val="20"/>
        </w:rPr>
        <w:instrText>全球教育展望</w:instrText>
      </w:r>
      <w:r>
        <w:rPr>
          <w:rFonts w:hint="eastAsia"/>
          <w:szCs w:val="20"/>
        </w:rPr>
        <w:instrText>","ISSN":"1009-9670","issue":"4","language":"zh-CN","note":"original-container-title: Global Education\nfoundation: 2023</w:instrText>
      </w:r>
      <w:r>
        <w:rPr>
          <w:rFonts w:hint="eastAsia"/>
          <w:szCs w:val="20"/>
        </w:rPr>
        <w:instrText>年度国家自然科学基金面上项目“大数据技术融合同行评议的科技人才分类分层评价模型研究”</w:instrText>
      </w:r>
      <w:r>
        <w:rPr>
          <w:rFonts w:hint="eastAsia"/>
          <w:szCs w:val="20"/>
        </w:rPr>
        <w:instrText>(</w:instrText>
      </w:r>
      <w:r>
        <w:rPr>
          <w:rFonts w:hint="eastAsia"/>
          <w:szCs w:val="20"/>
        </w:rPr>
        <w:instrText>项目编号：</w:instrText>
      </w:r>
      <w:r>
        <w:rPr>
          <w:rFonts w:hint="eastAsia"/>
          <w:szCs w:val="20"/>
        </w:rPr>
        <w:instrText>62377043)</w:instrText>
      </w:r>
      <w:r>
        <w:rPr>
          <w:rFonts w:hint="eastAsia"/>
          <w:szCs w:val="20"/>
        </w:rPr>
        <w:instrText>的阶段性成果；</w:instrText>
      </w:r>
      <w:r>
        <w:rPr>
          <w:rFonts w:hint="eastAsia"/>
          <w:szCs w:val="20"/>
        </w:rPr>
        <w:instrText xml:space="preserve">\ndownload: 541\nalbum: </w:instrText>
      </w:r>
      <w:r>
        <w:rPr>
          <w:rFonts w:hint="eastAsia"/>
          <w:szCs w:val="20"/>
        </w:rPr>
        <w:instrText>社会科学Ⅱ辑</w:instrText>
      </w:r>
      <w:r>
        <w:rPr>
          <w:rFonts w:hint="eastAsia"/>
          <w:szCs w:val="20"/>
        </w:rPr>
        <w:instrText>;</w:instrText>
      </w:r>
      <w:r>
        <w:rPr>
          <w:rFonts w:hint="eastAsia"/>
          <w:szCs w:val="20"/>
        </w:rPr>
        <w:instrText>信息科技</w:instrText>
      </w:r>
      <w:r>
        <w:rPr>
          <w:rFonts w:hint="eastAsia"/>
          <w:szCs w:val="20"/>
        </w:rPr>
        <w:instrText xml:space="preserve">\nCLC: G434;TP18\ndbcode: CJFQ\ndbname: CJFDLAST2024\nfilename: WGJN202404005\npublicationTag: </w:instrText>
      </w:r>
      <w:r>
        <w:rPr>
          <w:rFonts w:hint="eastAsia"/>
          <w:szCs w:val="20"/>
        </w:rPr>
        <w:instrText>北大核心</w:instrText>
      </w:r>
      <w:r>
        <w:rPr>
          <w:rFonts w:hint="eastAsia"/>
          <w:szCs w:val="20"/>
        </w:rPr>
        <w:instrText>, CSSCI, AMI</w:instrText>
      </w:r>
      <w:r>
        <w:rPr>
          <w:rFonts w:hint="eastAsia"/>
          <w:szCs w:val="20"/>
        </w:rPr>
        <w:instrText>核心</w:instrText>
      </w:r>
      <w:r>
        <w:rPr>
          <w:rFonts w:hint="eastAsia"/>
          <w:szCs w:val="20"/>
        </w:rPr>
        <w:instrText>\nCIF: 4.332\nAIF: 1.881","page":"43-52","source":"CNKI","title":"</w:instrText>
      </w:r>
      <w:r>
        <w:rPr>
          <w:rFonts w:hint="eastAsia"/>
          <w:szCs w:val="20"/>
        </w:rPr>
        <w:instrText>人工智能时代的教育图景与忧思</w:instrText>
      </w:r>
      <w:r>
        <w:rPr>
          <w:rFonts w:hint="eastAsia"/>
          <w:szCs w:val="20"/>
        </w:rPr>
        <w:instrText>","volume":"53","author":[{"literal":"</w:instrText>
      </w:r>
      <w:r>
        <w:rPr>
          <w:rFonts w:hint="eastAsia"/>
          <w:szCs w:val="20"/>
        </w:rPr>
        <w:instrText>李永智</w:instrText>
      </w:r>
      <w:r>
        <w:rPr>
          <w:rFonts w:hint="eastAsia"/>
          <w:szCs w:val="20"/>
        </w:rPr>
        <w:instrText>"},{"literal":"</w:instrText>
      </w:r>
      <w:r>
        <w:rPr>
          <w:rFonts w:hint="eastAsia"/>
          <w:szCs w:val="20"/>
        </w:rPr>
        <w:instrText>安德烈亚斯·施莱歇尔</w:instrText>
      </w:r>
      <w:r>
        <w:rPr>
          <w:rFonts w:hint="eastAsia"/>
          <w:szCs w:val="20"/>
        </w:rPr>
        <w:instrText>"}],"issued":{"date-parts":[["2024"]]}},"label":"page"}],"schema":"htt</w:instrText>
      </w:r>
      <w:r>
        <w:rPr>
          <w:szCs w:val="20"/>
        </w:rPr>
        <w:instrText xml:space="preserve">ps://github.com/citation-style-language/schema/raw/master/csl-citation.json"} </w:instrText>
      </w:r>
      <w:r>
        <w:rPr>
          <w:szCs w:val="20"/>
        </w:rPr>
        <w:fldChar w:fldCharType="separate"/>
      </w:r>
      <w:r>
        <w:rPr>
          <w:rFonts w:cs="Times New Roman"/>
          <w:kern w:val="0"/>
          <w:szCs w:val="24"/>
        </w:rPr>
        <w:t>（孟文婷</w:t>
      </w:r>
      <w:r>
        <w:rPr>
          <w:rFonts w:cs="Times New Roman"/>
          <w:kern w:val="0"/>
          <w:szCs w:val="24"/>
        </w:rPr>
        <w:t xml:space="preserve"> </w:t>
      </w:r>
      <w:r>
        <w:rPr>
          <w:rFonts w:cs="Times New Roman"/>
          <w:kern w:val="0"/>
          <w:szCs w:val="24"/>
        </w:rPr>
        <w:t>等，</w:t>
      </w:r>
      <w:r>
        <w:rPr>
          <w:rFonts w:cs="Times New Roman"/>
          <w:kern w:val="0"/>
          <w:szCs w:val="24"/>
        </w:rPr>
        <w:t>2023</w:t>
      </w:r>
      <w:r>
        <w:rPr>
          <w:rFonts w:cs="Times New Roman"/>
          <w:kern w:val="0"/>
          <w:szCs w:val="24"/>
        </w:rPr>
        <w:t>；</w:t>
      </w:r>
      <w:r>
        <w:rPr>
          <w:rFonts w:cs="Times New Roman" w:hint="eastAsia"/>
          <w:kern w:val="0"/>
          <w:szCs w:val="24"/>
        </w:rPr>
        <w:t>李永智</w:t>
      </w:r>
      <w:r>
        <w:rPr>
          <w:rFonts w:cs="Times New Roman" w:hint="eastAsia"/>
          <w:kern w:val="0"/>
          <w:szCs w:val="24"/>
        </w:rPr>
        <w:t xml:space="preserve"> &amp; </w:t>
      </w:r>
      <w:r>
        <w:rPr>
          <w:rFonts w:cs="Times New Roman" w:hint="eastAsia"/>
          <w:kern w:val="0"/>
          <w:szCs w:val="24"/>
        </w:rPr>
        <w:t>安德烈亚斯·施莱歇尔</w:t>
      </w:r>
      <w:r>
        <w:rPr>
          <w:rFonts w:cs="Times New Roman"/>
          <w:kern w:val="0"/>
          <w:szCs w:val="24"/>
        </w:rPr>
        <w:t>，</w:t>
      </w:r>
      <w:r>
        <w:rPr>
          <w:rFonts w:cs="Times New Roman"/>
          <w:kern w:val="0"/>
          <w:szCs w:val="24"/>
        </w:rPr>
        <w:t>2024</w:t>
      </w:r>
      <w:r>
        <w:rPr>
          <w:rFonts w:cs="Times New Roman"/>
          <w:kern w:val="0"/>
          <w:szCs w:val="24"/>
        </w:rPr>
        <w:t>）</w:t>
      </w:r>
      <w:r>
        <w:rPr>
          <w:szCs w:val="20"/>
        </w:rPr>
        <w:fldChar w:fldCharType="end"/>
      </w:r>
      <w:r>
        <w:rPr>
          <w:rFonts w:hint="eastAsia"/>
          <w:szCs w:val="20"/>
        </w:rPr>
        <w:t>等多个方面带来新的机遇。另一方面，生成式人工智能却也极易加剧学术剽窃风险</w:t>
      </w:r>
      <w:r>
        <w:rPr>
          <w:szCs w:val="20"/>
        </w:rPr>
        <w:fldChar w:fldCharType="begin"/>
      </w:r>
      <w:r>
        <w:rPr>
          <w:szCs w:val="20"/>
        </w:rPr>
        <w:instrText xml:space="preserve"> ADDIN ZOTERO_ITEM CSL_CITATION {"citationID":"FOObaCgj","properties":{"formattedCitation":"\\uc0\\u65288{}\\uc0\\u29579{}\\uc0\\u24069{}\\uc0\\u26480{} \\uc0\\u31561{}\\uc0\\u65292{}2024\\uc0\\u65307{}\\uc0\\u40644{}\\uc0\\u34003{}\\uc0\\u34003{} \\uc0\\</w:instrText>
      </w:r>
      <w:r>
        <w:rPr>
          <w:rFonts w:hint="eastAsia"/>
          <w:szCs w:val="20"/>
        </w:rPr>
        <w:instrText>u31561{}\\uc0\\u65292{}2024\\uc0\\u65289{}","plainCitation":"</w:instrText>
      </w:r>
      <w:r>
        <w:rPr>
          <w:rFonts w:hint="eastAsia"/>
          <w:szCs w:val="20"/>
        </w:rPr>
        <w:instrText>（王帅杰</w:instrText>
      </w:r>
      <w:r>
        <w:rPr>
          <w:rFonts w:hint="eastAsia"/>
          <w:szCs w:val="20"/>
        </w:rPr>
        <w:instrText xml:space="preserve"> </w:instrText>
      </w:r>
      <w:r>
        <w:rPr>
          <w:rFonts w:hint="eastAsia"/>
          <w:szCs w:val="20"/>
        </w:rPr>
        <w:instrText>等，</w:instrText>
      </w:r>
      <w:r>
        <w:rPr>
          <w:rFonts w:hint="eastAsia"/>
          <w:szCs w:val="20"/>
        </w:rPr>
        <w:instrText>2024</w:instrText>
      </w:r>
      <w:r>
        <w:rPr>
          <w:rFonts w:hint="eastAsia"/>
          <w:szCs w:val="20"/>
        </w:rPr>
        <w:instrText>；黄蓓蓓</w:instrText>
      </w:r>
      <w:r>
        <w:rPr>
          <w:rFonts w:hint="eastAsia"/>
          <w:szCs w:val="20"/>
        </w:rPr>
        <w:instrText xml:space="preserve"> </w:instrText>
      </w:r>
      <w:r>
        <w:rPr>
          <w:rFonts w:hint="eastAsia"/>
          <w:szCs w:val="20"/>
        </w:rPr>
        <w:instrText>等，</w:instrText>
      </w:r>
      <w:r>
        <w:rPr>
          <w:rFonts w:hint="eastAsia"/>
          <w:szCs w:val="20"/>
        </w:rPr>
        <w:instrText>2024</w:instrText>
      </w:r>
      <w:r>
        <w:rPr>
          <w:rFonts w:hint="eastAsia"/>
          <w:szCs w:val="20"/>
        </w:rPr>
        <w:instrText>）</w:instrText>
      </w:r>
      <w:r>
        <w:rPr>
          <w:rFonts w:hint="eastAsia"/>
          <w:szCs w:val="20"/>
        </w:rPr>
        <w:instrText>","noteIndex":0},"citationItems":[{"id":5852,"uris":["http://zotero.org/users/12109334/items/CZACQUE7"],"itemData":{"id":5852,"type":"article-journal","abstract":"</w:instrText>
      </w:r>
      <w:r>
        <w:rPr>
          <w:rFonts w:hint="eastAsia"/>
          <w:szCs w:val="20"/>
        </w:rPr>
        <w:instrText>面对生成式人工智能技术引发的新一轮教育变革趋势，国际上一些国家与国际组织纷纷颁布与该技术相关的教育政策，研判教育领域面临的风险与挑战，制定和明确生成式人工智能在教育应用中的发展方向和目标指引。通过对相关政策文本内容进行分析，探究生成式人工智能引发的教育争议和伦理风险，以及生成式人工智能在教育应用中的创新方案与促进方法，包括更新教育理念、变革学校教育方式、提升师生能力素养和制定隐私保护的规范措施。基于国际经验，可为我国生成式人工智能在教育中的应用提供相关镜鉴，包括将“以人为本”作为生成式人工智能在教育应用中的核心理念，构建促进教师和学生智能素养的教育培训方案，推动制度化建设增进生成式人工智能在教育运用中的规范性。</w:instrText>
      </w:r>
      <w:r>
        <w:rPr>
          <w:rFonts w:hint="eastAsia"/>
          <w:szCs w:val="20"/>
        </w:rPr>
        <w:instrText>","container-title":"</w:instrText>
      </w:r>
      <w:r>
        <w:rPr>
          <w:rFonts w:hint="eastAsia"/>
          <w:szCs w:val="20"/>
        </w:rPr>
        <w:instrText>电化教育研究</w:instrText>
      </w:r>
      <w:r>
        <w:rPr>
          <w:rFonts w:hint="eastAsia"/>
          <w:szCs w:val="20"/>
        </w:rPr>
        <w:instrText>","DOI":"10.13811/j.cnki.eer.2024.05.014","ISSN":"1003-1553","issue":"5","language":"zh-CN","note":"original-container-title: e-Education Research\nfoundation: 2023</w:instrText>
      </w:r>
      <w:r>
        <w:rPr>
          <w:rFonts w:hint="eastAsia"/>
          <w:szCs w:val="20"/>
        </w:rPr>
        <w:instrText>年度福建省高等教育改革与研究重大项目“加快福建建设数字高等教育强省战略路径研究”（项目编号：</w:instrText>
      </w:r>
      <w:r>
        <w:rPr>
          <w:rFonts w:hint="eastAsia"/>
          <w:szCs w:val="20"/>
        </w:rPr>
        <w:instrText>FGJY202301</w:instrText>
      </w:r>
      <w:r>
        <w:rPr>
          <w:rFonts w:hint="eastAsia"/>
          <w:szCs w:val="20"/>
        </w:rPr>
        <w:instrText>）；</w:instrText>
      </w:r>
      <w:r>
        <w:rPr>
          <w:rFonts w:hint="eastAsia"/>
          <w:szCs w:val="20"/>
        </w:rPr>
        <w:instrText>2023</w:instrText>
      </w:r>
      <w:r>
        <w:rPr>
          <w:rFonts w:hint="eastAsia"/>
          <w:szCs w:val="20"/>
        </w:rPr>
        <w:instrText>年度江苏省研究生科研创新计划项目“生成式人工智能在初中信息科技教学中的应用探索”（项目编号：</w:instrText>
      </w:r>
      <w:r>
        <w:rPr>
          <w:rFonts w:hint="eastAsia"/>
          <w:szCs w:val="20"/>
        </w:rPr>
        <w:instrText>KYCX 23</w:instrText>
      </w:r>
      <w:r>
        <w:rPr>
          <w:rFonts w:hint="eastAsia"/>
          <w:szCs w:val="20"/>
        </w:rPr>
        <w:instrText>＿</w:instrText>
      </w:r>
      <w:r>
        <w:rPr>
          <w:rFonts w:hint="eastAsia"/>
          <w:szCs w:val="20"/>
        </w:rPr>
        <w:instrText>3492</w:instrText>
      </w:r>
      <w:r>
        <w:rPr>
          <w:rFonts w:hint="eastAsia"/>
          <w:szCs w:val="20"/>
        </w:rPr>
        <w:instrText>）；</w:instrText>
      </w:r>
      <w:r>
        <w:rPr>
          <w:rFonts w:hint="eastAsia"/>
          <w:szCs w:val="20"/>
        </w:rPr>
        <w:instrText xml:space="preserve">\ndownload: 3157\nalbum: </w:instrText>
      </w:r>
      <w:r>
        <w:rPr>
          <w:rFonts w:hint="eastAsia"/>
          <w:szCs w:val="20"/>
        </w:rPr>
        <w:instrText>社会科学Ⅱ辑</w:instrText>
      </w:r>
      <w:r>
        <w:rPr>
          <w:rFonts w:hint="eastAsia"/>
          <w:szCs w:val="20"/>
        </w:rPr>
        <w:instrText>;</w:instrText>
      </w:r>
      <w:r>
        <w:rPr>
          <w:rFonts w:hint="eastAsia"/>
          <w:szCs w:val="20"/>
        </w:rPr>
        <w:instrText>信息科技</w:instrText>
      </w:r>
      <w:r>
        <w:rPr>
          <w:rFonts w:hint="eastAsia"/>
          <w:szCs w:val="20"/>
        </w:rPr>
        <w:instrText xml:space="preserve">\nCLC: G434\ndbcode: CJFQ\ndbname: CJFDLAST2024\nfilename: DHJY202405014\npublicationTag: </w:instrText>
      </w:r>
      <w:r>
        <w:rPr>
          <w:rFonts w:hint="eastAsia"/>
          <w:szCs w:val="20"/>
        </w:rPr>
        <w:instrText>北大核心</w:instrText>
      </w:r>
      <w:r>
        <w:rPr>
          <w:rFonts w:hint="eastAsia"/>
          <w:szCs w:val="20"/>
        </w:rPr>
        <w:instrText>, CSSCI, AMI</w:instrText>
      </w:r>
      <w:r>
        <w:rPr>
          <w:rFonts w:hint="eastAsia"/>
          <w:szCs w:val="20"/>
        </w:rPr>
        <w:instrText>核心</w:instrText>
      </w:r>
      <w:r>
        <w:rPr>
          <w:rFonts w:hint="eastAsia"/>
          <w:szCs w:val="20"/>
        </w:rPr>
        <w:instrText>\nCIF: 6.831\nAIF: 3.978","page":"106-112, 120","source":"CNKI","title":"</w:instrText>
      </w:r>
      <w:r>
        <w:rPr>
          <w:rFonts w:hint="eastAsia"/>
          <w:szCs w:val="20"/>
        </w:rPr>
        <w:instrText>生成式人工智能在教育应用中的国际观察：挑战、应对与镜鉴</w:instrText>
      </w:r>
      <w:r>
        <w:rPr>
          <w:rFonts w:hint="eastAsia"/>
          <w:szCs w:val="20"/>
        </w:rPr>
        <w:instrText>","volume":"45","author":[{"literal":"</w:instrText>
      </w:r>
      <w:r>
        <w:rPr>
          <w:rFonts w:hint="eastAsia"/>
          <w:szCs w:val="20"/>
        </w:rPr>
        <w:instrText>王帅杰</w:instrText>
      </w:r>
      <w:r>
        <w:rPr>
          <w:rFonts w:hint="eastAsia"/>
          <w:szCs w:val="20"/>
        </w:rPr>
        <w:instrText>"},{"literal":"</w:instrText>
      </w:r>
      <w:r>
        <w:rPr>
          <w:rFonts w:hint="eastAsia"/>
          <w:szCs w:val="20"/>
        </w:rPr>
        <w:instrText>汤倩雯</w:instrText>
      </w:r>
      <w:r>
        <w:rPr>
          <w:rFonts w:hint="eastAsia"/>
          <w:szCs w:val="20"/>
        </w:rPr>
        <w:instrText>"},{"literal":"</w:instrText>
      </w:r>
      <w:r>
        <w:rPr>
          <w:rFonts w:hint="eastAsia"/>
          <w:szCs w:val="20"/>
        </w:rPr>
        <w:instrText>杨启光</w:instrText>
      </w:r>
      <w:r>
        <w:rPr>
          <w:rFonts w:hint="eastAsia"/>
          <w:szCs w:val="20"/>
        </w:rPr>
        <w:instrText>"}],"issued":{"date-parts":[["2024"]]}}},{"id":5830,"uris":["http://zotero.org/users/12109334/items/FAXV78DI"],"itemData":{"id":5830,"type":"article-journal","abstract":"</w:instrText>
      </w:r>
      <w:r>
        <w:rPr>
          <w:rFonts w:hint="eastAsia"/>
          <w:szCs w:val="20"/>
        </w:rPr>
        <w:instrText>在生成式人工智能迅猛发展的背景下，认识、防范和化解生成式人工智能给高等教育生态系统带来的教育风险迫在眉睫。对此，文章首先剖析了生成式人工智能融入高等教育生态系统的风险表征，主要表现为师生主权消解、知识内容扭曲、安全包容破坏和人才培养异化。随后，文章构建了由风险预警主体、风险预警内容、风险预警保障、风险预警流程四个模块组成的生成式人工智能融入高等教育生态系统的风险预警机制。最后，文章提出从激发主体意识、鉴别知识内容、优化数字环境、培养创新人才等方面入手，来化解生成式人工智能融入高等教育生态系统的风险。文章的研究可为生成式人工智能教育风险治理提供理论指导，并推动生成式人工智能在高等教育中的安全应用，从而为高等教育数字化转型和高质量发展保驾护航。</w:instrText>
      </w:r>
      <w:r>
        <w:rPr>
          <w:rFonts w:hint="eastAsia"/>
          <w:szCs w:val="20"/>
        </w:rPr>
        <w:instrText>","container-title":"</w:instrText>
      </w:r>
      <w:r>
        <w:rPr>
          <w:rFonts w:hint="eastAsia"/>
          <w:szCs w:val="20"/>
        </w:rPr>
        <w:instrText>现代教育技术</w:instrText>
      </w:r>
      <w:r>
        <w:rPr>
          <w:rFonts w:hint="eastAsia"/>
          <w:szCs w:val="20"/>
        </w:rPr>
        <w:instrText xml:space="preserve">","ISSN":"1009-8097","issue":"5","language":"zh-CN","note":"original-container-title: Modern Educational Technology\nfoundation: </w:instrText>
      </w:r>
      <w:r>
        <w:rPr>
          <w:rFonts w:hint="eastAsia"/>
          <w:szCs w:val="20"/>
        </w:rPr>
        <w:instrText>国家社科基金一般项目“全民终身学习视野下的国家在线教育体系发展研究”（项目编号：</w:instrText>
      </w:r>
      <w:r>
        <w:rPr>
          <w:rFonts w:hint="eastAsia"/>
          <w:szCs w:val="20"/>
        </w:rPr>
        <w:instrText>20BSH053</w:instrText>
      </w:r>
      <w:r>
        <w:rPr>
          <w:rFonts w:hint="eastAsia"/>
          <w:szCs w:val="20"/>
        </w:rPr>
        <w:instrText>）的阶段性研究成果；</w:instrText>
      </w:r>
      <w:r>
        <w:rPr>
          <w:rFonts w:hint="eastAsia"/>
          <w:szCs w:val="20"/>
        </w:rPr>
        <w:instrText xml:space="preserve">\ndownload: 2308\nalbum: </w:instrText>
      </w:r>
      <w:r>
        <w:rPr>
          <w:rFonts w:hint="eastAsia"/>
          <w:szCs w:val="20"/>
        </w:rPr>
        <w:instrText>社会科学Ⅱ辑</w:instrText>
      </w:r>
      <w:r>
        <w:rPr>
          <w:rFonts w:hint="eastAsia"/>
          <w:szCs w:val="20"/>
        </w:rPr>
        <w:instrText>;</w:instrText>
      </w:r>
      <w:r>
        <w:rPr>
          <w:rFonts w:hint="eastAsia"/>
          <w:szCs w:val="20"/>
        </w:rPr>
        <w:instrText>信息科技</w:instrText>
      </w:r>
      <w:r>
        <w:rPr>
          <w:rFonts w:hint="eastAsia"/>
          <w:szCs w:val="20"/>
        </w:rPr>
        <w:instrText>\nCLC: G434;G649.2\ndbcode: CJFQ\ndbname: CJFDLAST2024\nfilename: XJJS202405002\npublicationTag: CSSCI, AMI</w:instrText>
      </w:r>
      <w:r>
        <w:rPr>
          <w:rFonts w:hint="eastAsia"/>
          <w:szCs w:val="20"/>
        </w:rPr>
        <w:instrText>核心</w:instrText>
      </w:r>
      <w:r>
        <w:rPr>
          <w:rFonts w:hint="eastAsia"/>
          <w:szCs w:val="20"/>
        </w:rPr>
        <w:instrText>\nCIF: 4.082\nAIF: 2.258","page":"16-26","source":"CNKI","title":"</w:instrText>
      </w:r>
      <w:r>
        <w:rPr>
          <w:rFonts w:hint="eastAsia"/>
          <w:szCs w:val="20"/>
        </w:rPr>
        <w:instrText>生成式人工智能融入高等教育生态系统的风险表征、预警及化解</w:instrText>
      </w:r>
      <w:r>
        <w:rPr>
          <w:rFonts w:hint="eastAsia"/>
          <w:szCs w:val="20"/>
        </w:rPr>
        <w:instrText>","volume":"34","author":[{"literal":"</w:instrText>
      </w:r>
      <w:r>
        <w:rPr>
          <w:rFonts w:hint="eastAsia"/>
          <w:szCs w:val="20"/>
        </w:rPr>
        <w:instrText>黄蓓蓓</w:instrText>
      </w:r>
      <w:r>
        <w:rPr>
          <w:rFonts w:hint="eastAsia"/>
          <w:szCs w:val="20"/>
        </w:rPr>
        <w:instrText>"},{"literal":"</w:instrText>
      </w:r>
      <w:r>
        <w:rPr>
          <w:rFonts w:hint="eastAsia"/>
          <w:szCs w:val="20"/>
        </w:rPr>
        <w:instrText>宋子昀</w:instrText>
      </w:r>
      <w:r>
        <w:rPr>
          <w:rFonts w:hint="eastAsia"/>
          <w:szCs w:val="20"/>
        </w:rPr>
        <w:instrText>"},{"literal":"</w:instrText>
      </w:r>
      <w:r>
        <w:rPr>
          <w:rFonts w:hint="eastAsia"/>
          <w:szCs w:val="20"/>
        </w:rPr>
        <w:instrText>钱小龙</w:instrText>
      </w:r>
      <w:r>
        <w:rPr>
          <w:rFonts w:hint="eastAsia"/>
          <w:szCs w:val="20"/>
        </w:rPr>
        <w:instrText>"}],"issued":{"date-parts":[["2024"]]}}}],"schema":"https://github.com/citation-s</w:instrText>
      </w:r>
      <w:r>
        <w:rPr>
          <w:szCs w:val="20"/>
        </w:rPr>
        <w:instrText xml:space="preserve">tyle-language/schema/raw/master/csl-citation.json"} </w:instrText>
      </w:r>
      <w:r>
        <w:rPr>
          <w:szCs w:val="20"/>
        </w:rPr>
        <w:fldChar w:fldCharType="separate"/>
      </w:r>
      <w:r>
        <w:rPr>
          <w:rFonts w:cs="Times New Roman"/>
          <w:kern w:val="0"/>
          <w:szCs w:val="24"/>
        </w:rPr>
        <w:t>（王帅杰</w:t>
      </w:r>
      <w:r>
        <w:rPr>
          <w:rFonts w:cs="Times New Roman"/>
          <w:kern w:val="0"/>
          <w:szCs w:val="24"/>
        </w:rPr>
        <w:t xml:space="preserve"> </w:t>
      </w:r>
      <w:r>
        <w:rPr>
          <w:rFonts w:cs="Times New Roman"/>
          <w:kern w:val="0"/>
          <w:szCs w:val="24"/>
        </w:rPr>
        <w:t>等，</w:t>
      </w:r>
      <w:r>
        <w:rPr>
          <w:rFonts w:cs="Times New Roman"/>
          <w:kern w:val="0"/>
          <w:szCs w:val="24"/>
        </w:rPr>
        <w:t>2024</w:t>
      </w:r>
      <w:r>
        <w:rPr>
          <w:rFonts w:cs="Times New Roman"/>
          <w:kern w:val="0"/>
          <w:szCs w:val="24"/>
        </w:rPr>
        <w:t>；黄蓓蓓</w:t>
      </w:r>
      <w:r>
        <w:rPr>
          <w:rFonts w:cs="Times New Roman"/>
          <w:kern w:val="0"/>
          <w:szCs w:val="24"/>
        </w:rPr>
        <w:t xml:space="preserve"> </w:t>
      </w:r>
      <w:r>
        <w:rPr>
          <w:rFonts w:cs="Times New Roman"/>
          <w:kern w:val="0"/>
          <w:szCs w:val="24"/>
        </w:rPr>
        <w:t>等，</w:t>
      </w:r>
      <w:r>
        <w:rPr>
          <w:rFonts w:cs="Times New Roman"/>
          <w:kern w:val="0"/>
          <w:szCs w:val="24"/>
        </w:rPr>
        <w:t>2024</w:t>
      </w:r>
      <w:r>
        <w:rPr>
          <w:rFonts w:cs="Times New Roman"/>
          <w:kern w:val="0"/>
          <w:szCs w:val="24"/>
        </w:rPr>
        <w:t>）</w:t>
      </w:r>
      <w:r>
        <w:rPr>
          <w:szCs w:val="20"/>
        </w:rPr>
        <w:fldChar w:fldCharType="end"/>
      </w:r>
      <w:r>
        <w:rPr>
          <w:rFonts w:hint="eastAsia"/>
          <w:szCs w:val="20"/>
        </w:rPr>
        <w:t>，并已在实际案例</w:t>
      </w:r>
      <w:r>
        <w:rPr>
          <w:szCs w:val="20"/>
        </w:rPr>
        <w:fldChar w:fldCharType="begin"/>
      </w:r>
      <w:r>
        <w:rPr>
          <w:rFonts w:hint="eastAsia"/>
          <w:szCs w:val="20"/>
        </w:rPr>
        <w:instrText xml:space="preserve"> ADDIN ZOTERO_ITEM CSL_CITATION {"citationID":"Je610suX","properties":{"formattedCitation":"\\uc0\\u65288{}Nikki Battiste\\uc0\\u65292{}2023\\uc0\\u65307{}Kristi Evans\\uc0\\u65292{}[2023]\\uc0\\u65289{}","plainCitation":"</w:instrText>
      </w:r>
      <w:r>
        <w:rPr>
          <w:rFonts w:hint="eastAsia"/>
          <w:szCs w:val="20"/>
        </w:rPr>
        <w:instrText>（</w:instrText>
      </w:r>
      <w:r>
        <w:rPr>
          <w:rFonts w:hint="eastAsia"/>
          <w:szCs w:val="20"/>
        </w:rPr>
        <w:instrText>Nikki Battiste</w:instrText>
      </w:r>
      <w:r>
        <w:rPr>
          <w:rFonts w:hint="eastAsia"/>
          <w:szCs w:val="20"/>
        </w:rPr>
        <w:instrText>，</w:instrText>
      </w:r>
      <w:r>
        <w:rPr>
          <w:rFonts w:hint="eastAsia"/>
          <w:szCs w:val="20"/>
        </w:rPr>
        <w:instrText>2023</w:instrText>
      </w:r>
      <w:r>
        <w:rPr>
          <w:rFonts w:hint="eastAsia"/>
          <w:szCs w:val="20"/>
        </w:rPr>
        <w:instrText>；</w:instrText>
      </w:r>
      <w:r>
        <w:rPr>
          <w:rFonts w:hint="eastAsia"/>
          <w:szCs w:val="20"/>
        </w:rPr>
        <w:instrText>Kristi Evans</w:instrText>
      </w:r>
      <w:r>
        <w:rPr>
          <w:rFonts w:hint="eastAsia"/>
          <w:szCs w:val="20"/>
        </w:rPr>
        <w:instrText>，</w:instrText>
      </w:r>
      <w:r>
        <w:rPr>
          <w:rFonts w:hint="eastAsia"/>
          <w:szCs w:val="20"/>
        </w:rPr>
        <w:instrText>[2023]</w:instrText>
      </w:r>
      <w:r>
        <w:rPr>
          <w:rFonts w:hint="eastAsia"/>
          <w:szCs w:val="20"/>
        </w:rPr>
        <w:instrText>）</w:instrText>
      </w:r>
      <w:r>
        <w:rPr>
          <w:rFonts w:hint="eastAsia"/>
          <w:szCs w:val="20"/>
        </w:rPr>
        <w:instrText xml:space="preserve">","dontUpdate":true,"noteIndex":0},"citationItems":[{"id":752,"uris":["http://zotero.org/users/12109334/items/SMUZ2RAW"],"itemData":{"id":752,"type":"broadcast","abstract":"Artificial intelligence software called ChatGPT is being used by students </w:instrText>
      </w:r>
      <w:r>
        <w:rPr>
          <w:szCs w:val="20"/>
        </w:rPr>
        <w:instrText xml:space="preserve">to cheat on tests and write essays. Nikki Battiste takes a look at how it works.","language":"en-us","title":"Does artificial intelligence help students cheat? - CBS News","title-short":"Does artificial intelligence help students cheat?","URL":"https://www.cbsnews.com/video/does-artificial-intelligence-help-students-cheat/","director":[{"literal":"Nikki Battiste"}],"accessed":{"date-parts":[["2023",9,19]]},"issued":{"date-parts":[["2023",1,11]]}},"label":"page"},{"id":1556,"uris":["http://zotero.org/users/12109334/items/LENJL4Z5"],"itemData":{"id":1556,"type":"webpage","language":"en-US","title":"Aumann: A.I. Chatbots Altering Education | Northern Today","URL":"https://news.nmu.edu/aumann-ai-chatbots-altering-education","author":[{"literal":"Kristi Evans"}],"accessed":{"date-parts":[["2023",10,29]]}},"label":"page"}],"schema":"https://github.com/citation-style-language/schema/raw/master/csl-citation.json"} </w:instrText>
      </w:r>
      <w:r>
        <w:rPr>
          <w:szCs w:val="20"/>
        </w:rPr>
        <w:fldChar w:fldCharType="separate"/>
      </w:r>
      <w:r>
        <w:rPr>
          <w:rFonts w:cs="Times New Roman"/>
          <w:kern w:val="0"/>
          <w:szCs w:val="21"/>
        </w:rPr>
        <w:t>（</w:t>
      </w:r>
      <w:r>
        <w:rPr>
          <w:rFonts w:cs="Times New Roman"/>
          <w:kern w:val="0"/>
          <w:szCs w:val="21"/>
        </w:rPr>
        <w:t>Battiste</w:t>
      </w:r>
      <w:r>
        <w:rPr>
          <w:rFonts w:cs="Times New Roman"/>
          <w:kern w:val="0"/>
          <w:szCs w:val="21"/>
        </w:rPr>
        <w:t>，</w:t>
      </w:r>
      <w:r>
        <w:rPr>
          <w:rFonts w:cs="Times New Roman"/>
          <w:kern w:val="0"/>
          <w:szCs w:val="21"/>
        </w:rPr>
        <w:t>2023</w:t>
      </w:r>
      <w:r>
        <w:rPr>
          <w:rFonts w:cs="Times New Roman"/>
          <w:kern w:val="0"/>
          <w:szCs w:val="21"/>
        </w:rPr>
        <w:t>；</w:t>
      </w:r>
      <w:r>
        <w:rPr>
          <w:rFonts w:cs="Times New Roman"/>
          <w:kern w:val="0"/>
          <w:szCs w:val="21"/>
        </w:rPr>
        <w:t>Evans</w:t>
      </w:r>
      <w:r>
        <w:rPr>
          <w:rFonts w:cs="Times New Roman"/>
          <w:kern w:val="0"/>
          <w:szCs w:val="21"/>
        </w:rPr>
        <w:t>，</w:t>
      </w:r>
      <w:r>
        <w:rPr>
          <w:rFonts w:cs="Times New Roman"/>
          <w:kern w:val="0"/>
          <w:szCs w:val="21"/>
        </w:rPr>
        <w:t>2023</w:t>
      </w:r>
      <w:r>
        <w:rPr>
          <w:rFonts w:cs="Times New Roman"/>
          <w:kern w:val="0"/>
          <w:szCs w:val="21"/>
        </w:rPr>
        <w:t>）</w:t>
      </w:r>
      <w:r>
        <w:rPr>
          <w:szCs w:val="20"/>
        </w:rPr>
        <w:fldChar w:fldCharType="end"/>
      </w:r>
      <w:r>
        <w:rPr>
          <w:rFonts w:hint="eastAsia"/>
          <w:szCs w:val="20"/>
        </w:rPr>
        <w:t>和实证调研</w:t>
      </w:r>
      <w:r>
        <w:rPr>
          <w:szCs w:val="20"/>
        </w:rPr>
        <w:fldChar w:fldCharType="begin"/>
      </w:r>
      <w:r>
        <w:rPr>
          <w:rFonts w:hint="eastAsia"/>
          <w:szCs w:val="20"/>
        </w:rPr>
        <w:instrText xml:space="preserve"> ADDIN ZOTERO_ITEM CSL_CITATION {"citationID":"fgjJmg3K","properties":{"formattedCitation":"\\uc0\\u65288{}\\uc0\\u26446{}\\uc0\\u33395{} \\uc0\\u31561{}\\uc0\\u65292{}2024\\uc0\\u65289{}","plainCitation":"</w:instrText>
      </w:r>
      <w:r>
        <w:rPr>
          <w:rFonts w:hint="eastAsia"/>
          <w:szCs w:val="20"/>
        </w:rPr>
        <w:instrText>（李艳</w:instrText>
      </w:r>
      <w:r>
        <w:rPr>
          <w:rFonts w:hint="eastAsia"/>
          <w:szCs w:val="20"/>
        </w:rPr>
        <w:instrText xml:space="preserve"> </w:instrText>
      </w:r>
      <w:r>
        <w:rPr>
          <w:rFonts w:hint="eastAsia"/>
          <w:szCs w:val="20"/>
        </w:rPr>
        <w:instrText>等，</w:instrText>
      </w:r>
      <w:r>
        <w:rPr>
          <w:rFonts w:hint="eastAsia"/>
          <w:szCs w:val="20"/>
        </w:rPr>
        <w:instrText>2024</w:instrText>
      </w:r>
      <w:r>
        <w:rPr>
          <w:rFonts w:hint="eastAsia"/>
          <w:szCs w:val="20"/>
        </w:rPr>
        <w:instrText>）</w:instrText>
      </w:r>
      <w:r>
        <w:rPr>
          <w:rFonts w:hint="eastAsia"/>
          <w:szCs w:val="20"/>
        </w:rPr>
        <w:instrText>","noteIndex":0},"citationItems":[{"id":5855,"uris":["http://zotero.org/users/12109334/items/YDY4N7DZ"],"itemData":{"id":5855,"type":"article-journal","abstract":"</w:instrText>
      </w:r>
      <w:r>
        <w:rPr>
          <w:rFonts w:hint="eastAsia"/>
          <w:szCs w:val="20"/>
        </w:rPr>
        <w:instrText>本研究随机调查了</w:instrText>
      </w:r>
      <w:r>
        <w:rPr>
          <w:rFonts w:hint="eastAsia"/>
          <w:szCs w:val="20"/>
        </w:rPr>
        <w:instrText>1190</w:instrText>
      </w:r>
      <w:r>
        <w:rPr>
          <w:rFonts w:hint="eastAsia"/>
          <w:szCs w:val="20"/>
        </w:rPr>
        <w:instrText>位浙江大学本科生，通过描述统计、差异检验及事后多重比较等方法，分析大学生生成式人工智能的使用现状及影响因素。研究表明，约七成受访者表示熟悉生成式人工智能；三分之二的大学生使用生成式人工智能的时间在</w:instrText>
      </w:r>
      <w:r>
        <w:rPr>
          <w:rFonts w:hint="eastAsia"/>
          <w:szCs w:val="20"/>
        </w:rPr>
        <w:instrText>2022</w:instrText>
      </w:r>
      <w:r>
        <w:rPr>
          <w:rFonts w:hint="eastAsia"/>
          <w:szCs w:val="20"/>
        </w:rPr>
        <w:instrText>年</w:instrText>
      </w:r>
      <w:r>
        <w:rPr>
          <w:rFonts w:hint="eastAsia"/>
          <w:szCs w:val="20"/>
        </w:rPr>
        <w:instrText>12</w:instrText>
      </w:r>
      <w:r>
        <w:rPr>
          <w:rFonts w:hint="eastAsia"/>
          <w:szCs w:val="20"/>
        </w:rPr>
        <w:instrText>月</w:instrText>
      </w:r>
      <w:r>
        <w:rPr>
          <w:rFonts w:hint="eastAsia"/>
          <w:szCs w:val="20"/>
        </w:rPr>
        <w:instrText>-2023</w:instrText>
      </w:r>
      <w:r>
        <w:rPr>
          <w:rFonts w:hint="eastAsia"/>
          <w:szCs w:val="20"/>
        </w:rPr>
        <w:instrText>年</w:instrText>
      </w:r>
      <w:r>
        <w:rPr>
          <w:rFonts w:hint="eastAsia"/>
          <w:szCs w:val="20"/>
        </w:rPr>
        <w:instrText>6</w:instrText>
      </w:r>
      <w:r>
        <w:rPr>
          <w:rFonts w:hint="eastAsia"/>
          <w:szCs w:val="20"/>
        </w:rPr>
        <w:instrText>月间，四分之一的大学生开始使用生成式人工智能的时间是</w:instrText>
      </w:r>
      <w:r>
        <w:rPr>
          <w:rFonts w:hint="eastAsia"/>
          <w:szCs w:val="20"/>
        </w:rPr>
        <w:instrText>2023</w:instrText>
      </w:r>
      <w:r>
        <w:rPr>
          <w:rFonts w:hint="eastAsia"/>
          <w:szCs w:val="20"/>
        </w:rPr>
        <w:instrText>年</w:instrText>
      </w:r>
      <w:r>
        <w:rPr>
          <w:rFonts w:hint="eastAsia"/>
          <w:szCs w:val="20"/>
        </w:rPr>
        <w:instrText>7-11</w:instrText>
      </w:r>
      <w:r>
        <w:rPr>
          <w:rFonts w:hint="eastAsia"/>
          <w:szCs w:val="20"/>
        </w:rPr>
        <w:instrText>月；五分之一大学生表示会经常使用，七成大学生表示会偶尔使用；大学生使用最多的生成式人工智能工具是</w:instrText>
      </w:r>
      <w:r>
        <w:rPr>
          <w:rFonts w:hint="eastAsia"/>
          <w:szCs w:val="20"/>
        </w:rPr>
        <w:instrText>ChatGPT</w:instrText>
      </w:r>
      <w:r>
        <w:rPr>
          <w:rFonts w:hint="eastAsia"/>
          <w:szCs w:val="20"/>
        </w:rPr>
        <w:instrText>；使用最多的技术是文本生成技术；最常用的生成式人工智能功能包括文本生成和信息搜索；约六成大学生学过生成式人工智能的知识或技能；大学生使用生成式人工智能的四大典型场景（课程学习、科研活动、日常生活以及升学求职）中，科研活动是最常用生成式人工智能场景；性别、年级、专业大类等变量会不同程度影响大学生使用生成式人工智能；希望学校开设生成式人工智能相关课程</w:instrText>
      </w:r>
      <w:r>
        <w:rPr>
          <w:rFonts w:hint="eastAsia"/>
          <w:szCs w:val="20"/>
        </w:rPr>
        <w:instrText>/</w:instrText>
      </w:r>
      <w:r>
        <w:rPr>
          <w:rFonts w:hint="eastAsia"/>
          <w:szCs w:val="20"/>
        </w:rPr>
        <w:instrText>讲座是大学生提出最多的建议。基于调研结果，本研究从高教管理部门、公司机构、高校和教师等角度，提出未来高校使用生成式人工智能的建议，以期为生成式人工智能融入高等教育教学实践提供参考。</w:instrText>
      </w:r>
      <w:r>
        <w:rPr>
          <w:rFonts w:hint="eastAsia"/>
          <w:szCs w:val="20"/>
        </w:rPr>
        <w:instrText>","container-title":"</w:instrText>
      </w:r>
      <w:r>
        <w:rPr>
          <w:rFonts w:hint="eastAsia"/>
          <w:szCs w:val="20"/>
        </w:rPr>
        <w:instrText>开放教育研究</w:instrText>
      </w:r>
      <w:r>
        <w:rPr>
          <w:rFonts w:hint="eastAsia"/>
          <w:szCs w:val="20"/>
        </w:rPr>
        <w:instrText>","DOI":"10.13966/j.cnki.kfjyyj.2024.01.010","ISSN":"1007-2179","issue":"1","language":"zh-CN","note":"original-container-title: Open Education Research\nfoundation: 2019</w:instrText>
      </w:r>
      <w:r>
        <w:rPr>
          <w:rFonts w:hint="eastAsia"/>
          <w:szCs w:val="20"/>
        </w:rPr>
        <w:instrText>年度国家社会科学基金重大项目“人工智能促进未来教育发展研究”（</w:instrText>
      </w:r>
      <w:r>
        <w:rPr>
          <w:rFonts w:hint="eastAsia"/>
          <w:szCs w:val="20"/>
        </w:rPr>
        <w:instrText>19ZDA364</w:instrText>
      </w:r>
      <w:r>
        <w:rPr>
          <w:rFonts w:hint="eastAsia"/>
          <w:szCs w:val="20"/>
        </w:rPr>
        <w:instrText>）；</w:instrText>
      </w:r>
      <w:r>
        <w:rPr>
          <w:rFonts w:hint="eastAsia"/>
          <w:szCs w:val="20"/>
        </w:rPr>
        <w:instrText xml:space="preserve"> </w:instrText>
      </w:r>
      <w:r>
        <w:rPr>
          <w:rFonts w:hint="eastAsia"/>
          <w:szCs w:val="20"/>
        </w:rPr>
        <w:instrText>浙江大学基本科研业务费专项资金项目（</w:instrText>
      </w:r>
      <w:r>
        <w:rPr>
          <w:rFonts w:hint="eastAsia"/>
          <w:szCs w:val="20"/>
        </w:rPr>
        <w:instrText>S20230157</w:instrText>
      </w:r>
      <w:r>
        <w:rPr>
          <w:rFonts w:hint="eastAsia"/>
          <w:szCs w:val="20"/>
        </w:rPr>
        <w:instrText>）；</w:instrText>
      </w:r>
      <w:r>
        <w:rPr>
          <w:rFonts w:hint="eastAsia"/>
          <w:szCs w:val="20"/>
        </w:rPr>
        <w:instrText xml:space="preserve">\ndownload: 5871\nalbum: </w:instrText>
      </w:r>
      <w:r>
        <w:rPr>
          <w:rFonts w:hint="eastAsia"/>
          <w:szCs w:val="20"/>
        </w:rPr>
        <w:instrText>社会科学Ⅱ辑</w:instrText>
      </w:r>
      <w:r>
        <w:rPr>
          <w:rFonts w:hint="eastAsia"/>
          <w:szCs w:val="20"/>
        </w:rPr>
        <w:instrText>;</w:instrText>
      </w:r>
      <w:r>
        <w:rPr>
          <w:rFonts w:hint="eastAsia"/>
          <w:szCs w:val="20"/>
        </w:rPr>
        <w:instrText>信息科技</w:instrText>
      </w:r>
      <w:r>
        <w:rPr>
          <w:rFonts w:hint="eastAsia"/>
          <w:szCs w:val="20"/>
        </w:rPr>
        <w:instrText xml:space="preserve">\nCLC: G645.5;TP18\ndbcode: CJFQ\ndbname: CJFDLAST2024\nfilename: JFJJ202401010\npublicationTag: </w:instrText>
      </w:r>
      <w:r>
        <w:rPr>
          <w:rFonts w:hint="eastAsia"/>
          <w:szCs w:val="20"/>
        </w:rPr>
        <w:instrText>北大核心</w:instrText>
      </w:r>
      <w:r>
        <w:rPr>
          <w:rFonts w:hint="eastAsia"/>
          <w:szCs w:val="20"/>
        </w:rPr>
        <w:instrText>, JST, CSSCI, AMI</w:instrText>
      </w:r>
      <w:r>
        <w:rPr>
          <w:rFonts w:hint="eastAsia"/>
          <w:szCs w:val="20"/>
        </w:rPr>
        <w:instrText>核心</w:instrText>
      </w:r>
      <w:r>
        <w:rPr>
          <w:rFonts w:hint="eastAsia"/>
          <w:szCs w:val="20"/>
        </w:rPr>
        <w:instrText>\nCIF: 7.203\nAIF: 4.462","page":"89-98","source":"CNKI","title":"</w:instrText>
      </w:r>
      <w:r>
        <w:rPr>
          <w:rFonts w:hint="eastAsia"/>
          <w:szCs w:val="20"/>
        </w:rPr>
        <w:instrText>大学生生成式人工智能应用现状与思考——基于浙江大学的调查</w:instrText>
      </w:r>
      <w:r>
        <w:rPr>
          <w:rFonts w:hint="eastAsia"/>
          <w:szCs w:val="20"/>
        </w:rPr>
        <w:instrText>","volume":"30","author":[{"literal":"</w:instrText>
      </w:r>
      <w:r>
        <w:rPr>
          <w:rFonts w:hint="eastAsia"/>
          <w:szCs w:val="20"/>
        </w:rPr>
        <w:instrText>李艳</w:instrText>
      </w:r>
      <w:r>
        <w:rPr>
          <w:rFonts w:hint="eastAsia"/>
          <w:szCs w:val="20"/>
        </w:rPr>
        <w:instrText>"},{"literal":"</w:instrText>
      </w:r>
      <w:r>
        <w:rPr>
          <w:rFonts w:hint="eastAsia"/>
          <w:szCs w:val="20"/>
        </w:rPr>
        <w:instrText>许洁</w:instrText>
      </w:r>
      <w:r>
        <w:rPr>
          <w:rFonts w:hint="eastAsia"/>
          <w:szCs w:val="20"/>
        </w:rPr>
        <w:instrText>"},{"literal":"</w:instrText>
      </w:r>
      <w:r>
        <w:rPr>
          <w:rFonts w:hint="eastAsia"/>
          <w:szCs w:val="20"/>
        </w:rPr>
        <w:instrText>贾程媛</w:instrText>
      </w:r>
      <w:r>
        <w:rPr>
          <w:rFonts w:hint="eastAsia"/>
          <w:szCs w:val="20"/>
        </w:rPr>
        <w:instrText>"},{"literal":"</w:instrText>
      </w:r>
      <w:r>
        <w:rPr>
          <w:rFonts w:hint="eastAsia"/>
          <w:szCs w:val="20"/>
        </w:rPr>
        <w:instrText>翟雪松</w:instrText>
      </w:r>
      <w:r>
        <w:rPr>
          <w:rFonts w:hint="eastAsia"/>
          <w:szCs w:val="20"/>
        </w:rPr>
        <w:instrText>"}],"issued":{"date-parts":[["2024"]]}}}],"schema":"https:/</w:instrText>
      </w:r>
      <w:r>
        <w:rPr>
          <w:szCs w:val="20"/>
        </w:rPr>
        <w:instrText xml:space="preserve">/github.com/citation-style-language/schema/raw/master/csl-citation.json"} </w:instrText>
      </w:r>
      <w:r>
        <w:rPr>
          <w:szCs w:val="20"/>
        </w:rPr>
        <w:fldChar w:fldCharType="separate"/>
      </w:r>
      <w:r>
        <w:rPr>
          <w:rFonts w:cs="Times New Roman"/>
          <w:kern w:val="0"/>
          <w:szCs w:val="24"/>
        </w:rPr>
        <w:t>（李艳</w:t>
      </w:r>
      <w:r>
        <w:rPr>
          <w:rFonts w:cs="Times New Roman"/>
          <w:kern w:val="0"/>
          <w:szCs w:val="24"/>
        </w:rPr>
        <w:t xml:space="preserve"> </w:t>
      </w:r>
      <w:r>
        <w:rPr>
          <w:rFonts w:cs="Times New Roman"/>
          <w:kern w:val="0"/>
          <w:szCs w:val="24"/>
        </w:rPr>
        <w:t>等，</w:t>
      </w:r>
      <w:r>
        <w:rPr>
          <w:rFonts w:cs="Times New Roman"/>
          <w:kern w:val="0"/>
          <w:szCs w:val="24"/>
        </w:rPr>
        <w:t>2024</w:t>
      </w:r>
      <w:r>
        <w:rPr>
          <w:rFonts w:cs="Times New Roman"/>
          <w:kern w:val="0"/>
          <w:szCs w:val="24"/>
        </w:rPr>
        <w:t>）</w:t>
      </w:r>
      <w:r>
        <w:rPr>
          <w:szCs w:val="20"/>
        </w:rPr>
        <w:fldChar w:fldCharType="end"/>
      </w:r>
      <w:r>
        <w:rPr>
          <w:rFonts w:hint="eastAsia"/>
          <w:szCs w:val="20"/>
        </w:rPr>
        <w:t>中得到广泛证实。这也引发了大学对“剽窃”的争论和重新思考</w:t>
      </w:r>
      <w:r>
        <w:rPr>
          <w:szCs w:val="20"/>
        </w:rPr>
        <w:fldChar w:fldCharType="begin"/>
      </w:r>
      <w:r>
        <w:rPr>
          <w:szCs w:val="20"/>
        </w:rPr>
        <w:instrText xml:space="preserve"> ADDIN ZOTERO_ITEM CSL_CITATION {"citationID":"TSQs19Bu","properties":{"formattedCitation":"\\uc0\\u65288{}\\uc0\\u39759{}\\uc0\\u39034{}\\uc0\\u24179{} \\uc0\\u31561{}\\uc0\\u65292{}2024\\uc0\\u65307{}\\uc0\\u29579{}\\uc0\\u23569{}\\uc0\\u65289{}","plain</w:instrText>
      </w:r>
      <w:r>
        <w:rPr>
          <w:rFonts w:hint="eastAsia"/>
          <w:szCs w:val="20"/>
        </w:rPr>
        <w:instrText>Citation":"</w:instrText>
      </w:r>
      <w:r>
        <w:rPr>
          <w:rFonts w:hint="eastAsia"/>
          <w:szCs w:val="20"/>
        </w:rPr>
        <w:instrText>（魏顺平</w:instrText>
      </w:r>
      <w:r>
        <w:rPr>
          <w:rFonts w:hint="eastAsia"/>
          <w:szCs w:val="20"/>
        </w:rPr>
        <w:instrText xml:space="preserve"> </w:instrText>
      </w:r>
      <w:r>
        <w:rPr>
          <w:rFonts w:hint="eastAsia"/>
          <w:szCs w:val="20"/>
        </w:rPr>
        <w:instrText>等，</w:instrText>
      </w:r>
      <w:r>
        <w:rPr>
          <w:rFonts w:hint="eastAsia"/>
          <w:szCs w:val="20"/>
        </w:rPr>
        <w:instrText>2024</w:instrText>
      </w:r>
      <w:r>
        <w:rPr>
          <w:rFonts w:hint="eastAsia"/>
          <w:szCs w:val="20"/>
        </w:rPr>
        <w:instrText>；王少）</w:instrText>
      </w:r>
      <w:r>
        <w:rPr>
          <w:rFonts w:hint="eastAsia"/>
          <w:szCs w:val="20"/>
        </w:rPr>
        <w:instrText>","dontUpdate":true,"noteIndex":0},"citationItems":[{"id":5837,"uris":["http://zotero.org/users/12109334/items/BUTCN9FV"],"itemData":{"id":5837,"type":"article-journal","abstract":"</w:instrText>
      </w:r>
      <w:r>
        <w:rPr>
          <w:rFonts w:hint="eastAsia"/>
          <w:szCs w:val="20"/>
        </w:rPr>
        <w:instrText>采用大数据调查法，对美国</w:instrText>
      </w:r>
      <w:r>
        <w:rPr>
          <w:rFonts w:hint="eastAsia"/>
          <w:szCs w:val="20"/>
        </w:rPr>
        <w:instrText>2300</w:instrText>
      </w:r>
      <w:r>
        <w:rPr>
          <w:rFonts w:hint="eastAsia"/>
          <w:szCs w:val="20"/>
        </w:rPr>
        <w:instrText>余所四年制大学使用</w:instrText>
      </w:r>
      <w:r>
        <w:rPr>
          <w:rFonts w:hint="eastAsia"/>
          <w:szCs w:val="20"/>
        </w:rPr>
        <w:instrText>ChatGPT</w:instrText>
      </w:r>
      <w:r>
        <w:rPr>
          <w:rFonts w:hint="eastAsia"/>
          <w:szCs w:val="20"/>
        </w:rPr>
        <w:instrText>的现状进行调查，重点选取发布</w:instrText>
      </w:r>
      <w:r>
        <w:rPr>
          <w:rFonts w:hint="eastAsia"/>
          <w:szCs w:val="20"/>
        </w:rPr>
        <w:instrText>ChatGPT</w:instrText>
      </w:r>
      <w:r>
        <w:rPr>
          <w:rFonts w:hint="eastAsia"/>
          <w:szCs w:val="20"/>
        </w:rPr>
        <w:instrText>相关新闻较多且在美国最佳大学排名前</w:instrText>
      </w:r>
      <w:r>
        <w:rPr>
          <w:rFonts w:hint="eastAsia"/>
          <w:szCs w:val="20"/>
        </w:rPr>
        <w:instrText>50</w:instrText>
      </w:r>
      <w:r>
        <w:rPr>
          <w:rFonts w:hint="eastAsia"/>
          <w:szCs w:val="20"/>
        </w:rPr>
        <w:instrText>的高校为案例，全面探讨</w:instrText>
      </w:r>
      <w:r>
        <w:rPr>
          <w:rFonts w:hint="eastAsia"/>
          <w:szCs w:val="20"/>
        </w:rPr>
        <w:instrText>ChatGPT</w:instrText>
      </w:r>
      <w:r>
        <w:rPr>
          <w:rFonts w:hint="eastAsia"/>
          <w:szCs w:val="20"/>
        </w:rPr>
        <w:instrText>在高等教育中的应用潜能与风险。研究发现，</w:instrText>
      </w:r>
      <w:r>
        <w:rPr>
          <w:rFonts w:hint="eastAsia"/>
          <w:szCs w:val="20"/>
        </w:rPr>
        <w:instrText>ChatGPT</w:instrText>
      </w:r>
      <w:r>
        <w:rPr>
          <w:rFonts w:hint="eastAsia"/>
          <w:szCs w:val="20"/>
        </w:rPr>
        <w:instrText>在高等教育应用中具备显著潜能，如提高教学效率和质量、拓展研究理论和方法、提升行政能力和水平等，但也存在明显的风险，如可能破坏师生信任关系、威胁学术诚信和道德、影响行政职位和信誉等。通过深入分析</w:instrText>
      </w:r>
      <w:r>
        <w:rPr>
          <w:rFonts w:hint="eastAsia"/>
          <w:szCs w:val="20"/>
        </w:rPr>
        <w:instrText>ChatGPT</w:instrText>
      </w:r>
      <w:r>
        <w:rPr>
          <w:rFonts w:hint="eastAsia"/>
          <w:szCs w:val="20"/>
        </w:rPr>
        <w:instrText>在美国高校中的实际应用案例，可以为生成式人工智能在我国高等教育中的健康发展和实践应用提供有力的经验借鉴和策略指导。</w:instrText>
      </w:r>
      <w:r>
        <w:rPr>
          <w:rFonts w:hint="eastAsia"/>
          <w:szCs w:val="20"/>
        </w:rPr>
        <w:instrText>","container-title":"</w:instrText>
      </w:r>
      <w:r>
        <w:rPr>
          <w:rFonts w:hint="eastAsia"/>
          <w:szCs w:val="20"/>
        </w:rPr>
        <w:instrText>现代远距离教育</w:instrText>
      </w:r>
      <w:r>
        <w:rPr>
          <w:rFonts w:hint="eastAsia"/>
          <w:szCs w:val="20"/>
        </w:rPr>
        <w:instrText xml:space="preserve">","DOI":"10.13927/j.cnki.yuan.20240628.003","ISSN":"1001-8700","language":"zh-CN","note":"original-container-title: Modern Distance Education\nstatus: advance online publication\nfoundation: </w:instrText>
      </w:r>
      <w:r>
        <w:rPr>
          <w:rFonts w:hint="eastAsia"/>
          <w:szCs w:val="20"/>
        </w:rPr>
        <w:instrText>国家自然科学基金</w:instrText>
      </w:r>
      <w:r>
        <w:rPr>
          <w:rFonts w:hint="eastAsia"/>
          <w:szCs w:val="20"/>
        </w:rPr>
        <w:instrText>2022</w:instrText>
      </w:r>
      <w:r>
        <w:rPr>
          <w:rFonts w:hint="eastAsia"/>
          <w:szCs w:val="20"/>
        </w:rPr>
        <w:instrText>年面上项目“教育信息化战略对民族地区义务教育优质均衡的影响研究（编号：</w:instrText>
      </w:r>
      <w:r>
        <w:rPr>
          <w:rFonts w:hint="eastAsia"/>
          <w:szCs w:val="20"/>
        </w:rPr>
        <w:instrText>72274234</w:instrText>
      </w:r>
      <w:r>
        <w:rPr>
          <w:rFonts w:hint="eastAsia"/>
          <w:szCs w:val="20"/>
        </w:rPr>
        <w:instrText>）”；</w:instrText>
      </w:r>
      <w:r>
        <w:rPr>
          <w:rFonts w:hint="eastAsia"/>
          <w:szCs w:val="20"/>
        </w:rPr>
        <w:instrText xml:space="preserve"> 2023</w:instrText>
      </w:r>
      <w:r>
        <w:rPr>
          <w:rFonts w:hint="eastAsia"/>
          <w:szCs w:val="20"/>
        </w:rPr>
        <w:instrText>年度国家民委高等教育教学改革研究项目“成果产出与能力生成导向的大学生科学数据素养课程建设与应用”（编号：</w:instrText>
      </w:r>
      <w:r>
        <w:rPr>
          <w:rFonts w:hint="eastAsia"/>
          <w:szCs w:val="20"/>
        </w:rPr>
        <w:instrText>23225</w:instrText>
      </w:r>
      <w:r>
        <w:rPr>
          <w:rFonts w:hint="eastAsia"/>
          <w:szCs w:val="20"/>
        </w:rPr>
        <w:instrText>）；</w:instrText>
      </w:r>
      <w:r>
        <w:rPr>
          <w:rFonts w:hint="eastAsia"/>
          <w:szCs w:val="20"/>
        </w:rPr>
        <w:instrText xml:space="preserve">\ndownload: 873\nalbum: </w:instrText>
      </w:r>
      <w:r>
        <w:rPr>
          <w:rFonts w:hint="eastAsia"/>
          <w:szCs w:val="20"/>
        </w:rPr>
        <w:instrText>社会科学Ⅱ辑</w:instrText>
      </w:r>
      <w:r>
        <w:rPr>
          <w:rFonts w:hint="eastAsia"/>
          <w:szCs w:val="20"/>
        </w:rPr>
        <w:instrText>;</w:instrText>
      </w:r>
      <w:r>
        <w:rPr>
          <w:rFonts w:hint="eastAsia"/>
          <w:szCs w:val="20"/>
        </w:rPr>
        <w:instrText>信息科技</w:instrText>
      </w:r>
      <w:r>
        <w:rPr>
          <w:rFonts w:hint="eastAsia"/>
          <w:szCs w:val="20"/>
        </w:rPr>
        <w:instrText>\nCLC: TP18;G649.712;G649.2\ndbcode: CAPJ\ndbname: CAPJLAST\nfilename: YUAN20240628003\npublicationTag: JST, CSSCI, AMI</w:instrText>
      </w:r>
      <w:r>
        <w:rPr>
          <w:rFonts w:hint="eastAsia"/>
          <w:szCs w:val="20"/>
        </w:rPr>
        <w:instrText>核心</w:instrText>
      </w:r>
      <w:r>
        <w:rPr>
          <w:rFonts w:hint="eastAsia"/>
          <w:szCs w:val="20"/>
        </w:rPr>
        <w:instrText>\nCIF: 4.192\nAIF: 2.446","page":"1-15","source":"CNKI","title":"</w:instrText>
      </w:r>
      <w:r>
        <w:rPr>
          <w:rFonts w:hint="eastAsia"/>
          <w:szCs w:val="20"/>
        </w:rPr>
        <w:instrText>高等教育应用</w:instrText>
      </w:r>
      <w:r>
        <w:rPr>
          <w:rFonts w:hint="eastAsia"/>
          <w:szCs w:val="20"/>
        </w:rPr>
        <w:instrText>ChatGPT</w:instrText>
      </w:r>
      <w:r>
        <w:rPr>
          <w:rFonts w:hint="eastAsia"/>
          <w:szCs w:val="20"/>
        </w:rPr>
        <w:instrText>的潜能与风险——来自美国高校的经验与启示</w:instrText>
      </w:r>
      <w:r>
        <w:rPr>
          <w:rFonts w:hint="eastAsia"/>
          <w:szCs w:val="20"/>
        </w:rPr>
        <w:instrText>","author":[{"literal":"</w:instrText>
      </w:r>
      <w:r>
        <w:rPr>
          <w:rFonts w:hint="eastAsia"/>
          <w:szCs w:val="20"/>
        </w:rPr>
        <w:instrText>魏顺平</w:instrText>
      </w:r>
      <w:r>
        <w:rPr>
          <w:rFonts w:hint="eastAsia"/>
          <w:szCs w:val="20"/>
        </w:rPr>
        <w:instrText>"},{"literal":"</w:instrText>
      </w:r>
      <w:r>
        <w:rPr>
          <w:rFonts w:hint="eastAsia"/>
          <w:szCs w:val="20"/>
        </w:rPr>
        <w:instrText>范学健</w:instrText>
      </w:r>
      <w:r>
        <w:rPr>
          <w:rFonts w:hint="eastAsia"/>
          <w:szCs w:val="20"/>
        </w:rPr>
        <w:instrText>"},{"literal":"</w:instrText>
      </w:r>
      <w:r>
        <w:rPr>
          <w:rFonts w:hint="eastAsia"/>
          <w:szCs w:val="20"/>
        </w:rPr>
        <w:instrText>王向旭</w:instrText>
      </w:r>
      <w:r>
        <w:rPr>
          <w:rFonts w:hint="eastAsia"/>
          <w:szCs w:val="20"/>
        </w:rPr>
        <w:instrText>"},{"literal":"</w:instrText>
      </w:r>
      <w:r>
        <w:rPr>
          <w:rFonts w:hint="eastAsia"/>
          <w:szCs w:val="20"/>
        </w:rPr>
        <w:instrText>程罡</w:instrText>
      </w:r>
      <w:r>
        <w:rPr>
          <w:rFonts w:hint="eastAsia"/>
          <w:szCs w:val="20"/>
        </w:rPr>
        <w:instrText>"},{"literal":"</w:instrText>
      </w:r>
      <w:r>
        <w:rPr>
          <w:rFonts w:hint="eastAsia"/>
          <w:szCs w:val="20"/>
        </w:rPr>
        <w:instrText>江凤娟</w:instrText>
      </w:r>
      <w:r>
        <w:rPr>
          <w:rFonts w:hint="eastAsia"/>
          <w:szCs w:val="20"/>
        </w:rPr>
        <w:instrText>"}],"issued":{"date-parts":[["2024",7,1]]}}},{"id":2100,"uris":["http://zotero.org/users/12109334/items/47X9ZKG3"],"itemData":{"id":2100,"type":"article-journal","abstract":"ChatGPT</w:instrText>
      </w:r>
      <w:r>
        <w:rPr>
          <w:rFonts w:hint="eastAsia"/>
          <w:szCs w:val="20"/>
        </w:rPr>
        <w:instrText>既给学术研究工作带来新机遇</w:instrText>
      </w:r>
      <w:r>
        <w:rPr>
          <w:rFonts w:hint="eastAsia"/>
          <w:szCs w:val="20"/>
        </w:rPr>
        <w:instrText>,</w:instrText>
      </w:r>
      <w:r>
        <w:rPr>
          <w:rFonts w:hint="eastAsia"/>
          <w:szCs w:val="20"/>
        </w:rPr>
        <w:instrText>也给学术不端治理带来前所未见的挑战。</w:instrText>
      </w:r>
      <w:r>
        <w:rPr>
          <w:rFonts w:hint="eastAsia"/>
          <w:szCs w:val="20"/>
        </w:rPr>
        <w:instrText>ChatGPT</w:instrText>
      </w:r>
      <w:r>
        <w:rPr>
          <w:rFonts w:hint="eastAsia"/>
          <w:szCs w:val="20"/>
        </w:rPr>
        <w:instrText>对学术不端概念的冲击主要表现为</w:instrText>
      </w:r>
      <w:r>
        <w:rPr>
          <w:rFonts w:hint="eastAsia"/>
          <w:szCs w:val="20"/>
        </w:rPr>
        <w:instrText>,</w:instrText>
      </w:r>
      <w:r>
        <w:rPr>
          <w:rFonts w:hint="eastAsia"/>
          <w:szCs w:val="20"/>
        </w:rPr>
        <w:instrText>在原创、错误、公平层面冲击学术不端概念的内涵</w:instrText>
      </w:r>
      <w:r>
        <w:rPr>
          <w:rFonts w:hint="eastAsia"/>
          <w:szCs w:val="20"/>
        </w:rPr>
        <w:instrText>,</w:instrText>
      </w:r>
      <w:r>
        <w:rPr>
          <w:rFonts w:hint="eastAsia"/>
          <w:szCs w:val="20"/>
        </w:rPr>
        <w:instrText>在质变、重复、批判层面冲击学术不端概念的外延。</w:instrText>
      </w:r>
      <w:r>
        <w:rPr>
          <w:rFonts w:hint="eastAsia"/>
          <w:szCs w:val="20"/>
        </w:rPr>
        <w:instrText>ChatGPT</w:instrText>
      </w:r>
      <w:r>
        <w:rPr>
          <w:rFonts w:hint="eastAsia"/>
          <w:szCs w:val="20"/>
        </w:rPr>
        <w:instrText>对学术不端治理的影响表现为拓展治理主体范畴、重构客体责任结构、增加治理程序环节和再塑治理标准内涵。为应对</w:instrText>
      </w:r>
      <w:r>
        <w:rPr>
          <w:rFonts w:hint="eastAsia"/>
          <w:szCs w:val="20"/>
        </w:rPr>
        <w:instrText>ChatGPT</w:instrText>
      </w:r>
      <w:r>
        <w:rPr>
          <w:rFonts w:hint="eastAsia"/>
          <w:szCs w:val="20"/>
        </w:rPr>
        <w:instrText>的挑战</w:instrText>
      </w:r>
      <w:r>
        <w:rPr>
          <w:rFonts w:hint="eastAsia"/>
          <w:szCs w:val="20"/>
        </w:rPr>
        <w:instrText>,</w:instrText>
      </w:r>
      <w:r>
        <w:rPr>
          <w:rFonts w:hint="eastAsia"/>
          <w:szCs w:val="20"/>
        </w:rPr>
        <w:instrText>需要构建学术不端主客体合作网络、更新学术不端治理程序和标准、构建流动式学术不端治理框架。</w:instrText>
      </w:r>
      <w:r>
        <w:rPr>
          <w:rFonts w:hint="eastAsia"/>
          <w:szCs w:val="20"/>
        </w:rPr>
        <w:instrText>","container-title":"</w:instrText>
      </w:r>
      <w:r>
        <w:rPr>
          <w:rFonts w:hint="eastAsia"/>
          <w:szCs w:val="20"/>
        </w:rPr>
        <w:instrText>科技进步与对策</w:instrText>
      </w:r>
      <w:r>
        <w:rPr>
          <w:rFonts w:hint="eastAsia"/>
          <w:szCs w:val="20"/>
        </w:rPr>
        <w:instrText>","ISSN":"1001-7348","language":"zh-CN","page":"1-8","source":"CNKI","title":"ChatGPT</w:instrText>
      </w:r>
      <w:r>
        <w:rPr>
          <w:rFonts w:hint="eastAsia"/>
          <w:szCs w:val="20"/>
        </w:rPr>
        <w:instrText>与学术不端治理</w:instrText>
      </w:r>
      <w:r>
        <w:rPr>
          <w:rFonts w:hint="eastAsia"/>
          <w:szCs w:val="20"/>
        </w:rPr>
        <w:instrText>:</w:instrText>
      </w:r>
      <w:r>
        <w:rPr>
          <w:rFonts w:hint="eastAsia"/>
          <w:szCs w:val="20"/>
        </w:rPr>
        <w:instrText>挑战与应对</w:instrText>
      </w:r>
      <w:r>
        <w:rPr>
          <w:rFonts w:hint="eastAsia"/>
          <w:szCs w:val="20"/>
        </w:rPr>
        <w:instrText>","title-short":"ChatGPT</w:instrText>
      </w:r>
      <w:r>
        <w:rPr>
          <w:rFonts w:hint="eastAsia"/>
          <w:szCs w:val="20"/>
        </w:rPr>
        <w:instrText>与学术不端治理</w:instrText>
      </w:r>
      <w:r>
        <w:rPr>
          <w:rFonts w:hint="eastAsia"/>
          <w:szCs w:val="20"/>
        </w:rPr>
        <w:instrText>","author":[{"literal":"</w:instrText>
      </w:r>
      <w:r>
        <w:rPr>
          <w:rFonts w:hint="eastAsia"/>
          <w:szCs w:val="20"/>
        </w:rPr>
        <w:instrText>王少</w:instrText>
      </w:r>
      <w:r>
        <w:rPr>
          <w:rFonts w:hint="eastAsia"/>
          <w:szCs w:val="20"/>
        </w:rPr>
        <w:instrText>"}]}}],"schema":"https://gith</w:instrText>
      </w:r>
      <w:r>
        <w:rPr>
          <w:szCs w:val="20"/>
        </w:rPr>
        <w:instrText xml:space="preserve">ub.com/citation-style-language/schema/raw/master/csl-citation.json"} </w:instrText>
      </w:r>
      <w:r>
        <w:rPr>
          <w:szCs w:val="20"/>
        </w:rPr>
        <w:fldChar w:fldCharType="separate"/>
      </w:r>
      <w:r>
        <w:rPr>
          <w:rFonts w:cs="Times New Roman"/>
          <w:kern w:val="0"/>
          <w:szCs w:val="24"/>
        </w:rPr>
        <w:t>（魏顺平</w:t>
      </w:r>
      <w:r>
        <w:rPr>
          <w:rFonts w:cs="Times New Roman"/>
          <w:kern w:val="0"/>
          <w:szCs w:val="24"/>
        </w:rPr>
        <w:t xml:space="preserve"> </w:t>
      </w:r>
      <w:r>
        <w:rPr>
          <w:rFonts w:cs="Times New Roman"/>
          <w:kern w:val="0"/>
          <w:szCs w:val="24"/>
        </w:rPr>
        <w:t>等，</w:t>
      </w:r>
      <w:r>
        <w:rPr>
          <w:rFonts w:cs="Times New Roman"/>
          <w:kern w:val="0"/>
          <w:szCs w:val="24"/>
        </w:rPr>
        <w:t>2024</w:t>
      </w:r>
      <w:r>
        <w:rPr>
          <w:rFonts w:cs="Times New Roman"/>
          <w:kern w:val="0"/>
          <w:szCs w:val="24"/>
        </w:rPr>
        <w:t>；王少</w:t>
      </w:r>
      <w:ins w:id="19" w:author="莉 刘" w:date="2024-10-22T14:12:00Z" w16du:dateUtc="2024-10-22T06:12:00Z">
        <w:r w:rsidR="00BE3796">
          <w:rPr>
            <w:rFonts w:cs="Times New Roman" w:hint="eastAsia"/>
            <w:kern w:val="0"/>
            <w:szCs w:val="24"/>
          </w:rPr>
          <w:t>，</w:t>
        </w:r>
      </w:ins>
      <w:del w:id="20" w:author="莉 刘" w:date="2024-10-22T14:12:00Z" w16du:dateUtc="2024-10-22T06:12:00Z">
        <w:r w:rsidDel="00BE3796">
          <w:rPr>
            <w:rFonts w:cs="Times New Roman" w:hint="eastAsia"/>
            <w:kern w:val="0"/>
            <w:szCs w:val="24"/>
          </w:rPr>
          <w:delText xml:space="preserve"> </w:delText>
        </w:r>
      </w:del>
      <w:r>
        <w:rPr>
          <w:rFonts w:cs="Times New Roman" w:hint="eastAsia"/>
          <w:kern w:val="0"/>
          <w:szCs w:val="24"/>
        </w:rPr>
        <w:t>2024</w:t>
      </w:r>
      <w:r>
        <w:rPr>
          <w:rFonts w:cs="Times New Roman"/>
          <w:kern w:val="0"/>
          <w:szCs w:val="24"/>
        </w:rPr>
        <w:t>）</w:t>
      </w:r>
      <w:r>
        <w:rPr>
          <w:szCs w:val="20"/>
        </w:rPr>
        <w:fldChar w:fldCharType="end"/>
      </w:r>
      <w:r>
        <w:rPr>
          <w:rFonts w:hint="eastAsia"/>
          <w:szCs w:val="20"/>
        </w:rPr>
        <w:t>。在前</w:t>
      </w:r>
      <w:r>
        <w:rPr>
          <w:rFonts w:hint="eastAsia"/>
          <w:szCs w:val="20"/>
        </w:rPr>
        <w:t>AIGC</w:t>
      </w:r>
      <w:r>
        <w:rPr>
          <w:rFonts w:hint="eastAsia"/>
          <w:szCs w:val="20"/>
        </w:rPr>
        <w:t>时代，就有学者察觉到人工智能可能带来的剽窃问题，认为从教育目的的角度出发，运用人工智能完成作业等书面学习任务，依然构成剽窃</w:t>
      </w:r>
      <w:r>
        <w:rPr>
          <w:szCs w:val="20"/>
        </w:rPr>
        <w:fldChar w:fldCharType="begin"/>
      </w:r>
      <w:r>
        <w:rPr>
          <w:rFonts w:hint="eastAsia"/>
          <w:szCs w:val="20"/>
        </w:rPr>
        <w:instrText xml:space="preserve"> ADDIN ZOTERO_ITEM CSL_CITATION {"citationID":"YZFpnmZB","properties":{"formattedCitation":"\\uc0\\u65288{}\\uc0\\u31649{}\\uc0\\u21326{}\\uc0\\u65292{}2022\\uc0\\u65289{}","plainCitation":"</w:instrText>
      </w:r>
      <w:r>
        <w:rPr>
          <w:rFonts w:hint="eastAsia"/>
          <w:szCs w:val="20"/>
        </w:rPr>
        <w:instrText>（管华，</w:instrText>
      </w:r>
      <w:r>
        <w:rPr>
          <w:rFonts w:hint="eastAsia"/>
          <w:szCs w:val="20"/>
        </w:rPr>
        <w:instrText>2022</w:instrText>
      </w:r>
      <w:r>
        <w:rPr>
          <w:rFonts w:hint="eastAsia"/>
          <w:szCs w:val="20"/>
        </w:rPr>
        <w:instrText>）</w:instrText>
      </w:r>
      <w:r>
        <w:rPr>
          <w:rFonts w:hint="eastAsia"/>
          <w:szCs w:val="20"/>
        </w:rPr>
        <w:instrText>","noteIndex":0},"citationItems":[{"id":5905,"uris":["http://zotero.org/users/12109334/items/QBA36ZIS"],"itemData":{"id":5905,"type":"article-journal","abstract":"</w:instrText>
      </w:r>
      <w:r>
        <w:rPr>
          <w:rFonts w:hint="eastAsia"/>
          <w:szCs w:val="20"/>
        </w:rPr>
        <w:instrText>人工智能技术迅猛发展，但“十四五”至</w:instrText>
      </w:r>
      <w:r>
        <w:rPr>
          <w:rFonts w:hint="eastAsia"/>
          <w:szCs w:val="20"/>
        </w:rPr>
        <w:instrText>2035</w:instrText>
      </w:r>
      <w:r>
        <w:rPr>
          <w:rFonts w:hint="eastAsia"/>
          <w:szCs w:val="20"/>
        </w:rPr>
        <w:instrText>年期间，人工智能仍将处于弱人工智能阶段。人工智能给教育立法提供了新的场景，教育立法必须适应学习、教学和管理智能化的需要，也必须应对隐私权和受教育权被侵犯的风险。随着人工智能在教育领域的应用，教育法律关系发生嬗变：虽然人工智能无法成为教育法律关系的主体，成为教师或学生，但受教育基本权利衍生出了新的子权利——接受信息教育的权利。教育过程中的个人信息受保护、教育信息选择、获得智能教育设备、不被过度暴露、不受自动决策和获得电子证书等方面的权利，亟须《教育法典》确认。</w:instrText>
      </w:r>
      <w:r>
        <w:rPr>
          <w:rFonts w:hint="eastAsia"/>
          <w:szCs w:val="20"/>
        </w:rPr>
        <w:instrText>","container-title":"</w:instrText>
      </w:r>
      <w:r>
        <w:rPr>
          <w:rFonts w:hint="eastAsia"/>
          <w:szCs w:val="20"/>
        </w:rPr>
        <w:instrText>陕西师范大学学报（哲学社会科学版）</w:instrText>
      </w:r>
      <w:r>
        <w:rPr>
          <w:rFonts w:hint="eastAsia"/>
          <w:szCs w:val="20"/>
        </w:rPr>
        <w:instrText xml:space="preserve">","DOI":"10.15983/j.cnki.sxss.2022.0709","ISSN":"1672-4283","issue":"4","language":"zh-CN","note":"original-container-title: Journal of Shaanxi Normal University(Philosophy and Social Sciences Edition)\nfoundation: </w:instrText>
      </w:r>
      <w:r>
        <w:rPr>
          <w:rFonts w:hint="eastAsia"/>
          <w:szCs w:val="20"/>
        </w:rPr>
        <w:instrText>国家社会科学基金项目“社会主义核心价值观与教育法律制度的完善研究”</w:instrText>
      </w:r>
      <w:r>
        <w:rPr>
          <w:rFonts w:hint="eastAsia"/>
          <w:szCs w:val="20"/>
        </w:rPr>
        <w:instrText>(19VHJ010)</w:instrText>
      </w:r>
      <w:r>
        <w:rPr>
          <w:rFonts w:hint="eastAsia"/>
          <w:szCs w:val="20"/>
        </w:rPr>
        <w:instrText>；</w:instrText>
      </w:r>
      <w:r>
        <w:rPr>
          <w:rFonts w:hint="eastAsia"/>
          <w:szCs w:val="20"/>
        </w:rPr>
        <w:instrText xml:space="preserve">\ndownload: 908\nalbum: </w:instrText>
      </w:r>
      <w:r>
        <w:rPr>
          <w:rFonts w:hint="eastAsia"/>
          <w:szCs w:val="20"/>
        </w:rPr>
        <w:instrText>社会科学Ⅱ辑</w:instrText>
      </w:r>
      <w:r>
        <w:rPr>
          <w:rFonts w:hint="eastAsia"/>
          <w:szCs w:val="20"/>
        </w:rPr>
        <w:instrText>;</w:instrText>
      </w:r>
      <w:r>
        <w:rPr>
          <w:rFonts w:hint="eastAsia"/>
          <w:szCs w:val="20"/>
        </w:rPr>
        <w:instrText>社会科学Ⅰ辑</w:instrText>
      </w:r>
      <w:r>
        <w:rPr>
          <w:rFonts w:hint="eastAsia"/>
          <w:szCs w:val="20"/>
        </w:rPr>
        <w:instrText xml:space="preserve">\nCLC: D922.16\ndbcode: CJFQ\ndbname: CJFDLAST2022\nfilename: SXSS202204009\npublicationTag: </w:instrText>
      </w:r>
      <w:r>
        <w:rPr>
          <w:rFonts w:hint="eastAsia"/>
          <w:szCs w:val="20"/>
        </w:rPr>
        <w:instrText>北大核心</w:instrText>
      </w:r>
      <w:r>
        <w:rPr>
          <w:rFonts w:hint="eastAsia"/>
          <w:szCs w:val="20"/>
        </w:rPr>
        <w:instrText>, CSSCI, AMI</w:instrText>
      </w:r>
      <w:r>
        <w:rPr>
          <w:rFonts w:hint="eastAsia"/>
          <w:szCs w:val="20"/>
        </w:rPr>
        <w:instrText>核心</w:instrText>
      </w:r>
      <w:r>
        <w:rPr>
          <w:rFonts w:hint="eastAsia"/>
          <w:szCs w:val="20"/>
        </w:rPr>
        <w:instrText xml:space="preserve">, </w:instrText>
      </w:r>
      <w:r>
        <w:rPr>
          <w:rFonts w:hint="eastAsia"/>
          <w:szCs w:val="20"/>
        </w:rPr>
        <w:instrText>社科基金资助期刊</w:instrText>
      </w:r>
      <w:r>
        <w:rPr>
          <w:rFonts w:hint="eastAsia"/>
          <w:szCs w:val="20"/>
        </w:rPr>
        <w:instrText>\nCIF: 2.862\nAIF: 1.867","page":"103-117","source":"CNKI","title":"</w:instrText>
      </w:r>
      <w:r>
        <w:rPr>
          <w:rFonts w:hint="eastAsia"/>
          <w:szCs w:val="20"/>
        </w:rPr>
        <w:instrText>智能时代的教育立法前瞻</w:instrText>
      </w:r>
      <w:r>
        <w:rPr>
          <w:rFonts w:hint="eastAsia"/>
          <w:szCs w:val="20"/>
        </w:rPr>
        <w:instrText>","volume":"51","author":[{"literal":"</w:instrText>
      </w:r>
      <w:r>
        <w:rPr>
          <w:rFonts w:hint="eastAsia"/>
          <w:szCs w:val="20"/>
        </w:rPr>
        <w:instrText>管华</w:instrText>
      </w:r>
      <w:r>
        <w:rPr>
          <w:rFonts w:hint="eastAsia"/>
          <w:szCs w:val="20"/>
        </w:rPr>
        <w:instrText>"}],"issued":{"date-parts":[["2022"]]}}}],"schema":"https://github.com/citation-style-</w:instrText>
      </w:r>
      <w:r>
        <w:rPr>
          <w:szCs w:val="20"/>
        </w:rPr>
        <w:instrText xml:space="preserve">language/schema/raw/master/csl-citation.json"} </w:instrText>
      </w:r>
      <w:r>
        <w:rPr>
          <w:szCs w:val="20"/>
        </w:rPr>
        <w:fldChar w:fldCharType="separate"/>
      </w:r>
      <w:r>
        <w:rPr>
          <w:rFonts w:cs="Times New Roman"/>
          <w:kern w:val="0"/>
          <w:szCs w:val="24"/>
        </w:rPr>
        <w:t>（管华，</w:t>
      </w:r>
      <w:r>
        <w:rPr>
          <w:rFonts w:cs="Times New Roman"/>
          <w:kern w:val="0"/>
          <w:szCs w:val="24"/>
        </w:rPr>
        <w:t>2022</w:t>
      </w:r>
      <w:r>
        <w:rPr>
          <w:rFonts w:cs="Times New Roman"/>
          <w:kern w:val="0"/>
          <w:szCs w:val="24"/>
        </w:rPr>
        <w:t>）</w:t>
      </w:r>
      <w:r>
        <w:rPr>
          <w:szCs w:val="20"/>
        </w:rPr>
        <w:fldChar w:fldCharType="end"/>
      </w:r>
      <w:r>
        <w:rPr>
          <w:rFonts w:hint="eastAsia"/>
          <w:szCs w:val="20"/>
        </w:rPr>
        <w:t>。此外，亦有实证学者在调研我国大学生</w:t>
      </w:r>
      <w:r>
        <w:rPr>
          <w:rFonts w:hint="eastAsia"/>
          <w:szCs w:val="20"/>
        </w:rPr>
        <w:t>AIGC</w:t>
      </w:r>
      <w:r>
        <w:rPr>
          <w:rFonts w:hint="eastAsia"/>
          <w:szCs w:val="20"/>
        </w:rPr>
        <w:t>使用情况后认为重新定义剽窃概念以及</w:t>
      </w:r>
      <w:proofErr w:type="gramStart"/>
      <w:r>
        <w:rPr>
          <w:rFonts w:hint="eastAsia"/>
          <w:szCs w:val="20"/>
        </w:rPr>
        <w:t>升级查重技术</w:t>
      </w:r>
      <w:proofErr w:type="gramEnd"/>
      <w:r>
        <w:rPr>
          <w:rFonts w:hint="eastAsia"/>
          <w:szCs w:val="20"/>
        </w:rPr>
        <w:t>以预防滥用行为迫在眉睫</w:t>
      </w:r>
      <w:r>
        <w:rPr>
          <w:szCs w:val="20"/>
        </w:rPr>
        <w:fldChar w:fldCharType="begin"/>
      </w:r>
      <w:r>
        <w:rPr>
          <w:rFonts w:hint="eastAsia"/>
          <w:szCs w:val="20"/>
        </w:rPr>
        <w:instrText xml:space="preserve"> ADDIN ZOTERO_ITEM CSL_CITATION {"citationID":"3LDSFaVG","properties":{"formattedCitation":"\\uc0\\u65288{}\\uc0\\u26446{}\\uc0\\u33395{} \\uc0\\u31561{}\\uc0\\u65292{}2024\\uc0\\u65289{}","plainCitation":"</w:instrText>
      </w:r>
      <w:r>
        <w:rPr>
          <w:rFonts w:hint="eastAsia"/>
          <w:szCs w:val="20"/>
        </w:rPr>
        <w:instrText>（李艳</w:instrText>
      </w:r>
      <w:r>
        <w:rPr>
          <w:rFonts w:hint="eastAsia"/>
          <w:szCs w:val="20"/>
        </w:rPr>
        <w:instrText xml:space="preserve"> </w:instrText>
      </w:r>
      <w:r>
        <w:rPr>
          <w:rFonts w:hint="eastAsia"/>
          <w:szCs w:val="20"/>
        </w:rPr>
        <w:instrText>等，</w:instrText>
      </w:r>
      <w:r>
        <w:rPr>
          <w:rFonts w:hint="eastAsia"/>
          <w:szCs w:val="20"/>
        </w:rPr>
        <w:instrText>2024</w:instrText>
      </w:r>
      <w:r>
        <w:rPr>
          <w:rFonts w:hint="eastAsia"/>
          <w:szCs w:val="20"/>
        </w:rPr>
        <w:instrText>）</w:instrText>
      </w:r>
      <w:r>
        <w:rPr>
          <w:rFonts w:hint="eastAsia"/>
          <w:szCs w:val="20"/>
        </w:rPr>
        <w:instrText>","noteIndex":0},"citationItems":[{"id":5855,"uris":["http://zotero.org/users/12109334/items/YDY4N7DZ"],"itemData":{"id":5855,"type":"article-journal","abstract":"</w:instrText>
      </w:r>
      <w:r>
        <w:rPr>
          <w:rFonts w:hint="eastAsia"/>
          <w:szCs w:val="20"/>
        </w:rPr>
        <w:instrText>本研究随机调查了</w:instrText>
      </w:r>
      <w:r>
        <w:rPr>
          <w:rFonts w:hint="eastAsia"/>
          <w:szCs w:val="20"/>
        </w:rPr>
        <w:instrText>1190</w:instrText>
      </w:r>
      <w:r>
        <w:rPr>
          <w:rFonts w:hint="eastAsia"/>
          <w:szCs w:val="20"/>
        </w:rPr>
        <w:instrText>位浙江大学本科生，通过描述统计、差异检验及事后多重比较等方法，分析大学生生成式人工智能的使用现状及影响因素。研究表明，约七成受访者表示熟悉生成式人工智能；三分之二的大学生使用生成式人工智能的时间在</w:instrText>
      </w:r>
      <w:r>
        <w:rPr>
          <w:rFonts w:hint="eastAsia"/>
          <w:szCs w:val="20"/>
        </w:rPr>
        <w:instrText>2022</w:instrText>
      </w:r>
      <w:r>
        <w:rPr>
          <w:rFonts w:hint="eastAsia"/>
          <w:szCs w:val="20"/>
        </w:rPr>
        <w:instrText>年</w:instrText>
      </w:r>
      <w:r>
        <w:rPr>
          <w:rFonts w:hint="eastAsia"/>
          <w:szCs w:val="20"/>
        </w:rPr>
        <w:instrText>12</w:instrText>
      </w:r>
      <w:r>
        <w:rPr>
          <w:rFonts w:hint="eastAsia"/>
          <w:szCs w:val="20"/>
        </w:rPr>
        <w:instrText>月</w:instrText>
      </w:r>
      <w:r>
        <w:rPr>
          <w:rFonts w:hint="eastAsia"/>
          <w:szCs w:val="20"/>
        </w:rPr>
        <w:instrText>-2023</w:instrText>
      </w:r>
      <w:r>
        <w:rPr>
          <w:rFonts w:hint="eastAsia"/>
          <w:szCs w:val="20"/>
        </w:rPr>
        <w:instrText>年</w:instrText>
      </w:r>
      <w:r>
        <w:rPr>
          <w:rFonts w:hint="eastAsia"/>
          <w:szCs w:val="20"/>
        </w:rPr>
        <w:instrText>6</w:instrText>
      </w:r>
      <w:r>
        <w:rPr>
          <w:rFonts w:hint="eastAsia"/>
          <w:szCs w:val="20"/>
        </w:rPr>
        <w:instrText>月间，四分之一的大学生开始使用生成式人工智能的时间是</w:instrText>
      </w:r>
      <w:r>
        <w:rPr>
          <w:rFonts w:hint="eastAsia"/>
          <w:szCs w:val="20"/>
        </w:rPr>
        <w:instrText>2023</w:instrText>
      </w:r>
      <w:r>
        <w:rPr>
          <w:rFonts w:hint="eastAsia"/>
          <w:szCs w:val="20"/>
        </w:rPr>
        <w:instrText>年</w:instrText>
      </w:r>
      <w:r>
        <w:rPr>
          <w:rFonts w:hint="eastAsia"/>
          <w:szCs w:val="20"/>
        </w:rPr>
        <w:instrText>7-11</w:instrText>
      </w:r>
      <w:r>
        <w:rPr>
          <w:rFonts w:hint="eastAsia"/>
          <w:szCs w:val="20"/>
        </w:rPr>
        <w:instrText>月；五分之一大学生表示会经常使用，七成大学生表示会偶尔使用；大学生使用最多的生成式人工智能工具是</w:instrText>
      </w:r>
      <w:r>
        <w:rPr>
          <w:rFonts w:hint="eastAsia"/>
          <w:szCs w:val="20"/>
        </w:rPr>
        <w:instrText>ChatGPT</w:instrText>
      </w:r>
      <w:r>
        <w:rPr>
          <w:rFonts w:hint="eastAsia"/>
          <w:szCs w:val="20"/>
        </w:rPr>
        <w:instrText>；使用最多的技术是文本生成技术；最常用的生成式人工智能功能包括文本生成和信息搜索；约六成大学生学过生成式人工智能的知识或技能；大学生使用生成式人工智能的四大典型场景（课程学习、科研活动、日常生活以及升学求职）中，科研活动是最常用生成式人工智能场景；性别、年级、专业大类等变量会不同程度影响大学生使用生成式人工智能；希望学校开设生成式人工智能相关课程</w:instrText>
      </w:r>
      <w:r>
        <w:rPr>
          <w:rFonts w:hint="eastAsia"/>
          <w:szCs w:val="20"/>
        </w:rPr>
        <w:instrText>/</w:instrText>
      </w:r>
      <w:r>
        <w:rPr>
          <w:rFonts w:hint="eastAsia"/>
          <w:szCs w:val="20"/>
        </w:rPr>
        <w:instrText>讲座是大学生提出最多的建议。基于调研结果，本研究从高教管理部门、公司机构、高校和教师等角度，提出未来高校使用生成式人工智能的建议，以期为生成式人工智能融入高等教育教学实践提供参考。</w:instrText>
      </w:r>
      <w:r>
        <w:rPr>
          <w:rFonts w:hint="eastAsia"/>
          <w:szCs w:val="20"/>
        </w:rPr>
        <w:instrText>","container-title":"</w:instrText>
      </w:r>
      <w:r>
        <w:rPr>
          <w:rFonts w:hint="eastAsia"/>
          <w:szCs w:val="20"/>
        </w:rPr>
        <w:instrText>开放教育研究</w:instrText>
      </w:r>
      <w:r>
        <w:rPr>
          <w:rFonts w:hint="eastAsia"/>
          <w:szCs w:val="20"/>
        </w:rPr>
        <w:instrText>","DOI":"10.13966/j.cnki.kfjyyj.2024.01.010","ISSN":"1007-2179","issue":"1","language":"zh-CN","note":"original-container-title: Open Education Research\nfoundation: 2019</w:instrText>
      </w:r>
      <w:r>
        <w:rPr>
          <w:rFonts w:hint="eastAsia"/>
          <w:szCs w:val="20"/>
        </w:rPr>
        <w:instrText>年度国家社会科学基金重大项目“人工智能促进未来教育发展研究”（</w:instrText>
      </w:r>
      <w:r>
        <w:rPr>
          <w:rFonts w:hint="eastAsia"/>
          <w:szCs w:val="20"/>
        </w:rPr>
        <w:instrText>19ZDA364</w:instrText>
      </w:r>
      <w:r>
        <w:rPr>
          <w:rFonts w:hint="eastAsia"/>
          <w:szCs w:val="20"/>
        </w:rPr>
        <w:instrText>）；</w:instrText>
      </w:r>
      <w:r>
        <w:rPr>
          <w:rFonts w:hint="eastAsia"/>
          <w:szCs w:val="20"/>
        </w:rPr>
        <w:instrText xml:space="preserve"> </w:instrText>
      </w:r>
      <w:r>
        <w:rPr>
          <w:rFonts w:hint="eastAsia"/>
          <w:szCs w:val="20"/>
        </w:rPr>
        <w:instrText>浙江大学基本科研业务费专项资金项目（</w:instrText>
      </w:r>
      <w:r>
        <w:rPr>
          <w:rFonts w:hint="eastAsia"/>
          <w:szCs w:val="20"/>
        </w:rPr>
        <w:instrText>S20230157</w:instrText>
      </w:r>
      <w:r>
        <w:rPr>
          <w:rFonts w:hint="eastAsia"/>
          <w:szCs w:val="20"/>
        </w:rPr>
        <w:instrText>）；</w:instrText>
      </w:r>
      <w:r>
        <w:rPr>
          <w:rFonts w:hint="eastAsia"/>
          <w:szCs w:val="20"/>
        </w:rPr>
        <w:instrText xml:space="preserve">\ndownload: 5871\nalbum: </w:instrText>
      </w:r>
      <w:r>
        <w:rPr>
          <w:rFonts w:hint="eastAsia"/>
          <w:szCs w:val="20"/>
        </w:rPr>
        <w:instrText>社会科学Ⅱ辑</w:instrText>
      </w:r>
      <w:r>
        <w:rPr>
          <w:rFonts w:hint="eastAsia"/>
          <w:szCs w:val="20"/>
        </w:rPr>
        <w:instrText>;</w:instrText>
      </w:r>
      <w:r>
        <w:rPr>
          <w:rFonts w:hint="eastAsia"/>
          <w:szCs w:val="20"/>
        </w:rPr>
        <w:instrText>信息科技</w:instrText>
      </w:r>
      <w:r>
        <w:rPr>
          <w:rFonts w:hint="eastAsia"/>
          <w:szCs w:val="20"/>
        </w:rPr>
        <w:instrText xml:space="preserve">\nCLC: G645.5;TP18\ndbcode: CJFQ\ndbname: CJFDLAST2024\nfilename: JFJJ202401010\npublicationTag: </w:instrText>
      </w:r>
      <w:r>
        <w:rPr>
          <w:rFonts w:hint="eastAsia"/>
          <w:szCs w:val="20"/>
        </w:rPr>
        <w:instrText>北大核心</w:instrText>
      </w:r>
      <w:r>
        <w:rPr>
          <w:rFonts w:hint="eastAsia"/>
          <w:szCs w:val="20"/>
        </w:rPr>
        <w:instrText>, JST, CSSCI, AMI</w:instrText>
      </w:r>
      <w:r>
        <w:rPr>
          <w:rFonts w:hint="eastAsia"/>
          <w:szCs w:val="20"/>
        </w:rPr>
        <w:instrText>核心</w:instrText>
      </w:r>
      <w:r>
        <w:rPr>
          <w:rFonts w:hint="eastAsia"/>
          <w:szCs w:val="20"/>
        </w:rPr>
        <w:instrText>\nCIF: 7.203\nAIF: 4.462","page":"89-98","source":"CNKI","title":"</w:instrText>
      </w:r>
      <w:r>
        <w:rPr>
          <w:rFonts w:hint="eastAsia"/>
          <w:szCs w:val="20"/>
        </w:rPr>
        <w:instrText>大学生生成式人工智能应用现状与思考——基于浙江大学的调查</w:instrText>
      </w:r>
      <w:r>
        <w:rPr>
          <w:rFonts w:hint="eastAsia"/>
          <w:szCs w:val="20"/>
        </w:rPr>
        <w:instrText>","volume":"30","author":[{"literal":"</w:instrText>
      </w:r>
      <w:r>
        <w:rPr>
          <w:rFonts w:hint="eastAsia"/>
          <w:szCs w:val="20"/>
        </w:rPr>
        <w:instrText>李艳</w:instrText>
      </w:r>
      <w:r>
        <w:rPr>
          <w:rFonts w:hint="eastAsia"/>
          <w:szCs w:val="20"/>
        </w:rPr>
        <w:instrText>"},{"literal":"</w:instrText>
      </w:r>
      <w:r>
        <w:rPr>
          <w:rFonts w:hint="eastAsia"/>
          <w:szCs w:val="20"/>
        </w:rPr>
        <w:instrText>许洁</w:instrText>
      </w:r>
      <w:r>
        <w:rPr>
          <w:rFonts w:hint="eastAsia"/>
          <w:szCs w:val="20"/>
        </w:rPr>
        <w:instrText>"},{"literal":"</w:instrText>
      </w:r>
      <w:r>
        <w:rPr>
          <w:rFonts w:hint="eastAsia"/>
          <w:szCs w:val="20"/>
        </w:rPr>
        <w:instrText>贾程媛</w:instrText>
      </w:r>
      <w:r>
        <w:rPr>
          <w:rFonts w:hint="eastAsia"/>
          <w:szCs w:val="20"/>
        </w:rPr>
        <w:instrText>"},{"literal":"</w:instrText>
      </w:r>
      <w:r>
        <w:rPr>
          <w:rFonts w:hint="eastAsia"/>
          <w:szCs w:val="20"/>
        </w:rPr>
        <w:instrText>翟雪松</w:instrText>
      </w:r>
      <w:r>
        <w:rPr>
          <w:rFonts w:hint="eastAsia"/>
          <w:szCs w:val="20"/>
        </w:rPr>
        <w:instrText>"}],"issued":{"date-parts":[["2024"]]}}}],"schema":"https:/</w:instrText>
      </w:r>
      <w:r>
        <w:rPr>
          <w:szCs w:val="20"/>
        </w:rPr>
        <w:instrText xml:space="preserve">/github.com/citation-style-language/schema/raw/master/csl-citation.json"} </w:instrText>
      </w:r>
      <w:r>
        <w:rPr>
          <w:szCs w:val="20"/>
        </w:rPr>
        <w:fldChar w:fldCharType="separate"/>
      </w:r>
      <w:r>
        <w:rPr>
          <w:rFonts w:cs="Times New Roman"/>
          <w:kern w:val="0"/>
          <w:szCs w:val="24"/>
        </w:rPr>
        <w:t>（李艳</w:t>
      </w:r>
      <w:r>
        <w:rPr>
          <w:rFonts w:cs="Times New Roman"/>
          <w:kern w:val="0"/>
          <w:szCs w:val="24"/>
        </w:rPr>
        <w:t xml:space="preserve"> </w:t>
      </w:r>
      <w:r>
        <w:rPr>
          <w:rFonts w:cs="Times New Roman"/>
          <w:kern w:val="0"/>
          <w:szCs w:val="24"/>
        </w:rPr>
        <w:t>等，</w:t>
      </w:r>
      <w:r>
        <w:rPr>
          <w:rFonts w:cs="Times New Roman"/>
          <w:kern w:val="0"/>
          <w:szCs w:val="24"/>
        </w:rPr>
        <w:t>2024</w:t>
      </w:r>
      <w:r>
        <w:rPr>
          <w:rFonts w:cs="Times New Roman"/>
          <w:kern w:val="0"/>
          <w:szCs w:val="24"/>
        </w:rPr>
        <w:t>）</w:t>
      </w:r>
      <w:r>
        <w:rPr>
          <w:szCs w:val="20"/>
        </w:rPr>
        <w:fldChar w:fldCharType="end"/>
      </w:r>
      <w:r>
        <w:rPr>
          <w:rFonts w:hint="eastAsia"/>
          <w:szCs w:val="20"/>
        </w:rPr>
        <w:t>。但高等教育中何种使用</w:t>
      </w:r>
      <w:r>
        <w:rPr>
          <w:rFonts w:hint="eastAsia"/>
          <w:szCs w:val="20"/>
        </w:rPr>
        <w:t>AIGC</w:t>
      </w:r>
      <w:r>
        <w:rPr>
          <w:rFonts w:hint="eastAsia"/>
          <w:szCs w:val="20"/>
        </w:rPr>
        <w:t>的行为应被界定为剽窃以及合理使用</w:t>
      </w:r>
      <w:r>
        <w:rPr>
          <w:rFonts w:hint="eastAsia"/>
          <w:szCs w:val="20"/>
        </w:rPr>
        <w:t>AIGC</w:t>
      </w:r>
      <w:r>
        <w:rPr>
          <w:rFonts w:hint="eastAsia"/>
          <w:szCs w:val="20"/>
        </w:rPr>
        <w:t>的行为边界等问题尚未得到妥善安排。更进一步，现有研究提出的应对措施仍主要以事前的学术诚信教育和事后的惩戒为主</w:t>
      </w:r>
      <w:r>
        <w:rPr>
          <w:szCs w:val="20"/>
        </w:rPr>
        <w:fldChar w:fldCharType="begin"/>
      </w:r>
      <w:r>
        <w:rPr>
          <w:rFonts w:hint="eastAsia"/>
          <w:szCs w:val="20"/>
        </w:rPr>
        <w:instrText xml:space="preserve"> ADDIN ZOTERO_ITEM CSL_CITATION {"citationID":"l5f0L47E","properties":{"formattedCitation":"\\uc0\\u65288{}\\uc0\\u29579{}\\uc0\\u21517{}\\uc0\\u25196{} \\uc0\\u31561{}\\uc0\\u65292{}2024\\uc0\\u65289{}","plainCitation":"</w:instrText>
      </w:r>
      <w:r>
        <w:rPr>
          <w:rFonts w:hint="eastAsia"/>
          <w:szCs w:val="20"/>
        </w:rPr>
        <w:instrText>（王名扬</w:instrText>
      </w:r>
      <w:r>
        <w:rPr>
          <w:rFonts w:hint="eastAsia"/>
          <w:szCs w:val="20"/>
        </w:rPr>
        <w:instrText xml:space="preserve"> </w:instrText>
      </w:r>
      <w:r>
        <w:rPr>
          <w:rFonts w:hint="eastAsia"/>
          <w:szCs w:val="20"/>
        </w:rPr>
        <w:instrText>等，</w:instrText>
      </w:r>
      <w:r>
        <w:rPr>
          <w:rFonts w:hint="eastAsia"/>
          <w:szCs w:val="20"/>
        </w:rPr>
        <w:instrText>2024</w:instrText>
      </w:r>
      <w:r>
        <w:rPr>
          <w:rFonts w:hint="eastAsia"/>
          <w:szCs w:val="20"/>
        </w:rPr>
        <w:instrText>）</w:instrText>
      </w:r>
      <w:r>
        <w:rPr>
          <w:rFonts w:hint="eastAsia"/>
          <w:szCs w:val="20"/>
        </w:rPr>
        <w:instrText>","noteIndex":0},"citationItems":[{"id":5887,"uris":["http://zotero.org/users/12109334/items/4BWRIA2U"],"itemData":{"id":5887,"type":"article-journal","abstract":"</w:instrText>
      </w:r>
      <w:r>
        <w:rPr>
          <w:rFonts w:hint="eastAsia"/>
          <w:szCs w:val="20"/>
        </w:rPr>
        <w:instrText>学术诚信体系构建需要健全学术治理机制，尤其是作为底线的学术不端治理机制。在制度层面，美国大学以联邦法律和政策为基础、结合学校特色，形成了学术不端概念的文本化规范。在实践层面，美国大学设置了学术不端行为的“事先预防”和“事后惩戒”机制：开展学术诚信教育，培育师生的学术规范意识，预防学术不端行为发生；明确组织机构，精细查处程序，强化惩戒措施及救济途径。美国大学学术不端治理总体呈现以联邦治理规范为制度基础、以充分保护各方合法权益为基本原则、以多元共治为底层治理逻辑的特征，其治理经验对我国依法构建中国特色的学术治理体系具有一定的启示意义。</w:instrText>
      </w:r>
      <w:r>
        <w:rPr>
          <w:rFonts w:hint="eastAsia"/>
          <w:szCs w:val="20"/>
        </w:rPr>
        <w:instrText>","container-title":"</w:instrText>
      </w:r>
      <w:r>
        <w:rPr>
          <w:rFonts w:hint="eastAsia"/>
          <w:szCs w:val="20"/>
        </w:rPr>
        <w:instrText>中国人民大学教育学刊</w:instrText>
      </w:r>
      <w:r>
        <w:rPr>
          <w:rFonts w:hint="eastAsia"/>
          <w:szCs w:val="20"/>
        </w:rPr>
        <w:instrText>","ISSN":"2095-1760","language":"zh-CN","note":"original-container-title: Renmin University of China Education Journal\nstatus: advance online publication\nfoundation: 2024</w:instrText>
      </w:r>
      <w:r>
        <w:rPr>
          <w:rFonts w:hint="eastAsia"/>
          <w:szCs w:val="20"/>
        </w:rPr>
        <w:instrText>年度北京外国语大学研究生教育教学改革研究项目“交叉学科视域下研究生人才培养模式及质量保障体系改革与创新研究”（项目编号：</w:instrText>
      </w:r>
      <w:r>
        <w:rPr>
          <w:rFonts w:hint="eastAsia"/>
          <w:szCs w:val="20"/>
        </w:rPr>
        <w:instrText>JGY2024015</w:instrText>
      </w:r>
      <w:r>
        <w:rPr>
          <w:rFonts w:hint="eastAsia"/>
          <w:szCs w:val="20"/>
        </w:rPr>
        <w:instrText>）；北京教育法治研究基地—北外基地中外教育法治建设比较研究项目</w:instrText>
      </w:r>
      <w:r>
        <w:rPr>
          <w:rFonts w:hint="eastAsia"/>
          <w:szCs w:val="20"/>
        </w:rPr>
        <w:instrText>2</w:instrText>
      </w:r>
      <w:r>
        <w:rPr>
          <w:rFonts w:hint="eastAsia"/>
          <w:szCs w:val="20"/>
        </w:rPr>
        <w:instrText>（项目编号：</w:instrText>
      </w:r>
      <w:r>
        <w:rPr>
          <w:rFonts w:hint="eastAsia"/>
          <w:szCs w:val="20"/>
        </w:rPr>
        <w:instrText>130065900002</w:instrText>
      </w:r>
      <w:r>
        <w:rPr>
          <w:rFonts w:hint="eastAsia"/>
          <w:szCs w:val="20"/>
        </w:rPr>
        <w:instrText>）；</w:instrText>
      </w:r>
      <w:r>
        <w:rPr>
          <w:rFonts w:hint="eastAsia"/>
          <w:szCs w:val="20"/>
        </w:rPr>
        <w:instrText xml:space="preserve">\ndownload: 87\nalbum: </w:instrText>
      </w:r>
      <w:r>
        <w:rPr>
          <w:rFonts w:hint="eastAsia"/>
          <w:szCs w:val="20"/>
        </w:rPr>
        <w:instrText>社会科学Ⅱ辑</w:instrText>
      </w:r>
      <w:r>
        <w:rPr>
          <w:rFonts w:hint="eastAsia"/>
          <w:szCs w:val="20"/>
        </w:rPr>
        <w:instrText>\nCLC: G649.712\nCNKICite: (\ndbcode: CAPJ\ndbname: CAPJLAST\nfilename: RDXK20240702001\npublicationTag: CSSCI</w:instrText>
      </w:r>
      <w:r>
        <w:rPr>
          <w:rFonts w:hint="eastAsia"/>
          <w:szCs w:val="20"/>
        </w:rPr>
        <w:instrText>扩展版</w:instrText>
      </w:r>
      <w:r>
        <w:rPr>
          <w:rFonts w:hint="eastAsia"/>
          <w:szCs w:val="20"/>
        </w:rPr>
        <w:instrText>\nCIF: 1.515\nAIF: 0.861","page":"1-15","source":"CNKI","title":"</w:instrText>
      </w:r>
      <w:r>
        <w:rPr>
          <w:rFonts w:hint="eastAsia"/>
          <w:szCs w:val="20"/>
        </w:rPr>
        <w:instrText>美国大学学术不端治理机制研究——以八所常春藤大学为例</w:instrText>
      </w:r>
      <w:r>
        <w:rPr>
          <w:rFonts w:hint="eastAsia"/>
          <w:szCs w:val="20"/>
        </w:rPr>
        <w:instrText>","author":[{"literal":"</w:instrText>
      </w:r>
      <w:r>
        <w:rPr>
          <w:rFonts w:hint="eastAsia"/>
          <w:szCs w:val="20"/>
        </w:rPr>
        <w:instrText>王名扬</w:instrText>
      </w:r>
      <w:r>
        <w:rPr>
          <w:rFonts w:hint="eastAsia"/>
          <w:szCs w:val="20"/>
        </w:rPr>
        <w:instrText>"},{"literal":"</w:instrText>
      </w:r>
      <w:r>
        <w:rPr>
          <w:rFonts w:hint="eastAsia"/>
          <w:szCs w:val="20"/>
        </w:rPr>
        <w:instrText>姚金菊</w:instrText>
      </w:r>
      <w:r>
        <w:rPr>
          <w:rFonts w:hint="eastAsia"/>
          <w:szCs w:val="20"/>
        </w:rPr>
        <w:instrText>"},{"literal":"</w:instrText>
      </w:r>
      <w:r>
        <w:rPr>
          <w:rFonts w:hint="eastAsia"/>
          <w:szCs w:val="20"/>
        </w:rPr>
        <w:instrText>王崇恩</w:instrText>
      </w:r>
      <w:r>
        <w:rPr>
          <w:rFonts w:hint="eastAsia"/>
          <w:szCs w:val="20"/>
        </w:rPr>
        <w:instrText xml:space="preserve">"}],"issued":{"date-parts":[["2024",7,4]]}}}],"schema":"https://github.com/citation-style-language/schema/raw/master/csl-citation.json"} </w:instrText>
      </w:r>
      <w:r>
        <w:rPr>
          <w:szCs w:val="20"/>
        </w:rPr>
        <w:fldChar w:fldCharType="separate"/>
      </w:r>
      <w:r>
        <w:rPr>
          <w:rFonts w:cs="Times New Roman"/>
          <w:kern w:val="0"/>
          <w:szCs w:val="24"/>
        </w:rPr>
        <w:t>（王名扬</w:t>
      </w:r>
      <w:r>
        <w:rPr>
          <w:rFonts w:cs="Times New Roman"/>
          <w:kern w:val="0"/>
          <w:szCs w:val="24"/>
        </w:rPr>
        <w:t xml:space="preserve"> </w:t>
      </w:r>
      <w:r>
        <w:rPr>
          <w:rFonts w:cs="Times New Roman"/>
          <w:kern w:val="0"/>
          <w:szCs w:val="24"/>
        </w:rPr>
        <w:t>等，</w:t>
      </w:r>
      <w:r>
        <w:rPr>
          <w:rFonts w:cs="Times New Roman"/>
          <w:kern w:val="0"/>
          <w:szCs w:val="24"/>
        </w:rPr>
        <w:t>2024</w:t>
      </w:r>
      <w:r>
        <w:rPr>
          <w:rFonts w:cs="Times New Roman"/>
          <w:kern w:val="0"/>
          <w:szCs w:val="24"/>
        </w:rPr>
        <w:t>）</w:t>
      </w:r>
      <w:r>
        <w:rPr>
          <w:szCs w:val="20"/>
        </w:rPr>
        <w:fldChar w:fldCharType="end"/>
      </w:r>
      <w:r>
        <w:rPr>
          <w:rFonts w:hint="eastAsia"/>
          <w:szCs w:val="20"/>
        </w:rPr>
        <w:t>。既有的规制手段是否仍能较好应对颠覆性技术带来的冲击、升级拓展现有治理手段的可行路径乃至高校和政府更加具体的制度设计都缺乏更加充分的论述。毫无疑问的是，</w:t>
      </w:r>
      <w:r>
        <w:rPr>
          <w:rFonts w:hint="eastAsia"/>
          <w:szCs w:val="20"/>
        </w:rPr>
        <w:t>GAI</w:t>
      </w:r>
      <w:r>
        <w:rPr>
          <w:rFonts w:hint="eastAsia"/>
          <w:szCs w:val="20"/>
        </w:rPr>
        <w:t>为高等教育带来的学术剽窃问题需要在人工智能的狂热中得到更加冷静的审视，这是一个紧迫而亟待解决的现实问题。</w:t>
      </w:r>
    </w:p>
    <w:p w14:paraId="07161221" w14:textId="77777777" w:rsidR="002A315E" w:rsidRDefault="00000000">
      <w:pPr>
        <w:ind w:firstLine="420"/>
        <w:rPr>
          <w:szCs w:val="20"/>
        </w:rPr>
      </w:pPr>
      <w:r>
        <w:rPr>
          <w:rFonts w:hint="eastAsia"/>
          <w:szCs w:val="20"/>
        </w:rPr>
        <w:t>据此，本文首先拟考察几次重要技术变革前后剽窃概念及其规制手段的变化，力图在宏观的历史时间跨度上，勾勒一副传播技术影响剽窃及其规制的整体画卷，分析其中的大趋势以期为当代之镜鉴。其次，详细论述当前剽窃危机中，同为颠覆性技术的</w:t>
      </w:r>
      <w:r>
        <w:rPr>
          <w:rFonts w:hint="eastAsia"/>
          <w:szCs w:val="20"/>
        </w:rPr>
        <w:t>GAI</w:t>
      </w:r>
      <w:r>
        <w:rPr>
          <w:rFonts w:hint="eastAsia"/>
          <w:szCs w:val="20"/>
        </w:rPr>
        <w:t>导致的概念适配困境和既有规制手段的严重失灵。最后，明确以透明度为核心的</w:t>
      </w:r>
      <w:r>
        <w:rPr>
          <w:rFonts w:hint="eastAsia"/>
          <w:szCs w:val="20"/>
        </w:rPr>
        <w:t>AIGC</w:t>
      </w:r>
      <w:r>
        <w:rPr>
          <w:rFonts w:hint="eastAsia"/>
          <w:szCs w:val="20"/>
        </w:rPr>
        <w:t>使用原则，引入生成式数字水印等治理工具，</w:t>
      </w:r>
      <w:del w:id="21" w:author="沪楠 陈" w:date="2024-10-18T10:57:00Z">
        <w:r w:rsidDel="0D0F6CAB">
          <w:rPr>
            <w:rFonts w:hint="eastAsia"/>
            <w:szCs w:val="20"/>
          </w:rPr>
          <w:delText>力图</w:delText>
        </w:r>
      </w:del>
      <w:r>
        <w:rPr>
          <w:rFonts w:hint="eastAsia"/>
          <w:szCs w:val="20"/>
        </w:rPr>
        <w:t>构建以透明度为核心的高等教育</w:t>
      </w:r>
      <w:r>
        <w:rPr>
          <w:rFonts w:hint="eastAsia"/>
          <w:szCs w:val="20"/>
        </w:rPr>
        <w:t>AIGC</w:t>
      </w:r>
      <w:r>
        <w:rPr>
          <w:rFonts w:hint="eastAsia"/>
          <w:szCs w:val="20"/>
        </w:rPr>
        <w:t>剽窃行为技术治理体系。</w:t>
      </w:r>
    </w:p>
    <w:p w14:paraId="74C24005" w14:textId="77777777" w:rsidR="002A315E" w:rsidRDefault="00000000">
      <w:pPr>
        <w:pStyle w:val="af4"/>
        <w:rPr>
          <w:sz w:val="24"/>
          <w:szCs w:val="24"/>
        </w:rPr>
      </w:pPr>
      <w:r>
        <w:rPr>
          <w:rFonts w:hint="eastAsia"/>
          <w:sz w:val="24"/>
          <w:szCs w:val="24"/>
        </w:rPr>
        <w:t>二、剽窃概念及其规制的历史演变</w:t>
      </w:r>
    </w:p>
    <w:p w14:paraId="5B1EFD52" w14:textId="77777777" w:rsidR="002A315E" w:rsidRPr="007B2E6F" w:rsidRDefault="00000000">
      <w:pPr>
        <w:ind w:firstLine="420"/>
        <w:rPr>
          <w:szCs w:val="21"/>
        </w:rPr>
      </w:pPr>
      <w:r w:rsidRPr="007B2E6F">
        <w:rPr>
          <w:rFonts w:hint="eastAsia"/>
          <w:szCs w:val="21"/>
        </w:rPr>
        <w:t>以历史的视角来看，剽窃这一概念并非一成不变，其内涵一直以来受到技术、经济、政治和法律等多重因素的影响。在几个重大的技术革新节点前后，其概念内涵和规制手段都呈现出较大的变化。而同为颠覆性技术的</w:t>
      </w:r>
      <w:r w:rsidRPr="007B2E6F">
        <w:rPr>
          <w:rFonts w:hint="eastAsia"/>
          <w:szCs w:val="21"/>
        </w:rPr>
        <w:t>GAI</w:t>
      </w:r>
      <w:r w:rsidRPr="007B2E6F">
        <w:rPr>
          <w:rFonts w:hint="eastAsia"/>
          <w:szCs w:val="21"/>
        </w:rPr>
        <w:t>的兴起无疑带来了类似的挑战。因此，考察剽窃概念及其规制手段与重大技术变革的互动</w:t>
      </w:r>
      <w:ins w:id="22" w:author="沪楠 陈" w:date="2024-10-18T10:58:00Z">
        <w:r w:rsidRPr="007B2E6F">
          <w:rPr>
            <w:rFonts w:hint="eastAsia"/>
            <w:szCs w:val="21"/>
          </w:rPr>
          <w:t>对</w:t>
        </w:r>
      </w:ins>
      <w:del w:id="23" w:author="沪楠 陈" w:date="2024-10-18T10:58:00Z">
        <w:r w:rsidRPr="007B2E6F" w:rsidDel="8AE6F618">
          <w:rPr>
            <w:rFonts w:hint="eastAsia"/>
            <w:szCs w:val="21"/>
          </w:rPr>
          <w:delText>为</w:delText>
        </w:r>
      </w:del>
      <w:r w:rsidRPr="007B2E6F">
        <w:rPr>
          <w:rFonts w:hint="eastAsia"/>
          <w:szCs w:val="21"/>
        </w:rPr>
        <w:t>解决当代</w:t>
      </w:r>
      <w:r w:rsidRPr="007B2E6F">
        <w:rPr>
          <w:rFonts w:hint="eastAsia"/>
          <w:szCs w:val="21"/>
        </w:rPr>
        <w:t>AIGC</w:t>
      </w:r>
      <w:r w:rsidRPr="007B2E6F">
        <w:rPr>
          <w:rFonts w:hint="eastAsia"/>
          <w:szCs w:val="21"/>
        </w:rPr>
        <w:t>剽窃问题具有极大的借鉴价值。</w:t>
      </w:r>
    </w:p>
    <w:p w14:paraId="4EE91638" w14:textId="77777777" w:rsidR="002A315E" w:rsidRPr="007B2E6F" w:rsidRDefault="00000000">
      <w:pPr>
        <w:ind w:firstLine="422"/>
        <w:outlineLvl w:val="2"/>
        <w:rPr>
          <w:rFonts w:ascii="黑体" w:hAnsi="黑体"/>
          <w:bCs/>
          <w:szCs w:val="21"/>
        </w:rPr>
      </w:pPr>
      <w:r w:rsidRPr="007B2E6F">
        <w:rPr>
          <w:rFonts w:ascii="黑体" w:eastAsia="黑体" w:hAnsi="黑体" w:hint="eastAsia"/>
          <w:b/>
          <w:bCs/>
          <w:szCs w:val="21"/>
        </w:rPr>
        <w:t>（一）</w:t>
      </w:r>
      <w:r w:rsidRPr="007B2E6F">
        <w:rPr>
          <w:rFonts w:ascii="黑体" w:hAnsi="黑体" w:hint="eastAsia"/>
          <w:b/>
          <w:bCs/>
          <w:szCs w:val="21"/>
        </w:rPr>
        <w:t>剽窃概念之起源考：精神性权利与道德评价</w:t>
      </w:r>
    </w:p>
    <w:p w14:paraId="5F063D9B" w14:textId="011BC750" w:rsidR="002A315E" w:rsidRPr="007B2E6F" w:rsidRDefault="00000000">
      <w:pPr>
        <w:ind w:firstLine="420"/>
        <w:rPr>
          <w:szCs w:val="21"/>
        </w:rPr>
      </w:pPr>
      <w:r w:rsidRPr="007B2E6F">
        <w:rPr>
          <w:rFonts w:hint="eastAsia"/>
          <w:szCs w:val="21"/>
        </w:rPr>
        <w:t>最早的剽窃概念与当下有较大不同，对其的主张源于精神性权利，且规制主要倚仗道德评价。</w:t>
      </w:r>
      <w:r w:rsidRPr="007B2E6F">
        <w:rPr>
          <w:szCs w:val="21"/>
        </w:rPr>
        <w:t>中文关于</w:t>
      </w:r>
      <w:r w:rsidRPr="007B2E6F">
        <w:rPr>
          <w:rFonts w:hint="eastAsia"/>
          <w:szCs w:val="21"/>
        </w:rPr>
        <w:t>“</w:t>
      </w:r>
      <w:r w:rsidRPr="007B2E6F">
        <w:rPr>
          <w:szCs w:val="21"/>
        </w:rPr>
        <w:t>剽窃</w:t>
      </w:r>
      <w:del w:id="24" w:author="沪楠 陈" w:date="2024-10-17T16:10:00Z">
        <w:r w:rsidRPr="007B2E6F" w:rsidDel="F46A26E9">
          <w:rPr>
            <w:rFonts w:hint="eastAsia"/>
            <w:szCs w:val="21"/>
          </w:rPr>
          <w:delText>“</w:delText>
        </w:r>
      </w:del>
      <w:ins w:id="25" w:author="沪楠 陈" w:date="2024-10-17T16:11:00Z">
        <w:r w:rsidRPr="007B2E6F">
          <w:rPr>
            <w:rFonts w:hint="eastAsia"/>
            <w:szCs w:val="21"/>
          </w:rPr>
          <w:t>”</w:t>
        </w:r>
      </w:ins>
      <w:r w:rsidRPr="007B2E6F">
        <w:rPr>
          <w:szCs w:val="21"/>
        </w:rPr>
        <w:t>一词的记载最早可以追溯到唐代</w:t>
      </w:r>
      <w:r w:rsidRPr="007B2E6F">
        <w:rPr>
          <w:rFonts w:hint="eastAsia"/>
          <w:szCs w:val="21"/>
        </w:rPr>
        <w:t>，文人</w:t>
      </w:r>
      <w:r w:rsidRPr="007B2E6F">
        <w:rPr>
          <w:szCs w:val="21"/>
        </w:rPr>
        <w:t>柳宗元</w:t>
      </w:r>
      <w:r w:rsidRPr="007B2E6F">
        <w:rPr>
          <w:rFonts w:hint="eastAsia"/>
          <w:szCs w:val="21"/>
        </w:rPr>
        <w:t>于其著作</w:t>
      </w:r>
      <w:r w:rsidRPr="007B2E6F">
        <w:rPr>
          <w:szCs w:val="21"/>
        </w:rPr>
        <w:t>《辩文子》中指出了汉代《文子》一书多剽窃《孟子》和《管子》等的历史事实，并写道：</w:t>
      </w:r>
      <w:del w:id="26" w:author="沪楠 陈" w:date="2024-10-22T15:29:00Z" w16du:dateUtc="2024-10-22T07:29:00Z">
        <w:r w:rsidRPr="007B2E6F" w:rsidDel="007154F0">
          <w:rPr>
            <w:szCs w:val="21"/>
          </w:rPr>
          <w:delText xml:space="preserve"> </w:delText>
        </w:r>
      </w:del>
      <w:r w:rsidRPr="007B2E6F">
        <w:rPr>
          <w:rFonts w:hint="eastAsia"/>
          <w:szCs w:val="21"/>
        </w:rPr>
        <w:t>“</w:t>
      </w:r>
      <w:r w:rsidRPr="007B2E6F">
        <w:rPr>
          <w:szCs w:val="21"/>
        </w:rPr>
        <w:t>其浑而</w:t>
      </w:r>
      <w:r w:rsidRPr="007B2E6F">
        <w:rPr>
          <w:szCs w:val="21"/>
        </w:rPr>
        <w:lastRenderedPageBreak/>
        <w:t>类者少，窃取他书以合之者多，凡孟管辈数家，皆见剽窃</w:t>
      </w:r>
      <w:r w:rsidRPr="007B2E6F">
        <w:rPr>
          <w:rFonts w:hint="eastAsia"/>
          <w:szCs w:val="21"/>
        </w:rPr>
        <w:t>”</w:t>
      </w:r>
      <w:r w:rsidRPr="007B2E6F">
        <w:rPr>
          <w:szCs w:val="21"/>
        </w:rPr>
        <w:fldChar w:fldCharType="begin"/>
      </w:r>
      <w:r w:rsidRPr="007B2E6F">
        <w:rPr>
          <w:szCs w:val="21"/>
        </w:rPr>
        <w:instrText xml:space="preserve"> ADDIN ZOTERO_ITEM CSL_CITATION {"citationID":"Ot8jtV5P","properties":{"formattedCitation":"\\uc0\\u65288{}\\uc0\\u36335{}\\uc0\\u26223{}\\uc0\\u20113{}\\uc0\\u65292{}1996\\uc0\\u65307{}\\uc0\\u29579{}\\uc0\\u22372{}\\uc0\\u65292{}2012\\uc0\\u65289{}","pl</w:instrText>
      </w:r>
      <w:r w:rsidRPr="007B2E6F">
        <w:rPr>
          <w:rFonts w:hint="eastAsia"/>
          <w:szCs w:val="21"/>
        </w:rPr>
        <w:instrText>ainCitation":"</w:instrText>
      </w:r>
      <w:r w:rsidRPr="007B2E6F">
        <w:rPr>
          <w:rFonts w:hint="eastAsia"/>
          <w:szCs w:val="21"/>
        </w:rPr>
        <w:instrText>（路景云，</w:instrText>
      </w:r>
      <w:r w:rsidRPr="007B2E6F">
        <w:rPr>
          <w:rFonts w:hint="eastAsia"/>
          <w:szCs w:val="21"/>
        </w:rPr>
        <w:instrText>1996</w:instrText>
      </w:r>
      <w:r w:rsidRPr="007B2E6F">
        <w:rPr>
          <w:rFonts w:hint="eastAsia"/>
          <w:szCs w:val="21"/>
        </w:rPr>
        <w:instrText>；王坤，</w:instrText>
      </w:r>
      <w:r w:rsidRPr="007B2E6F">
        <w:rPr>
          <w:rFonts w:hint="eastAsia"/>
          <w:szCs w:val="21"/>
        </w:rPr>
        <w:instrText>2012</w:instrText>
      </w:r>
      <w:r w:rsidRPr="007B2E6F">
        <w:rPr>
          <w:rFonts w:hint="eastAsia"/>
          <w:szCs w:val="21"/>
        </w:rPr>
        <w:instrText>）</w:instrText>
      </w:r>
      <w:r w:rsidRPr="007B2E6F">
        <w:rPr>
          <w:rFonts w:hint="eastAsia"/>
          <w:szCs w:val="21"/>
        </w:rPr>
        <w:instrText>","noteIndex":0},"citationItems":[{"id":5938,"uris":["http://zotero.org/users/12109334/items/57N8CXDR"],"itemData":{"id":5938,"type":"article-journal","abstract":"</w:instrText>
      </w:r>
      <w:r w:rsidRPr="007B2E6F">
        <w:rPr>
          <w:rFonts w:hint="eastAsia"/>
          <w:szCs w:val="21"/>
        </w:rPr>
        <w:instrText>谈古论今说“剽窃”●路景云【夏县】“剽窃”是文坛上一种不光彩的丑恶现象。作为文人，一和“剽窃”沾边，立时便名落千丈，为人所不齿。但是，古往今来，剽窃现象始终绵延不绝，代不乏人，其因何在？无非是“名利”二字作怪。所谓“沽名钓誉”、“利令智昏”者是也。古</w:instrText>
      </w:r>
      <w:r w:rsidRPr="007B2E6F">
        <w:rPr>
          <w:rFonts w:hint="eastAsia"/>
          <w:szCs w:val="21"/>
        </w:rPr>
        <w:instrText>...","container-title":"</w:instrText>
      </w:r>
      <w:r w:rsidRPr="007B2E6F">
        <w:rPr>
          <w:rFonts w:hint="eastAsia"/>
          <w:szCs w:val="21"/>
        </w:rPr>
        <w:instrText>编辑之友</w:instrText>
      </w:r>
      <w:r w:rsidRPr="007B2E6F">
        <w:rPr>
          <w:rFonts w:hint="eastAsia"/>
          <w:szCs w:val="21"/>
        </w:rPr>
        <w:instrText xml:space="preserve">","ISSN":"1003-6687","issue":"3","language":"zh-CN","note":"original-container-title: Editorial Friend\ndownload: 99\nalbum: </w:instrText>
      </w:r>
      <w:r w:rsidRPr="007B2E6F">
        <w:rPr>
          <w:rFonts w:hint="eastAsia"/>
          <w:szCs w:val="21"/>
        </w:rPr>
        <w:instrText>信息科技</w:instrText>
      </w:r>
      <w:r w:rsidRPr="007B2E6F">
        <w:rPr>
          <w:rFonts w:hint="eastAsia"/>
          <w:szCs w:val="21"/>
        </w:rPr>
        <w:instrText xml:space="preserve">\nCLC: G232\ndbcode: CJFQ\ndbname: CJFD9697\nfilename: BJZY603.023\npublicationTag: </w:instrText>
      </w:r>
      <w:r w:rsidRPr="007B2E6F">
        <w:rPr>
          <w:rFonts w:hint="eastAsia"/>
          <w:szCs w:val="21"/>
        </w:rPr>
        <w:instrText>北大核心</w:instrText>
      </w:r>
      <w:r w:rsidRPr="007B2E6F">
        <w:rPr>
          <w:rFonts w:hint="eastAsia"/>
          <w:szCs w:val="21"/>
        </w:rPr>
        <w:instrText>, CSSCI, AMI</w:instrText>
      </w:r>
      <w:r w:rsidRPr="007B2E6F">
        <w:rPr>
          <w:rFonts w:hint="eastAsia"/>
          <w:szCs w:val="21"/>
        </w:rPr>
        <w:instrText>核心</w:instrText>
      </w:r>
      <w:r w:rsidRPr="007B2E6F">
        <w:rPr>
          <w:rFonts w:hint="eastAsia"/>
          <w:szCs w:val="21"/>
        </w:rPr>
        <w:instrText>\nCIF: 2.34\nAIF: 1.275","page":"45-47","source":"CNKI","title":"</w:instrText>
      </w:r>
      <w:r w:rsidRPr="007B2E6F">
        <w:rPr>
          <w:rFonts w:hint="eastAsia"/>
          <w:szCs w:val="21"/>
        </w:rPr>
        <w:instrText>谈古论今说“剽窃”</w:instrText>
      </w:r>
      <w:r w:rsidRPr="007B2E6F">
        <w:rPr>
          <w:rFonts w:hint="eastAsia"/>
          <w:szCs w:val="21"/>
        </w:rPr>
        <w:instrText>","author":[{"literal":"</w:instrText>
      </w:r>
      <w:r w:rsidRPr="007B2E6F">
        <w:rPr>
          <w:rFonts w:hint="eastAsia"/>
          <w:szCs w:val="21"/>
        </w:rPr>
        <w:instrText>路景云</w:instrText>
      </w:r>
      <w:r w:rsidRPr="007B2E6F">
        <w:rPr>
          <w:rFonts w:hint="eastAsia"/>
          <w:szCs w:val="21"/>
        </w:rPr>
        <w:instrText>"}],"issued":{"date-parts":[["1996"]]}}},{"id":951,"uris":["http://zotero.org/users/12109334/items/3RPPXU9K"],"itemData":{"id":951,"type":"article-journal","abstract":"</w:instrText>
      </w:r>
      <w:r w:rsidRPr="007B2E6F">
        <w:rPr>
          <w:rFonts w:hint="eastAsia"/>
          <w:szCs w:val="21"/>
        </w:rPr>
        <w:instrText>剽窃是一种混淆作品或作品中部分要素出处的行为。在著作权法上</w:instrText>
      </w:r>
      <w:r w:rsidRPr="007B2E6F">
        <w:rPr>
          <w:rFonts w:hint="eastAsia"/>
          <w:szCs w:val="21"/>
        </w:rPr>
        <w:instrText>,</w:instrText>
      </w:r>
      <w:r w:rsidRPr="007B2E6F">
        <w:rPr>
          <w:rFonts w:hint="eastAsia"/>
          <w:szCs w:val="21"/>
        </w:rPr>
        <w:instrText>剽窃与署名权联系在一起</w:instrText>
      </w:r>
      <w:r w:rsidRPr="007B2E6F">
        <w:rPr>
          <w:rFonts w:hint="eastAsia"/>
          <w:szCs w:val="21"/>
        </w:rPr>
        <w:instrText>,</w:instrText>
      </w:r>
      <w:r w:rsidRPr="007B2E6F">
        <w:rPr>
          <w:rFonts w:hint="eastAsia"/>
          <w:szCs w:val="21"/>
        </w:rPr>
        <w:instrText>剽窃行为的要害就在于不当署名。剽窃行为可能损害作者的私益</w:instrText>
      </w:r>
      <w:r w:rsidRPr="007B2E6F">
        <w:rPr>
          <w:rFonts w:hint="eastAsia"/>
          <w:szCs w:val="21"/>
        </w:rPr>
        <w:instrText>,</w:instrText>
      </w:r>
      <w:r w:rsidRPr="007B2E6F">
        <w:rPr>
          <w:rFonts w:hint="eastAsia"/>
          <w:szCs w:val="21"/>
        </w:rPr>
        <w:instrText>必然损害社会公益</w:instrText>
      </w:r>
      <w:r w:rsidRPr="007B2E6F">
        <w:rPr>
          <w:rFonts w:hint="eastAsia"/>
          <w:szCs w:val="21"/>
        </w:rPr>
        <w:instrText>,</w:instrText>
      </w:r>
      <w:r w:rsidRPr="007B2E6F">
        <w:rPr>
          <w:rFonts w:hint="eastAsia"/>
          <w:szCs w:val="21"/>
        </w:rPr>
        <w:instrText>因而需要被全部纳入到著作权法的规制范围。但承担何种法律责任则需要考虑剽窃者的主观过错、剽窃后果等各种因素</w:instrText>
      </w:r>
      <w:r w:rsidRPr="007B2E6F">
        <w:rPr>
          <w:rFonts w:hint="eastAsia"/>
          <w:szCs w:val="21"/>
        </w:rPr>
        <w:instrText>,</w:instrText>
      </w:r>
      <w:r w:rsidRPr="007B2E6F">
        <w:rPr>
          <w:rFonts w:hint="eastAsia"/>
          <w:szCs w:val="21"/>
        </w:rPr>
        <w:instrText>予以灵活处置。只有这样</w:instrText>
      </w:r>
      <w:r w:rsidRPr="007B2E6F">
        <w:rPr>
          <w:rFonts w:hint="eastAsia"/>
          <w:szCs w:val="21"/>
        </w:rPr>
        <w:instrText>,</w:instrText>
      </w:r>
      <w:r w:rsidRPr="007B2E6F">
        <w:rPr>
          <w:rFonts w:hint="eastAsia"/>
          <w:szCs w:val="21"/>
        </w:rPr>
        <w:instrText>才能够遏制愈演愈烈的剽窃行为</w:instrText>
      </w:r>
      <w:r w:rsidRPr="007B2E6F">
        <w:rPr>
          <w:rFonts w:hint="eastAsia"/>
          <w:szCs w:val="21"/>
        </w:rPr>
        <w:instrText>,</w:instrText>
      </w:r>
      <w:r w:rsidRPr="007B2E6F">
        <w:rPr>
          <w:rFonts w:hint="eastAsia"/>
          <w:szCs w:val="21"/>
        </w:rPr>
        <w:instrText>又不致于引发文滥诉现象。</w:instrText>
      </w:r>
      <w:r w:rsidRPr="007B2E6F">
        <w:rPr>
          <w:rFonts w:hint="eastAsia"/>
          <w:szCs w:val="21"/>
        </w:rPr>
        <w:instrText>","container-title":"</w:instrText>
      </w:r>
      <w:r w:rsidRPr="007B2E6F">
        <w:rPr>
          <w:rFonts w:hint="eastAsia"/>
          <w:szCs w:val="21"/>
        </w:rPr>
        <w:instrText>知识产权</w:instrText>
      </w:r>
      <w:r w:rsidRPr="007B2E6F">
        <w:rPr>
          <w:rFonts w:hint="eastAsia"/>
          <w:szCs w:val="21"/>
        </w:rPr>
        <w:instrText xml:space="preserve">","ISSN":"1003-0476","issue":"8","language":"zh-CN","note":"Core: </w:instrText>
      </w:r>
      <w:r w:rsidRPr="007B2E6F">
        <w:rPr>
          <w:rFonts w:hint="eastAsia"/>
          <w:szCs w:val="21"/>
        </w:rPr>
        <w:instrText>北大核心</w:instrText>
      </w:r>
      <w:r w:rsidRPr="007B2E6F">
        <w:rPr>
          <w:rFonts w:hint="eastAsia"/>
          <w:szCs w:val="21"/>
        </w:rPr>
        <w:instrText>, CSSCI","page":"47-52+96","source":"CNKI","title":"</w:instrText>
      </w:r>
      <w:r w:rsidRPr="007B2E6F">
        <w:rPr>
          <w:rFonts w:hint="eastAsia"/>
          <w:szCs w:val="21"/>
        </w:rPr>
        <w:instrText>剽窃概念的界定及其私法责任研究</w:instrText>
      </w:r>
      <w:r w:rsidRPr="007B2E6F">
        <w:rPr>
          <w:rFonts w:hint="eastAsia"/>
          <w:szCs w:val="21"/>
        </w:rPr>
        <w:instrText>","author":[{"literal":"</w:instrText>
      </w:r>
      <w:r w:rsidRPr="007B2E6F">
        <w:rPr>
          <w:rFonts w:hint="eastAsia"/>
          <w:szCs w:val="21"/>
        </w:rPr>
        <w:instrText>王坤</w:instrText>
      </w:r>
      <w:r w:rsidRPr="007B2E6F">
        <w:rPr>
          <w:rFonts w:hint="eastAsia"/>
          <w:szCs w:val="21"/>
        </w:rPr>
        <w:instrText>"}],"issued":{"date-parts":[["2012"]]}}}],"schema":"https://github.</w:instrText>
      </w:r>
      <w:r w:rsidRPr="007B2E6F">
        <w:rPr>
          <w:szCs w:val="21"/>
        </w:rPr>
        <w:instrText xml:space="preserve">com/citation-style-language/schema/raw/master/csl-citation.json"} </w:instrText>
      </w:r>
      <w:r w:rsidRPr="007B2E6F">
        <w:rPr>
          <w:szCs w:val="21"/>
        </w:rPr>
        <w:fldChar w:fldCharType="separate"/>
      </w:r>
      <w:r w:rsidRPr="007B2E6F">
        <w:rPr>
          <w:rFonts w:cs="Times New Roman"/>
          <w:kern w:val="0"/>
          <w:szCs w:val="21"/>
        </w:rPr>
        <w:t>（路景云，</w:t>
      </w:r>
      <w:r w:rsidRPr="007B2E6F">
        <w:rPr>
          <w:rFonts w:cs="Times New Roman"/>
          <w:kern w:val="0"/>
          <w:szCs w:val="21"/>
        </w:rPr>
        <w:t>1996</w:t>
      </w:r>
      <w:r w:rsidRPr="007B2E6F">
        <w:rPr>
          <w:rFonts w:cs="Times New Roman"/>
          <w:kern w:val="0"/>
          <w:szCs w:val="21"/>
        </w:rPr>
        <w:t>；王坤，</w:t>
      </w:r>
      <w:r w:rsidRPr="007B2E6F">
        <w:rPr>
          <w:rFonts w:cs="Times New Roman"/>
          <w:kern w:val="0"/>
          <w:szCs w:val="21"/>
        </w:rPr>
        <w:t>2012</w:t>
      </w:r>
      <w:r w:rsidRPr="007B2E6F">
        <w:rPr>
          <w:rFonts w:cs="Times New Roman"/>
          <w:kern w:val="0"/>
          <w:szCs w:val="21"/>
        </w:rPr>
        <w:t>）</w:t>
      </w:r>
      <w:r w:rsidRPr="007B2E6F">
        <w:rPr>
          <w:szCs w:val="21"/>
        </w:rPr>
        <w:fldChar w:fldCharType="end"/>
      </w:r>
      <w:r w:rsidRPr="007B2E6F">
        <w:rPr>
          <w:szCs w:val="21"/>
        </w:rPr>
        <w:t>。</w:t>
      </w:r>
      <w:ins w:id="27" w:author="沪楠 陈" w:date="2024-10-17T16:17:00Z">
        <w:r w:rsidRPr="007B2E6F">
          <w:rPr>
            <w:rFonts w:hint="eastAsia"/>
            <w:szCs w:val="21"/>
          </w:rPr>
          <w:t>出自唐代</w:t>
        </w:r>
      </w:ins>
      <w:r w:rsidRPr="007B2E6F">
        <w:rPr>
          <w:szCs w:val="21"/>
        </w:rPr>
        <w:t>韩愈</w:t>
      </w:r>
      <w:ins w:id="28" w:author="沪楠 陈" w:date="2024-10-17T16:15:00Z">
        <w:r w:rsidRPr="007B2E6F">
          <w:rPr>
            <w:rFonts w:hint="eastAsia"/>
            <w:szCs w:val="21"/>
          </w:rPr>
          <w:t>所撰</w:t>
        </w:r>
      </w:ins>
      <w:ins w:id="29" w:author="沪楠 陈" w:date="2024-10-17T16:17:00Z">
        <w:r w:rsidRPr="007B2E6F">
          <w:rPr>
            <w:rFonts w:hint="eastAsia"/>
            <w:szCs w:val="21"/>
          </w:rPr>
          <w:t>《南阳樊绍述墓志铭》中的</w:t>
        </w:r>
      </w:ins>
      <w:r w:rsidRPr="007B2E6F">
        <w:rPr>
          <w:rFonts w:hint="eastAsia"/>
          <w:szCs w:val="21"/>
        </w:rPr>
        <w:t>“惟古于词必己出，降而不能乃</w:t>
      </w:r>
      <w:proofErr w:type="gramStart"/>
      <w:r w:rsidRPr="007B2E6F">
        <w:rPr>
          <w:rFonts w:hint="eastAsia"/>
          <w:szCs w:val="21"/>
        </w:rPr>
        <w:t>剽</w:t>
      </w:r>
      <w:proofErr w:type="gramEnd"/>
      <w:r w:rsidRPr="007B2E6F">
        <w:rPr>
          <w:rFonts w:hint="eastAsia"/>
          <w:szCs w:val="21"/>
        </w:rPr>
        <w:t>贼”</w:t>
      </w:r>
      <w:r w:rsidRPr="007B2E6F">
        <w:rPr>
          <w:szCs w:val="21"/>
        </w:rPr>
        <w:t>也表达了类似含义</w:t>
      </w:r>
      <w:r w:rsidRPr="007B2E6F">
        <w:rPr>
          <w:szCs w:val="21"/>
        </w:rPr>
        <w:fldChar w:fldCharType="begin"/>
      </w:r>
      <w:r w:rsidRPr="007B2E6F">
        <w:rPr>
          <w:rFonts w:hint="eastAsia"/>
          <w:szCs w:val="21"/>
        </w:rPr>
        <w:instrText xml:space="preserve"> ADDIN ZOTERO_ITEM CSL_CITATION {"citationID":"POgFf3zx","properties":{"formattedCitation":"\\uc0\\u65288{}\\uc0\\u36335{}\\uc0\\u26223{}\\uc0\\u20113{}\\uc0\\u65292{}1999\\uc0\\u65289{}","plainCitation":"</w:instrText>
      </w:r>
      <w:r w:rsidRPr="007B2E6F">
        <w:rPr>
          <w:rFonts w:hint="eastAsia"/>
          <w:szCs w:val="21"/>
        </w:rPr>
        <w:instrText>（路景云，</w:instrText>
      </w:r>
      <w:r w:rsidRPr="007B2E6F">
        <w:rPr>
          <w:rFonts w:hint="eastAsia"/>
          <w:szCs w:val="21"/>
        </w:rPr>
        <w:instrText>1999</w:instrText>
      </w:r>
      <w:r w:rsidRPr="007B2E6F">
        <w:rPr>
          <w:rFonts w:hint="eastAsia"/>
          <w:szCs w:val="21"/>
        </w:rPr>
        <w:instrText>）</w:instrText>
      </w:r>
      <w:r w:rsidRPr="007B2E6F">
        <w:rPr>
          <w:rFonts w:hint="eastAsia"/>
          <w:szCs w:val="21"/>
        </w:rPr>
        <w:instrText>","noteIndex":0},"citationItems":[{"id":1177,"uris":["http://zotero.org/users/12109334/items/J24XSJXT"],"itemData":{"id":1177,"type":"article-journal","container-title":"</w:instrText>
      </w:r>
      <w:r w:rsidRPr="007B2E6F">
        <w:rPr>
          <w:rFonts w:hint="eastAsia"/>
          <w:szCs w:val="21"/>
        </w:rPr>
        <w:instrText>新闻出版交流</w:instrText>
      </w:r>
      <w:r w:rsidRPr="007B2E6F">
        <w:rPr>
          <w:rFonts w:hint="eastAsia"/>
          <w:szCs w:val="21"/>
        </w:rPr>
        <w:instrText>","issue":"5","language":"zh-CN","note":"5 citations(CNKI)[2023-10-6]","page":"13","source":"CNKI","title":"</w:instrText>
      </w:r>
      <w:r w:rsidRPr="007B2E6F">
        <w:rPr>
          <w:rFonts w:hint="eastAsia"/>
          <w:szCs w:val="21"/>
        </w:rPr>
        <w:instrText>“剽窃”探源</w:instrText>
      </w:r>
      <w:r w:rsidRPr="007B2E6F">
        <w:rPr>
          <w:rFonts w:hint="eastAsia"/>
          <w:szCs w:val="21"/>
        </w:rPr>
        <w:instrText>","author":[{"literal":"</w:instrText>
      </w:r>
      <w:r w:rsidRPr="007B2E6F">
        <w:rPr>
          <w:rFonts w:hint="eastAsia"/>
          <w:szCs w:val="21"/>
        </w:rPr>
        <w:instrText>路景云</w:instrText>
      </w:r>
      <w:r w:rsidRPr="007B2E6F">
        <w:rPr>
          <w:rFonts w:hint="eastAsia"/>
          <w:szCs w:val="21"/>
        </w:rPr>
        <w:instrText xml:space="preserve">"}],"issued":{"date-parts":[["1999"]]}}}],"schema":"https://github.com/citation-style-language/schema/raw/master/csl-citation.json"} </w:instrText>
      </w:r>
      <w:r w:rsidRPr="007B2E6F">
        <w:rPr>
          <w:szCs w:val="21"/>
        </w:rPr>
        <w:fldChar w:fldCharType="separate"/>
      </w:r>
      <w:r w:rsidRPr="007B2E6F">
        <w:rPr>
          <w:rFonts w:cs="Times New Roman"/>
          <w:kern w:val="0"/>
          <w:szCs w:val="21"/>
        </w:rPr>
        <w:t>（路景云，</w:t>
      </w:r>
      <w:r w:rsidRPr="007B2E6F">
        <w:rPr>
          <w:rFonts w:cs="Times New Roman"/>
          <w:kern w:val="0"/>
          <w:szCs w:val="21"/>
        </w:rPr>
        <w:t>1999</w:t>
      </w:r>
      <w:r w:rsidRPr="007B2E6F">
        <w:rPr>
          <w:rFonts w:cs="Times New Roman"/>
          <w:kern w:val="0"/>
          <w:szCs w:val="21"/>
        </w:rPr>
        <w:t>）</w:t>
      </w:r>
      <w:r w:rsidRPr="007B2E6F">
        <w:rPr>
          <w:szCs w:val="21"/>
        </w:rPr>
        <w:fldChar w:fldCharType="end"/>
      </w:r>
      <w:r w:rsidRPr="007B2E6F">
        <w:rPr>
          <w:szCs w:val="21"/>
        </w:rPr>
        <w:t>。英语剽窃（</w:t>
      </w:r>
      <w:r w:rsidRPr="007B2E6F">
        <w:rPr>
          <w:szCs w:val="21"/>
        </w:rPr>
        <w:t>plagiarism</w:t>
      </w:r>
      <w:r w:rsidRPr="007B2E6F">
        <w:rPr>
          <w:szCs w:val="21"/>
        </w:rPr>
        <w:t>）</w:t>
      </w:r>
      <w:proofErr w:type="gramStart"/>
      <w:r w:rsidRPr="007B2E6F">
        <w:rPr>
          <w:szCs w:val="21"/>
        </w:rPr>
        <w:t>一</w:t>
      </w:r>
      <w:proofErr w:type="gramEnd"/>
      <w:r w:rsidRPr="007B2E6F">
        <w:rPr>
          <w:szCs w:val="21"/>
        </w:rPr>
        <w:t>词源于拉丁语</w:t>
      </w:r>
      <w:r w:rsidRPr="007B2E6F">
        <w:rPr>
          <w:rFonts w:hint="eastAsia"/>
          <w:szCs w:val="21"/>
        </w:rPr>
        <w:t>“</w:t>
      </w:r>
      <w:proofErr w:type="spellStart"/>
      <w:r w:rsidRPr="007B2E6F">
        <w:rPr>
          <w:szCs w:val="21"/>
        </w:rPr>
        <w:t>plagiarius</w:t>
      </w:r>
      <w:proofErr w:type="spellEnd"/>
      <w:r w:rsidRPr="007B2E6F">
        <w:rPr>
          <w:rFonts w:hint="eastAsia"/>
          <w:szCs w:val="21"/>
        </w:rPr>
        <w:t>”</w:t>
      </w:r>
      <w:r w:rsidRPr="007B2E6F">
        <w:rPr>
          <w:szCs w:val="21"/>
        </w:rPr>
        <w:t>，本意为</w:t>
      </w:r>
      <w:r w:rsidRPr="007B2E6F">
        <w:rPr>
          <w:rFonts w:hint="eastAsia"/>
          <w:szCs w:val="21"/>
        </w:rPr>
        <w:t>“</w:t>
      </w:r>
      <w:r w:rsidRPr="007B2E6F">
        <w:rPr>
          <w:szCs w:val="21"/>
        </w:rPr>
        <w:t>窃取他人的奴隶或孩子</w:t>
      </w:r>
      <w:r w:rsidRPr="007B2E6F">
        <w:rPr>
          <w:rFonts w:hint="eastAsia"/>
          <w:szCs w:val="21"/>
        </w:rPr>
        <w:t>”</w:t>
      </w:r>
      <w:r w:rsidRPr="007B2E6F">
        <w:rPr>
          <w:szCs w:val="21"/>
        </w:rPr>
        <w:t>。</w:t>
      </w:r>
      <w:r w:rsidRPr="007B2E6F">
        <w:rPr>
          <w:rFonts w:hint="eastAsia"/>
          <w:szCs w:val="21"/>
        </w:rPr>
        <w:t xml:space="preserve"> </w:t>
      </w:r>
      <w:r w:rsidRPr="007B2E6F">
        <w:rPr>
          <w:rFonts w:hint="eastAsia"/>
          <w:szCs w:val="21"/>
        </w:rPr>
        <w:t>在公元一世纪，</w:t>
      </w:r>
      <w:ins w:id="30" w:author="沪楠 陈" w:date="2024-10-22T15:23:00Z" w16du:dateUtc="2024-10-22T07:23:00Z">
        <w:r w:rsidR="007154F0">
          <w:rPr>
            <w:rFonts w:hint="eastAsia"/>
            <w:szCs w:val="21"/>
          </w:rPr>
          <w:t>面对其他诗人</w:t>
        </w:r>
      </w:ins>
      <w:ins w:id="31" w:author="沪楠 陈" w:date="2024-10-22T15:28:00Z" w16du:dateUtc="2024-10-22T07:28:00Z">
        <w:r w:rsidR="007154F0">
          <w:rPr>
            <w:rFonts w:hint="eastAsia"/>
            <w:szCs w:val="21"/>
          </w:rPr>
          <w:t>的</w:t>
        </w:r>
      </w:ins>
      <w:ins w:id="32" w:author="沪楠 陈" w:date="2024-10-22T15:37:00Z" w16du:dateUtc="2024-10-22T07:37:00Z">
        <w:r w:rsidR="001F7EB7">
          <w:rPr>
            <w:rFonts w:hint="eastAsia"/>
            <w:szCs w:val="21"/>
          </w:rPr>
          <w:t>窃取</w:t>
        </w:r>
      </w:ins>
      <w:ins w:id="33" w:author="沪楠 陈" w:date="2024-10-22T15:23:00Z" w16du:dateUtc="2024-10-22T07:23:00Z">
        <w:r w:rsidR="007154F0">
          <w:rPr>
            <w:rFonts w:hint="eastAsia"/>
            <w:szCs w:val="21"/>
          </w:rPr>
          <w:t>行为，</w:t>
        </w:r>
      </w:ins>
      <w:r w:rsidRPr="007B2E6F">
        <w:rPr>
          <w:rFonts w:hint="eastAsia"/>
          <w:szCs w:val="21"/>
        </w:rPr>
        <w:t>罗马诗人</w:t>
      </w:r>
      <w:del w:id="34" w:author="沪楠 陈" w:date="2024-10-22T15:23:00Z" w16du:dateUtc="2024-10-22T07:23:00Z">
        <w:r w:rsidRPr="007B2E6F" w:rsidDel="007154F0">
          <w:rPr>
            <w:rFonts w:hint="eastAsia"/>
            <w:szCs w:val="21"/>
          </w:rPr>
          <w:delText>菲丹提纽斯（</w:delText>
        </w:r>
        <w:r w:rsidRPr="007B2E6F" w:rsidDel="007154F0">
          <w:rPr>
            <w:rFonts w:hint="eastAsia"/>
            <w:szCs w:val="21"/>
          </w:rPr>
          <w:delText>Fidentinus</w:delText>
        </w:r>
        <w:r w:rsidRPr="007B2E6F" w:rsidDel="007154F0">
          <w:rPr>
            <w:rFonts w:hint="eastAsia"/>
            <w:szCs w:val="21"/>
          </w:rPr>
          <w:delText>）窃取了诗人</w:delText>
        </w:r>
      </w:del>
      <w:r w:rsidRPr="007B2E6F">
        <w:rPr>
          <w:rFonts w:hint="eastAsia"/>
          <w:szCs w:val="21"/>
        </w:rPr>
        <w:t>马尔西亚（</w:t>
      </w:r>
      <w:r w:rsidRPr="007B2E6F">
        <w:rPr>
          <w:rFonts w:hint="eastAsia"/>
          <w:szCs w:val="21"/>
        </w:rPr>
        <w:t>Martial</w:t>
      </w:r>
      <w:ins w:id="35" w:author="沪楠 陈" w:date="2024-10-22T15:30:00Z" w16du:dateUtc="2024-10-22T07:30:00Z">
        <w:r w:rsidR="007154F0">
          <w:rPr>
            <w:rFonts w:hint="eastAsia"/>
            <w:szCs w:val="21"/>
          </w:rPr>
          <w:t xml:space="preserve">, </w:t>
        </w:r>
      </w:ins>
      <w:ins w:id="36" w:author="沪楠 陈" w:date="2024-10-22T15:24:00Z" w16du:dateUtc="2024-10-22T07:24:00Z">
        <w:r w:rsidR="007154F0" w:rsidRPr="007154F0">
          <w:rPr>
            <w:szCs w:val="21"/>
          </w:rPr>
          <w:t>M</w:t>
        </w:r>
        <w:r w:rsidR="007154F0">
          <w:rPr>
            <w:rFonts w:hint="eastAsia"/>
            <w:szCs w:val="21"/>
          </w:rPr>
          <w:t>.</w:t>
        </w:r>
        <w:r w:rsidR="007154F0" w:rsidRPr="007154F0">
          <w:rPr>
            <w:szCs w:val="21"/>
          </w:rPr>
          <w:t xml:space="preserve"> V</w:t>
        </w:r>
        <w:r w:rsidR="007154F0">
          <w:rPr>
            <w:rFonts w:hint="eastAsia"/>
            <w:szCs w:val="21"/>
          </w:rPr>
          <w:t>.</w:t>
        </w:r>
      </w:ins>
      <w:r w:rsidRPr="007B2E6F">
        <w:rPr>
          <w:rFonts w:hint="eastAsia"/>
          <w:szCs w:val="21"/>
        </w:rPr>
        <w:t>）</w:t>
      </w:r>
      <w:del w:id="37" w:author="沪楠 陈" w:date="2024-10-22T15:25:00Z" w16du:dateUtc="2024-10-22T07:25:00Z">
        <w:r w:rsidRPr="007B2E6F" w:rsidDel="007154F0">
          <w:rPr>
            <w:rFonts w:hint="eastAsia"/>
            <w:szCs w:val="21"/>
          </w:rPr>
          <w:delText>的诗句</w:delText>
        </w:r>
        <w:r w:rsidRPr="007B2E6F" w:rsidDel="007154F0">
          <w:rPr>
            <w:szCs w:val="21"/>
          </w:rPr>
          <w:delText>，马尔西亚</w:delText>
        </w:r>
      </w:del>
      <w:r w:rsidRPr="007B2E6F">
        <w:rPr>
          <w:szCs w:val="21"/>
        </w:rPr>
        <w:t>气愤之下创造了该词以嘲讽这种不耻行为</w:t>
      </w:r>
      <w:ins w:id="38" w:author="沪楠 陈" w:date="2024-10-22T15:25:00Z" w16du:dateUtc="2024-10-22T07:25:00Z">
        <w:r w:rsidR="007154F0">
          <w:rPr>
            <w:rFonts w:hint="eastAsia"/>
            <w:szCs w:val="21"/>
          </w:rPr>
          <w:t>并直言不讳道：“你是一个</w:t>
        </w:r>
      </w:ins>
      <w:ins w:id="39" w:author="沪楠 陈" w:date="2024-10-22T15:26:00Z" w16du:dateUtc="2024-10-22T07:26:00Z">
        <w:r w:rsidR="007154F0">
          <w:rPr>
            <w:rFonts w:hint="eastAsia"/>
            <w:szCs w:val="21"/>
          </w:rPr>
          <w:t>小偷</w:t>
        </w:r>
      </w:ins>
      <w:ins w:id="40" w:author="沪楠 陈" w:date="2024-10-22T15:25:00Z" w16du:dateUtc="2024-10-22T07:25:00Z">
        <w:r w:rsidR="007154F0">
          <w:rPr>
            <w:rFonts w:hint="eastAsia"/>
            <w:szCs w:val="21"/>
          </w:rPr>
          <w:t>”</w:t>
        </w:r>
      </w:ins>
      <w:r w:rsidRPr="00936C96">
        <w:rPr>
          <w:color w:val="000000" w:themeColor="text1"/>
          <w:szCs w:val="21"/>
          <w:rPrChange w:id="41" w:author="沪楠 陈" w:date="2024-10-22T16:14:00Z" w16du:dateUtc="2024-10-22T08:14:00Z">
            <w:rPr>
              <w:szCs w:val="21"/>
            </w:rPr>
          </w:rPrChange>
        </w:rPr>
        <w:fldChar w:fldCharType="begin"/>
      </w:r>
      <w:r w:rsidRPr="00936C96">
        <w:rPr>
          <w:color w:val="000000" w:themeColor="text1"/>
          <w:szCs w:val="21"/>
          <w:rPrChange w:id="42" w:author="沪楠 陈" w:date="2024-10-22T16:14:00Z" w16du:dateUtc="2024-10-22T08:14:00Z">
            <w:rPr>
              <w:szCs w:val="21"/>
            </w:rPr>
          </w:rPrChange>
        </w:rPr>
        <w:instrText xml:space="preserve"> ADDIN ZOTERO_ITEM CSL_CITATION {"citationID":"wV3yY9DZ","properties":{"formattedCitation":"\\uc0\\u65288{}White\\uc0\\u65292{}2013\\uc0\\u65289{}","plainCitation":"</w:instrText>
      </w:r>
      <w:r w:rsidRPr="00936C96">
        <w:rPr>
          <w:rFonts w:hint="eastAsia"/>
          <w:color w:val="000000" w:themeColor="text1"/>
          <w:szCs w:val="21"/>
          <w:rPrChange w:id="43" w:author="沪楠 陈" w:date="2024-10-22T16:14:00Z" w16du:dateUtc="2024-10-22T08:14:00Z">
            <w:rPr>
              <w:rFonts w:hint="eastAsia"/>
              <w:szCs w:val="21"/>
            </w:rPr>
          </w:rPrChange>
        </w:rPr>
        <w:instrText>（</w:instrText>
      </w:r>
      <w:r w:rsidRPr="00936C96">
        <w:rPr>
          <w:color w:val="000000" w:themeColor="text1"/>
          <w:szCs w:val="21"/>
          <w:rPrChange w:id="44" w:author="沪楠 陈" w:date="2024-10-22T16:14:00Z" w16du:dateUtc="2024-10-22T08:14:00Z">
            <w:rPr>
              <w:szCs w:val="21"/>
            </w:rPr>
          </w:rPrChange>
        </w:rPr>
        <w:instrText>White</w:instrText>
      </w:r>
      <w:r w:rsidRPr="00936C96">
        <w:rPr>
          <w:rFonts w:hint="eastAsia"/>
          <w:color w:val="000000" w:themeColor="text1"/>
          <w:szCs w:val="21"/>
          <w:rPrChange w:id="45" w:author="沪楠 陈" w:date="2024-10-22T16:14:00Z" w16du:dateUtc="2024-10-22T08:14:00Z">
            <w:rPr>
              <w:rFonts w:hint="eastAsia"/>
              <w:szCs w:val="21"/>
            </w:rPr>
          </w:rPrChange>
        </w:rPr>
        <w:instrText>，</w:instrText>
      </w:r>
      <w:r w:rsidRPr="00936C96">
        <w:rPr>
          <w:color w:val="000000" w:themeColor="text1"/>
          <w:szCs w:val="21"/>
          <w:rPrChange w:id="46" w:author="沪楠 陈" w:date="2024-10-22T16:14:00Z" w16du:dateUtc="2024-10-22T08:14:00Z">
            <w:rPr>
              <w:szCs w:val="21"/>
            </w:rPr>
          </w:rPrChange>
        </w:rPr>
        <w:instrText>2013</w:instrText>
      </w:r>
      <w:r w:rsidRPr="00936C96">
        <w:rPr>
          <w:rFonts w:hint="eastAsia"/>
          <w:color w:val="000000" w:themeColor="text1"/>
          <w:szCs w:val="21"/>
          <w:rPrChange w:id="47" w:author="沪楠 陈" w:date="2024-10-22T16:14:00Z" w16du:dateUtc="2024-10-22T08:14:00Z">
            <w:rPr>
              <w:rFonts w:hint="eastAsia"/>
              <w:szCs w:val="21"/>
            </w:rPr>
          </w:rPrChange>
        </w:rPr>
        <w:instrText>）</w:instrText>
      </w:r>
      <w:r w:rsidRPr="00936C96">
        <w:rPr>
          <w:color w:val="000000" w:themeColor="text1"/>
          <w:szCs w:val="21"/>
          <w:rPrChange w:id="48" w:author="沪楠 陈" w:date="2024-10-22T16:14:00Z" w16du:dateUtc="2024-10-22T08:14:00Z">
            <w:rPr>
              <w:szCs w:val="21"/>
            </w:rPr>
          </w:rPrChange>
        </w:rPr>
        <w:instrText xml:space="preserve">","dontUpdate":true,"noteIndex":0},"citationItems":[{"id":5181,"uris":["http://zotero.org/users/12109334/items/55ZHGPQ9"],"itemData":{"id":5181,"type":"book","abstract":"Plagiarism and Imitation during the English Renaissance by Harold Odgen White was published on October 1, 2013 by Harvard University Press.","ISBN":"978-0-674-36592-6","language":"en","license":"De Gruyter expressly reserves the right to use all content for commercial text and data mining within the meaning of Section 44b of the German Copyright Act.","note":"DOI: 10.4159/harvard.9780674365926","publisher":"Harvard University Press","source":"www.degruyter.com","title":"Plagiarism and Imitation during the English Renaissance: A Study in Critical Distinctions","title-short":"Plagiarism and Imitation during the English Renaissance","URL":"https://www.degruyter.com/document/doi/10.4159/harvard.9780674365926/html","author":[{"family":"White","given":"Harold Odgen"}],"accessed":{"date-parts":[["2024",6,13]]},"issued":{"date-parts":[["2013",10,1]]}}}],"schema":"https://github.com/citation-style-language/schema/raw/master/csl-citation.json"} </w:instrText>
      </w:r>
      <w:r w:rsidRPr="00936C96">
        <w:rPr>
          <w:color w:val="000000" w:themeColor="text1"/>
          <w:szCs w:val="21"/>
          <w:rPrChange w:id="49" w:author="沪楠 陈" w:date="2024-10-22T16:14:00Z" w16du:dateUtc="2024-10-22T08:14:00Z">
            <w:rPr>
              <w:szCs w:val="21"/>
            </w:rPr>
          </w:rPrChange>
        </w:rPr>
        <w:fldChar w:fldCharType="separate"/>
      </w:r>
      <w:r w:rsidRPr="00936C96">
        <w:rPr>
          <w:rFonts w:cs="Times New Roman" w:hint="eastAsia"/>
          <w:color w:val="000000" w:themeColor="text1"/>
          <w:kern w:val="0"/>
          <w:szCs w:val="21"/>
          <w:rPrChange w:id="50" w:author="沪楠 陈" w:date="2024-10-22T16:14:00Z" w16du:dateUtc="2024-10-22T08:14:00Z">
            <w:rPr>
              <w:rFonts w:cs="Times New Roman" w:hint="eastAsia"/>
              <w:kern w:val="0"/>
              <w:szCs w:val="21"/>
            </w:rPr>
          </w:rPrChange>
        </w:rPr>
        <w:t>（</w:t>
      </w:r>
      <w:r w:rsidRPr="00936C96">
        <w:rPr>
          <w:rFonts w:cs="Times New Roman"/>
          <w:color w:val="000000" w:themeColor="text1"/>
          <w:kern w:val="0"/>
          <w:szCs w:val="21"/>
          <w:rPrChange w:id="51" w:author="沪楠 陈" w:date="2024-10-22T16:14:00Z" w16du:dateUtc="2024-10-22T08:14:00Z">
            <w:rPr>
              <w:rFonts w:cs="Times New Roman"/>
              <w:kern w:val="0"/>
              <w:szCs w:val="21"/>
            </w:rPr>
          </w:rPrChange>
        </w:rPr>
        <w:t xml:space="preserve">White, </w:t>
      </w:r>
      <w:ins w:id="52" w:author="沪楠 陈" w:date="2024-10-22T14:59:00Z" w16du:dateUtc="2024-10-22T06:59:00Z">
        <w:r w:rsidR="009A03A2" w:rsidRPr="00936C96">
          <w:rPr>
            <w:rFonts w:cs="Times New Roman"/>
            <w:color w:val="000000" w:themeColor="text1"/>
            <w:kern w:val="0"/>
            <w:szCs w:val="21"/>
            <w:rPrChange w:id="53" w:author="沪楠 陈" w:date="2024-10-22T16:14:00Z" w16du:dateUtc="2024-10-22T08:14:00Z">
              <w:rPr>
                <w:rFonts w:cs="Times New Roman"/>
                <w:color w:val="FF0000"/>
                <w:kern w:val="0"/>
                <w:szCs w:val="21"/>
              </w:rPr>
            </w:rPrChange>
          </w:rPr>
          <w:t>1935</w:t>
        </w:r>
      </w:ins>
      <w:del w:id="54" w:author="沪楠 陈" w:date="2024-10-22T14:59:00Z" w16du:dateUtc="2024-10-22T06:59:00Z">
        <w:r w:rsidRPr="00936C96" w:rsidDel="009A03A2">
          <w:rPr>
            <w:rFonts w:cs="Times New Roman"/>
            <w:color w:val="000000" w:themeColor="text1"/>
            <w:kern w:val="0"/>
            <w:szCs w:val="21"/>
            <w:rPrChange w:id="55" w:author="沪楠 陈" w:date="2024-10-22T16:14:00Z" w16du:dateUtc="2024-10-22T08:14:00Z">
              <w:rPr>
                <w:rFonts w:cs="Times New Roman"/>
                <w:kern w:val="0"/>
                <w:szCs w:val="21"/>
              </w:rPr>
            </w:rPrChange>
          </w:rPr>
          <w:delText>2013</w:delText>
        </w:r>
      </w:del>
      <w:r w:rsidRPr="00936C96">
        <w:rPr>
          <w:rFonts w:cs="Times New Roman"/>
          <w:color w:val="000000" w:themeColor="text1"/>
          <w:kern w:val="0"/>
          <w:szCs w:val="21"/>
          <w:rPrChange w:id="56" w:author="沪楠 陈" w:date="2024-10-22T16:14:00Z" w16du:dateUtc="2024-10-22T08:14:00Z">
            <w:rPr>
              <w:rFonts w:cs="Times New Roman"/>
              <w:kern w:val="0"/>
              <w:szCs w:val="21"/>
            </w:rPr>
          </w:rPrChange>
        </w:rPr>
        <w:t>, p</w:t>
      </w:r>
      <w:del w:id="57" w:author="沪楠 陈" w:date="2024-10-22T15:26:00Z" w16du:dateUtc="2024-10-22T07:26:00Z">
        <w:r w:rsidRPr="00936C96" w:rsidDel="007154F0">
          <w:rPr>
            <w:rFonts w:cs="Times New Roman"/>
            <w:color w:val="000000" w:themeColor="text1"/>
            <w:kern w:val="0"/>
            <w:szCs w:val="21"/>
            <w:rPrChange w:id="58" w:author="沪楠 陈" w:date="2024-10-22T16:14:00Z" w16du:dateUtc="2024-10-22T08:14:00Z">
              <w:rPr>
                <w:rFonts w:cs="Times New Roman"/>
                <w:kern w:val="0"/>
                <w:szCs w:val="21"/>
              </w:rPr>
            </w:rPrChange>
          </w:rPr>
          <w:delText>p</w:delText>
        </w:r>
      </w:del>
      <w:r w:rsidRPr="00936C96">
        <w:rPr>
          <w:rFonts w:cs="Times New Roman"/>
          <w:color w:val="000000" w:themeColor="text1"/>
          <w:kern w:val="0"/>
          <w:szCs w:val="21"/>
          <w:rPrChange w:id="59" w:author="沪楠 陈" w:date="2024-10-22T16:14:00Z" w16du:dateUtc="2024-10-22T08:14:00Z">
            <w:rPr>
              <w:rFonts w:cs="Times New Roman"/>
              <w:kern w:val="0"/>
              <w:szCs w:val="21"/>
            </w:rPr>
          </w:rPrChange>
        </w:rPr>
        <w:t>. 1</w:t>
      </w:r>
      <w:ins w:id="60" w:author="沪楠 陈" w:date="2024-10-22T15:27:00Z" w16du:dateUtc="2024-10-22T07:27:00Z">
        <w:r w:rsidR="007154F0" w:rsidRPr="00936C96">
          <w:rPr>
            <w:rFonts w:cs="Times New Roman"/>
            <w:color w:val="000000" w:themeColor="text1"/>
            <w:kern w:val="0"/>
            <w:szCs w:val="21"/>
            <w:rPrChange w:id="61" w:author="沪楠 陈" w:date="2024-10-22T16:14:00Z" w16du:dateUtc="2024-10-22T08:14:00Z">
              <w:rPr>
                <w:rFonts w:cs="Times New Roman"/>
                <w:color w:val="FF0000"/>
                <w:kern w:val="0"/>
                <w:szCs w:val="21"/>
              </w:rPr>
            </w:rPrChange>
          </w:rPr>
          <w:t>6</w:t>
        </w:r>
      </w:ins>
      <w:del w:id="62" w:author="沪楠 陈" w:date="2024-10-22T15:27:00Z" w16du:dateUtc="2024-10-22T07:27:00Z">
        <w:r w:rsidRPr="00936C96" w:rsidDel="007154F0">
          <w:rPr>
            <w:rFonts w:cs="Times New Roman"/>
            <w:color w:val="000000" w:themeColor="text1"/>
            <w:kern w:val="0"/>
            <w:szCs w:val="21"/>
            <w:rPrChange w:id="63" w:author="沪楠 陈" w:date="2024-10-22T16:14:00Z" w16du:dateUtc="2024-10-22T08:14:00Z">
              <w:rPr>
                <w:rFonts w:cs="Times New Roman"/>
                <w:kern w:val="0"/>
                <w:szCs w:val="21"/>
              </w:rPr>
            </w:rPrChange>
          </w:rPr>
          <w:delText>0-11</w:delText>
        </w:r>
      </w:del>
      <w:r w:rsidRPr="00936C96">
        <w:rPr>
          <w:rFonts w:cs="Times New Roman" w:hint="eastAsia"/>
          <w:color w:val="000000" w:themeColor="text1"/>
          <w:kern w:val="0"/>
          <w:szCs w:val="21"/>
          <w:rPrChange w:id="64" w:author="沪楠 陈" w:date="2024-10-22T16:14:00Z" w16du:dateUtc="2024-10-22T08:14:00Z">
            <w:rPr>
              <w:rFonts w:cs="Times New Roman" w:hint="eastAsia"/>
              <w:kern w:val="0"/>
              <w:szCs w:val="21"/>
            </w:rPr>
          </w:rPrChange>
        </w:rPr>
        <w:t>）</w:t>
      </w:r>
      <w:r w:rsidRPr="00936C96">
        <w:rPr>
          <w:color w:val="000000" w:themeColor="text1"/>
          <w:szCs w:val="21"/>
          <w:rPrChange w:id="65" w:author="沪楠 陈" w:date="2024-10-22T16:14:00Z" w16du:dateUtc="2024-10-22T08:14:00Z">
            <w:rPr>
              <w:szCs w:val="21"/>
            </w:rPr>
          </w:rPrChange>
        </w:rPr>
        <w:fldChar w:fldCharType="end"/>
      </w:r>
      <w:r w:rsidRPr="00936C96">
        <w:rPr>
          <w:rFonts w:hint="eastAsia"/>
          <w:color w:val="000000" w:themeColor="text1"/>
          <w:szCs w:val="21"/>
          <w:rPrChange w:id="66" w:author="沪楠 陈" w:date="2024-10-22T16:14:00Z" w16du:dateUtc="2024-10-22T08:14:00Z">
            <w:rPr>
              <w:rFonts w:hint="eastAsia"/>
              <w:szCs w:val="21"/>
            </w:rPr>
          </w:rPrChange>
        </w:rPr>
        <w:t>。</w:t>
      </w:r>
      <w:ins w:id="67" w:author="沪楠 陈" w:date="2024-10-22T15:27:00Z" w16du:dateUtc="2024-10-22T07:27:00Z">
        <w:r w:rsidR="007154F0">
          <w:rPr>
            <w:rFonts w:hint="eastAsia"/>
            <w:szCs w:val="21"/>
          </w:rPr>
          <w:t>但</w:t>
        </w:r>
      </w:ins>
      <w:ins w:id="68" w:author="沪楠 陈" w:date="2024-10-22T15:28:00Z" w16du:dateUtc="2024-10-22T07:28:00Z">
        <w:r w:rsidR="007154F0">
          <w:rPr>
            <w:rFonts w:hint="eastAsia"/>
            <w:szCs w:val="21"/>
          </w:rPr>
          <w:t>版权</w:t>
        </w:r>
        <w:proofErr w:type="gramStart"/>
        <w:r w:rsidR="007154F0">
          <w:rPr>
            <w:rFonts w:hint="eastAsia"/>
            <w:szCs w:val="21"/>
          </w:rPr>
          <w:t>人马尔</w:t>
        </w:r>
        <w:proofErr w:type="gramEnd"/>
        <w:r w:rsidR="007154F0">
          <w:rPr>
            <w:rFonts w:hint="eastAsia"/>
            <w:szCs w:val="21"/>
          </w:rPr>
          <w:t>西亚能做的也仅限于此，因为</w:t>
        </w:r>
      </w:ins>
      <w:r w:rsidRPr="007B2E6F">
        <w:rPr>
          <w:rFonts w:hint="eastAsia"/>
          <w:szCs w:val="21"/>
        </w:rPr>
        <w:t>在尚无版权法的古代，缺乏对文学作品之财产</w:t>
      </w:r>
      <w:proofErr w:type="gramStart"/>
      <w:r w:rsidRPr="007B2E6F">
        <w:rPr>
          <w:rFonts w:hint="eastAsia"/>
          <w:szCs w:val="21"/>
        </w:rPr>
        <w:t>性利益</w:t>
      </w:r>
      <w:proofErr w:type="gramEnd"/>
      <w:r w:rsidRPr="007B2E6F">
        <w:rPr>
          <w:rFonts w:hint="eastAsia"/>
          <w:szCs w:val="21"/>
        </w:rPr>
        <w:t>的认识与相关法律制度的保障，剽窃行为的产生大多出于对“名”也即源于对作品精神性权利的追求。这意味着，在缺乏法律手段时，即便总体上对于剽窃行为持鄙视贬斥态度，但这种态度</w:t>
      </w:r>
      <w:ins w:id="69" w:author="沪楠 陈" w:date="2024-10-22T15:33:00Z" w16du:dateUtc="2024-10-22T07:33:00Z">
        <w:r w:rsidR="001F7EB7">
          <w:rPr>
            <w:rFonts w:hint="eastAsia"/>
            <w:szCs w:val="21"/>
          </w:rPr>
          <w:t>也只不过</w:t>
        </w:r>
      </w:ins>
      <w:del w:id="70" w:author="沪楠 陈" w:date="2024-10-22T15:33:00Z" w16du:dateUtc="2024-10-22T07:33:00Z">
        <w:r w:rsidRPr="007B2E6F" w:rsidDel="001F7EB7">
          <w:rPr>
            <w:rFonts w:hint="eastAsia"/>
            <w:szCs w:val="21"/>
          </w:rPr>
          <w:delText>仅</w:delText>
        </w:r>
      </w:del>
      <w:r w:rsidRPr="007B2E6F">
        <w:rPr>
          <w:rFonts w:hint="eastAsia"/>
          <w:szCs w:val="21"/>
        </w:rPr>
        <w:t>是一种道德</w:t>
      </w:r>
      <w:ins w:id="71" w:author="沪楠 陈" w:date="2024-10-22T15:29:00Z" w16du:dateUtc="2024-10-22T07:29:00Z">
        <w:r w:rsidR="007154F0">
          <w:rPr>
            <w:rFonts w:hint="eastAsia"/>
            <w:szCs w:val="21"/>
          </w:rPr>
          <w:t>上的</w:t>
        </w:r>
      </w:ins>
      <w:r w:rsidRPr="007B2E6F">
        <w:rPr>
          <w:rFonts w:hint="eastAsia"/>
          <w:szCs w:val="21"/>
        </w:rPr>
        <w:t>评价</w:t>
      </w:r>
      <w:ins w:id="72" w:author="沪楠 陈" w:date="2024-10-22T15:29:00Z" w16du:dateUtc="2024-10-22T07:29:00Z">
        <w:r w:rsidR="007154F0">
          <w:rPr>
            <w:rFonts w:hint="eastAsia"/>
            <w:szCs w:val="21"/>
          </w:rPr>
          <w:t>和抨击</w:t>
        </w:r>
      </w:ins>
      <w:r w:rsidRPr="007B2E6F">
        <w:rPr>
          <w:rFonts w:hint="eastAsia"/>
          <w:szCs w:val="21"/>
        </w:rPr>
        <w:t>。作为一种规制手段，其具有较大的主观性并受到时代风尚的影响，所以用现代人视角审视早期剽窃一词背后的内涵很可能带有先入为主的负面色彩。</w:t>
      </w:r>
      <w:ins w:id="73" w:author="沪楠 陈" w:date="2024-10-17T16:21:00Z">
        <w:r w:rsidRPr="007B2E6F">
          <w:rPr>
            <w:rFonts w:hint="eastAsia"/>
            <w:szCs w:val="21"/>
          </w:rPr>
          <w:t>事实上，</w:t>
        </w:r>
      </w:ins>
      <w:r w:rsidRPr="007B2E6F">
        <w:rPr>
          <w:rFonts w:hint="eastAsia"/>
          <w:szCs w:val="21"/>
        </w:rPr>
        <w:t>在过去相当一部分时间里，剽窃行为适配更加中性的概念：“模仿”，且并不是总是得到负面评价。例如，在早期的海外，借用和模仿他人的创作算不上什么严重的失德事件</w:t>
      </w:r>
      <w:r w:rsidRPr="007B2E6F">
        <w:rPr>
          <w:szCs w:val="21"/>
        </w:rPr>
        <w:fldChar w:fldCharType="begin"/>
      </w:r>
      <w:r w:rsidRPr="007B2E6F">
        <w:rPr>
          <w:rFonts w:hint="eastAsia"/>
          <w:szCs w:val="21"/>
        </w:rPr>
        <w:instrText xml:space="preserve"> ADDIN ZOTERO_ITEM CSL_CITATION {"citationID":"oVYsOD6q","properties":{"formattedCitation":"\\uc0\\u65288{}Audrey Wolfson Latourette\\uc0\\u65292{}2010\\uc0\\u65289{}","plainCitation":"</w:instrText>
      </w:r>
      <w:r w:rsidRPr="007B2E6F">
        <w:rPr>
          <w:rFonts w:hint="eastAsia"/>
          <w:szCs w:val="21"/>
        </w:rPr>
        <w:instrText>（</w:instrText>
      </w:r>
      <w:r w:rsidRPr="007B2E6F">
        <w:rPr>
          <w:rFonts w:hint="eastAsia"/>
          <w:szCs w:val="21"/>
        </w:rPr>
        <w:instrText>Audrey Wolfson Latourette</w:instrText>
      </w:r>
      <w:r w:rsidRPr="007B2E6F">
        <w:rPr>
          <w:rFonts w:hint="eastAsia"/>
          <w:szCs w:val="21"/>
        </w:rPr>
        <w:instrText>，</w:instrText>
      </w:r>
      <w:r w:rsidRPr="007B2E6F">
        <w:rPr>
          <w:rFonts w:hint="eastAsia"/>
          <w:szCs w:val="21"/>
        </w:rPr>
        <w:instrText>2010</w:instrText>
      </w:r>
      <w:r w:rsidRPr="007B2E6F">
        <w:rPr>
          <w:rFonts w:hint="eastAsia"/>
          <w:szCs w:val="21"/>
        </w:rPr>
        <w:instrText>）</w:instrText>
      </w:r>
      <w:r w:rsidRPr="007B2E6F">
        <w:rPr>
          <w:rFonts w:hint="eastAsia"/>
          <w:szCs w:val="21"/>
        </w:rPr>
        <w:instrText>","dontUpdate":true,"noteIndex":0},"ci</w:instrText>
      </w:r>
      <w:r w:rsidRPr="007B2E6F">
        <w:rPr>
          <w:szCs w:val="21"/>
        </w:rPr>
        <w:instrText xml:space="preserve">tationItems":[{"id":1624,"uris":["http://zotero.org/users/12109334/items/39STD7XT"],"itemData":{"id":1624,"type":"article-journal","container-title":"Journal of College and University Law","issue":"1","journalAbbreviation":"J.C. &amp; U.L.","language":"eng","page":"1-92","source":"HeinOnline","title":"Plagiarism: Legal and Ethical Implications for the University","title-short":"Plagiarism","volume":"37","author":[{"literal":"Audrey Wolfson Latourette"}],"issued":{"date-parts":[["2010"]],"season":"2011"}}}],"schema":"https://github.com/citation-style-language/schema/raw/master/csl-citation.json"} </w:instrText>
      </w:r>
      <w:r w:rsidRPr="007B2E6F">
        <w:rPr>
          <w:szCs w:val="21"/>
        </w:rPr>
        <w:fldChar w:fldCharType="separate"/>
      </w:r>
      <w:r w:rsidRPr="007B2E6F">
        <w:rPr>
          <w:rFonts w:cs="Times New Roman"/>
          <w:kern w:val="0"/>
          <w:szCs w:val="21"/>
        </w:rPr>
        <w:t>（</w:t>
      </w:r>
      <w:r w:rsidRPr="007B2E6F">
        <w:rPr>
          <w:rFonts w:cs="Times New Roman"/>
          <w:kern w:val="0"/>
          <w:szCs w:val="21"/>
        </w:rPr>
        <w:t>Latourette</w:t>
      </w:r>
      <w:r w:rsidRPr="007B2E6F">
        <w:rPr>
          <w:rFonts w:cs="Times New Roman" w:hint="eastAsia"/>
          <w:kern w:val="0"/>
          <w:szCs w:val="21"/>
        </w:rPr>
        <w:t xml:space="preserve">, </w:t>
      </w:r>
      <w:r w:rsidRPr="007B2E6F">
        <w:rPr>
          <w:rFonts w:cs="Times New Roman"/>
          <w:kern w:val="0"/>
          <w:szCs w:val="21"/>
        </w:rPr>
        <w:t>2010</w:t>
      </w:r>
      <w:r w:rsidRPr="007B2E6F">
        <w:rPr>
          <w:rFonts w:cs="Times New Roman"/>
          <w:kern w:val="0"/>
          <w:szCs w:val="21"/>
        </w:rPr>
        <w:t>）</w:t>
      </w:r>
      <w:r w:rsidRPr="007B2E6F">
        <w:rPr>
          <w:szCs w:val="21"/>
        </w:rPr>
        <w:fldChar w:fldCharType="end"/>
      </w:r>
      <w:r w:rsidRPr="007B2E6F">
        <w:rPr>
          <w:rFonts w:hint="eastAsia"/>
          <w:szCs w:val="21"/>
        </w:rPr>
        <w:t>，甚至而言，“做得好的时候是值得钦佩的，就像忠实地演奏乐谱一样”</w:t>
      </w:r>
      <w:r w:rsidRPr="007B2E6F">
        <w:rPr>
          <w:szCs w:val="21"/>
        </w:rPr>
        <w:fldChar w:fldCharType="begin"/>
      </w:r>
      <w:r w:rsidRPr="007B2E6F">
        <w:rPr>
          <w:rFonts w:hint="eastAsia"/>
          <w:szCs w:val="21"/>
        </w:rPr>
        <w:instrText xml:space="preserve"> ADDIN ZOTERO_ITEM CSL_CITATION {"citationID":"3OgOCiQD","properties":{"formattedCitation":"\\uc0\\u65288{}Thomas Hemnes\\uc0\\u65292{}2024\\uc0\\u65289{}","plainCitation":"</w:instrText>
      </w:r>
      <w:r w:rsidRPr="007B2E6F">
        <w:rPr>
          <w:rFonts w:hint="eastAsia"/>
          <w:szCs w:val="21"/>
        </w:rPr>
        <w:instrText>（</w:instrText>
      </w:r>
      <w:r w:rsidRPr="007B2E6F">
        <w:rPr>
          <w:rFonts w:hint="eastAsia"/>
          <w:szCs w:val="21"/>
        </w:rPr>
        <w:instrText>Thomas Hemnes</w:instrText>
      </w:r>
      <w:r w:rsidRPr="007B2E6F">
        <w:rPr>
          <w:rFonts w:hint="eastAsia"/>
          <w:szCs w:val="21"/>
        </w:rPr>
        <w:instrText>，</w:instrText>
      </w:r>
      <w:r w:rsidRPr="007B2E6F">
        <w:rPr>
          <w:rFonts w:hint="eastAsia"/>
          <w:szCs w:val="21"/>
        </w:rPr>
        <w:instrText>2024</w:instrText>
      </w:r>
      <w:r w:rsidRPr="007B2E6F">
        <w:rPr>
          <w:rFonts w:hint="eastAsia"/>
          <w:szCs w:val="21"/>
        </w:rPr>
        <w:instrText>）</w:instrText>
      </w:r>
      <w:r w:rsidRPr="007B2E6F">
        <w:rPr>
          <w:rFonts w:hint="eastAsia"/>
          <w:szCs w:val="21"/>
        </w:rPr>
        <w:instrText>","dontUpdate":true,"noteIndex":0},"citationItems":[{"id":5637</w:instrText>
      </w:r>
      <w:r w:rsidRPr="007B2E6F">
        <w:rPr>
          <w:szCs w:val="21"/>
        </w:rPr>
        <w:instrText>,"uris":["http://zotero.org/users/12109334/items/SVQU8QXU"],"itemData":{"id":5637,"type":"article-journal","container-title":"Santa Clara High Technology Law Journal","issue":"1","journalAbbreviation":"Santa Clara High Tech. L. J.","language":"eng","note"</w:instrText>
      </w:r>
      <w:r w:rsidRPr="007B2E6F">
        <w:rPr>
          <w:rFonts w:hint="eastAsia"/>
          <w:szCs w:val="21"/>
        </w:rPr>
        <w:instrText xml:space="preserve">:"titleTranslation: </w:instrText>
      </w:r>
      <w:r w:rsidRPr="007B2E6F">
        <w:rPr>
          <w:rFonts w:hint="eastAsia"/>
          <w:szCs w:val="21"/>
        </w:rPr>
        <w:instrText>作者的版权作品</w:instrText>
      </w:r>
      <w:r w:rsidRPr="007B2E6F">
        <w:rPr>
          <w:rFonts w:hint="eastAsia"/>
          <w:szCs w:val="21"/>
        </w:rPr>
        <w:instrText>","page":"35-90","source":"HeinOnline","title":"The Copyright Work of Authorship","volume":"40","author":[{"literal":"Thomas Hemnes"}],"issued":{"date-parts":[["2024"]]}}}],"schema":"https://github.com/citation-style-language/sc</w:instrText>
      </w:r>
      <w:r w:rsidRPr="007B2E6F">
        <w:rPr>
          <w:szCs w:val="21"/>
        </w:rPr>
        <w:instrText xml:space="preserve">hema/raw/master/csl-citation.json"} </w:instrText>
      </w:r>
      <w:r w:rsidRPr="007B2E6F">
        <w:rPr>
          <w:szCs w:val="21"/>
        </w:rPr>
        <w:fldChar w:fldCharType="separate"/>
      </w:r>
      <w:r w:rsidRPr="007B2E6F">
        <w:rPr>
          <w:rFonts w:cs="Times New Roman"/>
          <w:kern w:val="0"/>
          <w:szCs w:val="21"/>
        </w:rPr>
        <w:t>（</w:t>
      </w:r>
      <w:r w:rsidRPr="007B2E6F">
        <w:rPr>
          <w:rFonts w:cs="Times New Roman"/>
          <w:kern w:val="0"/>
          <w:szCs w:val="21"/>
        </w:rPr>
        <w:t>Hemnes</w:t>
      </w:r>
      <w:r w:rsidRPr="007B2E6F">
        <w:rPr>
          <w:rFonts w:cs="Times New Roman" w:hint="eastAsia"/>
          <w:kern w:val="0"/>
          <w:szCs w:val="21"/>
        </w:rPr>
        <w:t xml:space="preserve">, </w:t>
      </w:r>
      <w:r w:rsidRPr="007B2E6F">
        <w:rPr>
          <w:rFonts w:cs="Times New Roman"/>
          <w:kern w:val="0"/>
          <w:szCs w:val="21"/>
        </w:rPr>
        <w:t>2024</w:t>
      </w:r>
      <w:r w:rsidRPr="007B2E6F">
        <w:rPr>
          <w:rFonts w:cs="Times New Roman"/>
          <w:kern w:val="0"/>
          <w:szCs w:val="21"/>
        </w:rPr>
        <w:t>）</w:t>
      </w:r>
      <w:r w:rsidRPr="007B2E6F">
        <w:rPr>
          <w:szCs w:val="21"/>
        </w:rPr>
        <w:fldChar w:fldCharType="end"/>
      </w:r>
      <w:r w:rsidRPr="007B2E6F">
        <w:rPr>
          <w:rFonts w:hint="eastAsia"/>
          <w:szCs w:val="21"/>
        </w:rPr>
        <w:t>。而在国内也有</w:t>
      </w:r>
      <w:r w:rsidRPr="007B2E6F">
        <w:rPr>
          <w:szCs w:val="21"/>
        </w:rPr>
        <w:t>《史记》中大量抄</w:t>
      </w:r>
      <w:del w:id="74" w:author="沪楠 陈" w:date="2024-10-18T10:59:00Z">
        <w:r w:rsidRPr="007B2E6F" w:rsidDel="CF05DC07">
          <w:rPr>
            <w:rFonts w:hint="eastAsia"/>
            <w:szCs w:val="21"/>
          </w:rPr>
          <w:delText>入</w:delText>
        </w:r>
      </w:del>
      <w:ins w:id="75" w:author="沪楠 陈" w:date="2024-10-18T10:59:00Z">
        <w:r w:rsidRPr="007B2E6F">
          <w:rPr>
            <w:rFonts w:hint="eastAsia"/>
            <w:szCs w:val="21"/>
          </w:rPr>
          <w:t>录</w:t>
        </w:r>
      </w:ins>
      <w:r w:rsidRPr="007B2E6F">
        <w:rPr>
          <w:rFonts w:hint="eastAsia"/>
          <w:szCs w:val="21"/>
        </w:rPr>
        <w:t>《尚书》，《汉书》中大量照搬《史记》等行为曾被视作正常与合法的情况</w:t>
      </w:r>
      <w:r w:rsidRPr="007B2E6F">
        <w:rPr>
          <w:szCs w:val="21"/>
        </w:rPr>
        <w:fldChar w:fldCharType="begin"/>
      </w:r>
      <w:r w:rsidRPr="007B2E6F">
        <w:rPr>
          <w:rFonts w:hint="eastAsia"/>
          <w:szCs w:val="21"/>
        </w:rPr>
        <w:instrText xml:space="preserve"> ADDIN ZOTERO_ITEM CSL_CITATION {"citationID":"Z5bh5aMw","properties":{"formattedCitation":"\\uc0\\u65288{}\\uc0\\u21016{}\\uc0\\u19996{}\\uc0\\u65292{}2012\\uc0\\u65289{}","plainCitation":"</w:instrText>
      </w:r>
      <w:r w:rsidRPr="007B2E6F">
        <w:rPr>
          <w:rFonts w:hint="eastAsia"/>
          <w:szCs w:val="21"/>
        </w:rPr>
        <w:instrText>（刘东，</w:instrText>
      </w:r>
      <w:r w:rsidRPr="007B2E6F">
        <w:rPr>
          <w:rFonts w:hint="eastAsia"/>
          <w:szCs w:val="21"/>
        </w:rPr>
        <w:instrText>2012</w:instrText>
      </w:r>
      <w:r w:rsidRPr="007B2E6F">
        <w:rPr>
          <w:rFonts w:hint="eastAsia"/>
          <w:szCs w:val="21"/>
        </w:rPr>
        <w:instrText>）</w:instrText>
      </w:r>
      <w:r w:rsidRPr="007B2E6F">
        <w:rPr>
          <w:rFonts w:hint="eastAsia"/>
          <w:szCs w:val="21"/>
        </w:rPr>
        <w:instrText>","noteIndex":0},"citationItems":[{"id":5950,"uris":["http://zotero.org/users/12109334/items/RUM9MML6"],"itemData":{"id":5950,"type":"article-journal","abstract":"</w:instrText>
      </w:r>
      <w:r w:rsidRPr="007B2E6F">
        <w:rPr>
          <w:rFonts w:hint="eastAsia"/>
          <w:szCs w:val="21"/>
        </w:rPr>
        <w:instrText>鉴于种种剽窃行径、特别是东窗事发后的乌贼战术</w:instrText>
      </w:r>
      <w:r w:rsidRPr="007B2E6F">
        <w:rPr>
          <w:rFonts w:hint="eastAsia"/>
          <w:szCs w:val="21"/>
        </w:rPr>
        <w:instrText>,</w:instrText>
      </w:r>
      <w:r w:rsidRPr="007B2E6F">
        <w:rPr>
          <w:rFonts w:hint="eastAsia"/>
          <w:szCs w:val="21"/>
        </w:rPr>
        <w:instrText>极度污染了学界的基本生态</w:instrText>
      </w:r>
      <w:r w:rsidRPr="007B2E6F">
        <w:rPr>
          <w:rFonts w:hint="eastAsia"/>
          <w:szCs w:val="21"/>
        </w:rPr>
        <w:instrText>,</w:instrText>
      </w:r>
      <w:r w:rsidRPr="007B2E6F">
        <w:rPr>
          <w:rFonts w:hint="eastAsia"/>
          <w:szCs w:val="21"/>
        </w:rPr>
        <w:instrText>应从历史语境的转移中进行澄清。古代社会并不笼统地容许文字挪用</w:instrText>
      </w:r>
      <w:r w:rsidRPr="007B2E6F">
        <w:rPr>
          <w:rFonts w:hint="eastAsia"/>
          <w:szCs w:val="21"/>
        </w:rPr>
        <w:instrText>,</w:instrText>
      </w:r>
      <w:r w:rsidRPr="007B2E6F">
        <w:rPr>
          <w:rFonts w:hint="eastAsia"/>
          <w:szCs w:val="21"/>
        </w:rPr>
        <w:instrText>相反</w:instrText>
      </w:r>
      <w:r w:rsidRPr="007B2E6F">
        <w:rPr>
          <w:rFonts w:hint="eastAsia"/>
          <w:szCs w:val="21"/>
        </w:rPr>
        <w:instrText>,</w:instrText>
      </w:r>
      <w:r w:rsidRPr="007B2E6F">
        <w:rPr>
          <w:rFonts w:hint="eastAsia"/>
          <w:szCs w:val="21"/>
        </w:rPr>
        <w:instrText>有可能比现代更为严酷</w:instrText>
      </w:r>
      <w:r w:rsidRPr="007B2E6F">
        <w:rPr>
          <w:rFonts w:hint="eastAsia"/>
          <w:szCs w:val="21"/>
        </w:rPr>
        <w:instrText>,</w:instrText>
      </w:r>
      <w:r w:rsidRPr="007B2E6F">
        <w:rPr>
          <w:rFonts w:hint="eastAsia"/>
          <w:szCs w:val="21"/>
        </w:rPr>
        <w:instrText>关键看它是否会为相关的特定个体谋得既在预期之中、又在情理之外的名誉或利益。而到了现代社会</w:instrText>
      </w:r>
      <w:r w:rsidRPr="007B2E6F">
        <w:rPr>
          <w:rFonts w:hint="eastAsia"/>
          <w:szCs w:val="21"/>
        </w:rPr>
        <w:instrText>,</w:instrText>
      </w:r>
      <w:r w:rsidRPr="007B2E6F">
        <w:rPr>
          <w:rFonts w:hint="eastAsia"/>
          <w:szCs w:val="21"/>
        </w:rPr>
        <w:instrText>鼓励知识创新的个人专利制度</w:instrText>
      </w:r>
      <w:r w:rsidRPr="007B2E6F">
        <w:rPr>
          <w:rFonts w:hint="eastAsia"/>
          <w:szCs w:val="21"/>
        </w:rPr>
        <w:instrText>,</w:instrText>
      </w:r>
      <w:r w:rsidRPr="007B2E6F">
        <w:rPr>
          <w:rFonts w:hint="eastAsia"/>
          <w:szCs w:val="21"/>
        </w:rPr>
        <w:instrText>更鉴于学术剽窃带来的种种危害</w:instrText>
      </w:r>
      <w:r w:rsidRPr="007B2E6F">
        <w:rPr>
          <w:rFonts w:hint="eastAsia"/>
          <w:szCs w:val="21"/>
        </w:rPr>
        <w:instrText>,</w:instrText>
      </w:r>
      <w:r w:rsidRPr="007B2E6F">
        <w:rPr>
          <w:rFonts w:hint="eastAsia"/>
          <w:szCs w:val="21"/>
        </w:rPr>
        <w:instrText>将它视作罪名独立、不可抵赖的过失。所以</w:instrText>
      </w:r>
      <w:r w:rsidRPr="007B2E6F">
        <w:rPr>
          <w:rFonts w:hint="eastAsia"/>
          <w:szCs w:val="21"/>
        </w:rPr>
        <w:instrText>,</w:instrText>
      </w:r>
      <w:r w:rsidRPr="007B2E6F">
        <w:rPr>
          <w:rFonts w:hint="eastAsia"/>
          <w:szCs w:val="21"/>
        </w:rPr>
        <w:instrText>尽管它仍属于道德罪过</w:instrText>
      </w:r>
      <w:r w:rsidRPr="007B2E6F">
        <w:rPr>
          <w:rFonts w:hint="eastAsia"/>
          <w:szCs w:val="21"/>
        </w:rPr>
        <w:instrText>,</w:instrText>
      </w:r>
      <w:r w:rsidRPr="007B2E6F">
        <w:rPr>
          <w:rFonts w:hint="eastAsia"/>
          <w:szCs w:val="21"/>
        </w:rPr>
        <w:instrText>学界也必须基于自清原则</w:instrText>
      </w:r>
      <w:r w:rsidRPr="007B2E6F">
        <w:rPr>
          <w:rFonts w:hint="eastAsia"/>
          <w:szCs w:val="21"/>
        </w:rPr>
        <w:instrText>,</w:instrText>
      </w:r>
      <w:r w:rsidRPr="007B2E6F">
        <w:rPr>
          <w:rFonts w:hint="eastAsia"/>
          <w:szCs w:val="21"/>
        </w:rPr>
        <w:instrText>让剽窃者得不偿失</w:instrText>
      </w:r>
      <w:r w:rsidRPr="007B2E6F">
        <w:rPr>
          <w:rFonts w:hint="eastAsia"/>
          <w:szCs w:val="21"/>
        </w:rPr>
        <w:instrText>,</w:instrText>
      </w:r>
      <w:r w:rsidRPr="007B2E6F">
        <w:rPr>
          <w:rFonts w:hint="eastAsia"/>
          <w:szCs w:val="21"/>
        </w:rPr>
        <w:instrText>让欲为者望而生畏。否则</w:instrText>
      </w:r>
      <w:r w:rsidRPr="007B2E6F">
        <w:rPr>
          <w:rFonts w:hint="eastAsia"/>
          <w:szCs w:val="21"/>
        </w:rPr>
        <w:instrText>,</w:instrText>
      </w:r>
      <w:r w:rsidRPr="007B2E6F">
        <w:rPr>
          <w:rFonts w:hint="eastAsia"/>
          <w:szCs w:val="21"/>
        </w:rPr>
        <w:instrText>整个学界的基本规则就会大乱</w:instrText>
      </w:r>
      <w:r w:rsidRPr="007B2E6F">
        <w:rPr>
          <w:rFonts w:hint="eastAsia"/>
          <w:szCs w:val="21"/>
        </w:rPr>
        <w:instrText>,</w:instrText>
      </w:r>
      <w:r w:rsidRPr="007B2E6F">
        <w:rPr>
          <w:rFonts w:hint="eastAsia"/>
          <w:szCs w:val="21"/>
        </w:rPr>
        <w:instrText>也就无法指望有序的知识创新。</w:instrText>
      </w:r>
      <w:r w:rsidRPr="007B2E6F">
        <w:rPr>
          <w:rFonts w:hint="eastAsia"/>
          <w:szCs w:val="21"/>
        </w:rPr>
        <w:instrText>","container-title":"</w:instrText>
      </w:r>
      <w:r w:rsidRPr="007B2E6F">
        <w:rPr>
          <w:rFonts w:hint="eastAsia"/>
          <w:szCs w:val="21"/>
        </w:rPr>
        <w:instrText>徐州师范大学学报（哲学社会科学版）</w:instrText>
      </w:r>
      <w:r w:rsidRPr="007B2E6F">
        <w:rPr>
          <w:rFonts w:hint="eastAsia"/>
          <w:szCs w:val="21"/>
        </w:rPr>
        <w:instrText xml:space="preserve">","DOI":"10.16095/j.cnki.cn32-1833/c.2012.04.026","ISSN":"2095-5170","issue":"4","language":"zh-CN","note":"original-container-title: Journal of Jiangsu Normal University(Philosophy and Social Sciences Edition)\ndownload: 547\nalbum: </w:instrText>
      </w:r>
      <w:r w:rsidRPr="007B2E6F">
        <w:rPr>
          <w:rFonts w:hint="eastAsia"/>
          <w:szCs w:val="21"/>
        </w:rPr>
        <w:instrText>社会科学Ⅱ辑</w:instrText>
      </w:r>
      <w:r w:rsidRPr="007B2E6F">
        <w:rPr>
          <w:rFonts w:hint="eastAsia"/>
          <w:szCs w:val="21"/>
        </w:rPr>
        <w:instrText>;</w:instrText>
      </w:r>
      <w:r w:rsidRPr="007B2E6F">
        <w:rPr>
          <w:rFonts w:hint="eastAsia"/>
          <w:szCs w:val="21"/>
        </w:rPr>
        <w:instrText>经济与管理科学</w:instrText>
      </w:r>
      <w:r w:rsidRPr="007B2E6F">
        <w:rPr>
          <w:rFonts w:hint="eastAsia"/>
          <w:szCs w:val="21"/>
        </w:rPr>
        <w:instrText>\nCLC: G322\ndbcode: CJFQ\ndbname: CJFD2012\nfilename: XZSB201204004\npublicationTag: AMI</w:instrText>
      </w:r>
      <w:r w:rsidRPr="007B2E6F">
        <w:rPr>
          <w:rFonts w:hint="eastAsia"/>
          <w:szCs w:val="21"/>
        </w:rPr>
        <w:instrText>扩展</w:instrText>
      </w:r>
      <w:r w:rsidRPr="007B2E6F">
        <w:rPr>
          <w:rFonts w:hint="eastAsia"/>
          <w:szCs w:val="21"/>
        </w:rPr>
        <w:instrText>\nCIF: 0.702\nAIF: 0.43","page":"10-28","source":"CNKI","title":"</w:instrText>
      </w:r>
      <w:r w:rsidRPr="007B2E6F">
        <w:rPr>
          <w:rFonts w:hint="eastAsia"/>
          <w:szCs w:val="21"/>
        </w:rPr>
        <w:instrText>历史与现实中的学术剽窃</w:instrText>
      </w:r>
      <w:r w:rsidRPr="007B2E6F">
        <w:rPr>
          <w:rFonts w:hint="eastAsia"/>
          <w:szCs w:val="21"/>
        </w:rPr>
        <w:instrText>","volume":"38","author":[{"literal":"</w:instrText>
      </w:r>
      <w:r w:rsidRPr="007B2E6F">
        <w:rPr>
          <w:rFonts w:hint="eastAsia"/>
          <w:szCs w:val="21"/>
        </w:rPr>
        <w:instrText>刘东</w:instrText>
      </w:r>
      <w:r w:rsidRPr="007B2E6F">
        <w:rPr>
          <w:rFonts w:hint="eastAsia"/>
          <w:szCs w:val="21"/>
        </w:rPr>
        <w:instrText xml:space="preserve">"}],"issued":{"date-parts":[["2012"]]}}}],"schema":"https://github.com/citation-style-language/schema/raw/master/csl-citation.json"} </w:instrText>
      </w:r>
      <w:r w:rsidRPr="007B2E6F">
        <w:rPr>
          <w:szCs w:val="21"/>
        </w:rPr>
        <w:fldChar w:fldCharType="separate"/>
      </w:r>
      <w:r w:rsidRPr="007B2E6F">
        <w:rPr>
          <w:rFonts w:cs="Times New Roman"/>
          <w:kern w:val="0"/>
          <w:szCs w:val="21"/>
        </w:rPr>
        <w:t>（刘东，</w:t>
      </w:r>
      <w:r w:rsidRPr="007B2E6F">
        <w:rPr>
          <w:rFonts w:cs="Times New Roman"/>
          <w:kern w:val="0"/>
          <w:szCs w:val="21"/>
        </w:rPr>
        <w:t>2012</w:t>
      </w:r>
      <w:r w:rsidRPr="007B2E6F">
        <w:rPr>
          <w:rFonts w:cs="Times New Roman"/>
          <w:kern w:val="0"/>
          <w:szCs w:val="21"/>
        </w:rPr>
        <w:t>）</w:t>
      </w:r>
      <w:r w:rsidRPr="007B2E6F">
        <w:rPr>
          <w:szCs w:val="21"/>
        </w:rPr>
        <w:fldChar w:fldCharType="end"/>
      </w:r>
      <w:r w:rsidRPr="007B2E6F">
        <w:rPr>
          <w:rFonts w:hint="eastAsia"/>
          <w:szCs w:val="21"/>
        </w:rPr>
        <w:t>。根本原因在于，在缺乏传播技术的时代，对先经典作品进行模仿或改良既有利于其传播也是对经典作品的“致敬”。当有些模仿者或者改良者产出的作品优于原作时，“模仿创造了价值”</w:t>
      </w:r>
      <w:r w:rsidRPr="007B2E6F">
        <w:rPr>
          <w:szCs w:val="21"/>
        </w:rPr>
        <w:fldChar w:fldCharType="begin"/>
      </w:r>
      <w:r w:rsidRPr="007B2E6F">
        <w:rPr>
          <w:rFonts w:hint="eastAsia"/>
          <w:szCs w:val="21"/>
        </w:rPr>
        <w:instrText xml:space="preserve"> ADDIN ZOTERO_ITEM CSL_CITATION {"citationID":"GL8YWEwd","properties":{"formattedCitation":"\\uc0\\u65288{}\\uc0\\u29702{}\\uc0\\u26597{}\\uc0\\u24503{} \\uc0\\u27874{}\\uc0\\u26031{}\\uc0\\u32435{}\\uc0\\u65292{}2010\\uc0\\u65289{}","plainCitation":"</w:instrText>
      </w:r>
      <w:r w:rsidRPr="007B2E6F">
        <w:rPr>
          <w:rFonts w:hint="eastAsia"/>
          <w:szCs w:val="21"/>
        </w:rPr>
        <w:instrText>（理查德</w:instrText>
      </w:r>
      <w:r w:rsidRPr="007B2E6F">
        <w:rPr>
          <w:rFonts w:hint="eastAsia"/>
          <w:szCs w:val="21"/>
        </w:rPr>
        <w:instrText xml:space="preserve"> </w:instrText>
      </w:r>
      <w:r w:rsidRPr="007B2E6F">
        <w:rPr>
          <w:rFonts w:hint="eastAsia"/>
          <w:szCs w:val="21"/>
        </w:rPr>
        <w:instrText>波斯纳，</w:instrText>
      </w:r>
      <w:r w:rsidRPr="007B2E6F">
        <w:rPr>
          <w:rFonts w:hint="eastAsia"/>
          <w:szCs w:val="21"/>
        </w:rPr>
        <w:instrText>2010</w:instrText>
      </w:r>
      <w:r w:rsidRPr="007B2E6F">
        <w:rPr>
          <w:rFonts w:hint="eastAsia"/>
          <w:szCs w:val="21"/>
        </w:rPr>
        <w:instrText>）</w:instrText>
      </w:r>
      <w:r w:rsidRPr="007B2E6F">
        <w:rPr>
          <w:rFonts w:hint="eastAsia"/>
          <w:szCs w:val="21"/>
        </w:rPr>
        <w:instrText>","dontUpdate":true,"noteIndex":0},"citationItems":[{"id":5949,"uris":["http://zotero.org/users/12109334/items/QBQ99SUD"],"itemData":{"id":5949,"type":"book","publisher":"</w:instrText>
      </w:r>
      <w:r w:rsidRPr="007B2E6F">
        <w:rPr>
          <w:rFonts w:hint="eastAsia"/>
          <w:szCs w:val="21"/>
        </w:rPr>
        <w:instrText>北京大学出版社</w:instrText>
      </w:r>
      <w:r w:rsidRPr="007B2E6F">
        <w:rPr>
          <w:rFonts w:hint="eastAsia"/>
          <w:szCs w:val="21"/>
        </w:rPr>
        <w:instrText>","title":"</w:instrText>
      </w:r>
      <w:r w:rsidRPr="007B2E6F">
        <w:rPr>
          <w:rFonts w:hint="eastAsia"/>
          <w:szCs w:val="21"/>
        </w:rPr>
        <w:instrText>论剽窃</w:instrText>
      </w:r>
      <w:r w:rsidRPr="007B2E6F">
        <w:rPr>
          <w:rFonts w:hint="eastAsia"/>
          <w:szCs w:val="21"/>
        </w:rPr>
        <w:instrText>","author":[{"literal":"</w:instrText>
      </w:r>
      <w:r w:rsidRPr="007B2E6F">
        <w:rPr>
          <w:rFonts w:hint="eastAsia"/>
          <w:szCs w:val="21"/>
        </w:rPr>
        <w:instrText>理查德</w:instrText>
      </w:r>
      <w:r w:rsidRPr="007B2E6F">
        <w:rPr>
          <w:rFonts w:hint="eastAsia"/>
          <w:szCs w:val="21"/>
        </w:rPr>
        <w:instrText xml:space="preserve"> </w:instrText>
      </w:r>
      <w:r w:rsidRPr="007B2E6F">
        <w:rPr>
          <w:rFonts w:hint="eastAsia"/>
          <w:szCs w:val="21"/>
        </w:rPr>
        <w:instrText>波斯纳</w:instrText>
      </w:r>
      <w:r w:rsidRPr="007B2E6F">
        <w:rPr>
          <w:rFonts w:hint="eastAsia"/>
          <w:szCs w:val="21"/>
        </w:rPr>
        <w:instrText>"}],"translator":[{"literal":"</w:instrText>
      </w:r>
      <w:r w:rsidRPr="007B2E6F">
        <w:rPr>
          <w:rFonts w:hint="eastAsia"/>
          <w:szCs w:val="21"/>
        </w:rPr>
        <w:instrText>沈明</w:instrText>
      </w:r>
      <w:r w:rsidRPr="007B2E6F">
        <w:rPr>
          <w:rFonts w:hint="eastAsia"/>
          <w:szCs w:val="21"/>
        </w:rPr>
        <w:instrText xml:space="preserve">"}],"issued":{"date-parts":[["2010"]]}},"locator":"74","label":"page"}],"schema":"https://github.com/citation-style-language/schema/raw/master/csl-citation.json"} </w:instrText>
      </w:r>
      <w:r w:rsidRPr="007B2E6F">
        <w:rPr>
          <w:szCs w:val="21"/>
        </w:rPr>
        <w:fldChar w:fldCharType="separate"/>
      </w:r>
      <w:r w:rsidRPr="007B2E6F">
        <w:rPr>
          <w:rFonts w:cs="Times New Roman"/>
          <w:kern w:val="0"/>
          <w:szCs w:val="21"/>
        </w:rPr>
        <w:t>（</w:t>
      </w:r>
      <w:ins w:id="76" w:author="莉 刘" w:date="2024-10-22T14:07:00Z" w16du:dateUtc="2024-10-22T06:07:00Z">
        <w:r w:rsidR="00BE3796" w:rsidRPr="007154F0">
          <w:rPr>
            <w:rFonts w:cs="Times New Roman" w:hint="eastAsia"/>
            <w:kern w:val="0"/>
            <w:szCs w:val="21"/>
            <w:rPrChange w:id="77" w:author="沪楠 陈" w:date="2024-10-22T15:27:00Z" w16du:dateUtc="2024-10-22T07:27:00Z">
              <w:rPr>
                <w:rFonts w:cs="Times New Roman" w:hint="eastAsia"/>
                <w:kern w:val="0"/>
                <w:sz w:val="24"/>
                <w:szCs w:val="24"/>
              </w:rPr>
            </w:rPrChange>
          </w:rPr>
          <w:t>理查德·</w:t>
        </w:r>
      </w:ins>
      <w:r w:rsidRPr="007B2E6F">
        <w:rPr>
          <w:rFonts w:cs="Times New Roman"/>
          <w:kern w:val="0"/>
          <w:szCs w:val="21"/>
        </w:rPr>
        <w:t>波斯纳，</w:t>
      </w:r>
      <w:r w:rsidRPr="007B2E6F">
        <w:rPr>
          <w:rFonts w:cs="Times New Roman"/>
          <w:kern w:val="0"/>
          <w:szCs w:val="21"/>
        </w:rPr>
        <w:t>2010</w:t>
      </w:r>
      <w:r w:rsidRPr="007B2E6F">
        <w:rPr>
          <w:rFonts w:cs="Times New Roman" w:hint="eastAsia"/>
          <w:kern w:val="0"/>
          <w:szCs w:val="21"/>
        </w:rPr>
        <w:t>，</w:t>
      </w:r>
      <w:r w:rsidRPr="007B2E6F">
        <w:rPr>
          <w:rFonts w:cs="Times New Roman" w:hint="eastAsia"/>
          <w:kern w:val="0"/>
          <w:szCs w:val="21"/>
        </w:rPr>
        <w:t>p. 74</w:t>
      </w:r>
      <w:r w:rsidRPr="007B2E6F">
        <w:rPr>
          <w:rFonts w:cs="Times New Roman"/>
          <w:kern w:val="0"/>
          <w:szCs w:val="21"/>
        </w:rPr>
        <w:t>）</w:t>
      </w:r>
      <w:r w:rsidRPr="007B2E6F">
        <w:rPr>
          <w:szCs w:val="21"/>
        </w:rPr>
        <w:fldChar w:fldCharType="end"/>
      </w:r>
      <w:r w:rsidRPr="007B2E6F">
        <w:rPr>
          <w:rFonts w:hint="eastAsia"/>
          <w:szCs w:val="21"/>
        </w:rPr>
        <w:t>，因此这种模仿行为并不总是被视作剽窃。这一点从对明代前后七子的“</w:t>
      </w:r>
      <w:r w:rsidRPr="007B2E6F">
        <w:rPr>
          <w:szCs w:val="21"/>
        </w:rPr>
        <w:t>文必秦汉，诗必盛唐</w:t>
      </w:r>
      <w:r w:rsidRPr="007B2E6F">
        <w:rPr>
          <w:rFonts w:hint="eastAsia"/>
          <w:szCs w:val="21"/>
        </w:rPr>
        <w:t>”风格的不同评价中也可以得到印证，既有主张其本真为文学复古的拥护者</w:t>
      </w:r>
      <w:r w:rsidRPr="007B2E6F">
        <w:rPr>
          <w:szCs w:val="21"/>
        </w:rPr>
        <w:fldChar w:fldCharType="begin"/>
      </w:r>
      <w:r w:rsidRPr="007B2E6F">
        <w:rPr>
          <w:rFonts w:hint="eastAsia"/>
          <w:szCs w:val="21"/>
        </w:rPr>
        <w:instrText xml:space="preserve"> ADDIN ZOTERO_ITEM CSL_CITATION {"citationID":"YYGtntl5","properties":{"formattedCitation":"\\uc0\\u65288{}\\uc0\\u21490{}\\uc0\\u23567{}\\uc0\\u20891{}\\uc0\\u65292{}2005\\uc0\\u65289{}","plainCitation":"</w:instrText>
      </w:r>
      <w:r w:rsidRPr="007B2E6F">
        <w:rPr>
          <w:rFonts w:hint="eastAsia"/>
          <w:szCs w:val="21"/>
        </w:rPr>
        <w:instrText>（史小军，</w:instrText>
      </w:r>
      <w:r w:rsidRPr="007B2E6F">
        <w:rPr>
          <w:rFonts w:hint="eastAsia"/>
          <w:szCs w:val="21"/>
        </w:rPr>
        <w:instrText>2005</w:instrText>
      </w:r>
      <w:r w:rsidRPr="007B2E6F">
        <w:rPr>
          <w:rFonts w:hint="eastAsia"/>
          <w:szCs w:val="21"/>
        </w:rPr>
        <w:instrText>）</w:instrText>
      </w:r>
      <w:r w:rsidRPr="007B2E6F">
        <w:rPr>
          <w:rFonts w:hint="eastAsia"/>
          <w:szCs w:val="21"/>
        </w:rPr>
        <w:instrText>","noteIndex":0},"citationItems":[{"id":5945,"uris":["http://zotero.org/users/12109334/items/42WBKUVV"],"itemData":{"id":5945,"type":"article-journal","abstract":"</w:instrText>
      </w:r>
      <w:r w:rsidRPr="007B2E6F">
        <w:rPr>
          <w:rFonts w:hint="eastAsia"/>
          <w:szCs w:val="21"/>
        </w:rPr>
        <w:instrText>从地域、交游、师承等诸多因素来看</w:instrText>
      </w:r>
      <w:r w:rsidRPr="007B2E6F">
        <w:rPr>
          <w:rFonts w:hint="eastAsia"/>
          <w:szCs w:val="21"/>
        </w:rPr>
        <w:instrText>,</w:instrText>
      </w:r>
      <w:r w:rsidRPr="007B2E6F">
        <w:rPr>
          <w:rFonts w:hint="eastAsia"/>
          <w:szCs w:val="21"/>
        </w:rPr>
        <w:instrText>前七子与关学具有深厚的渊源关系</w:instrText>
      </w:r>
      <w:r w:rsidRPr="007B2E6F">
        <w:rPr>
          <w:rFonts w:hint="eastAsia"/>
          <w:szCs w:val="21"/>
        </w:rPr>
        <w:instrText>;</w:instrText>
      </w:r>
      <w:r w:rsidRPr="007B2E6F">
        <w:rPr>
          <w:rFonts w:hint="eastAsia"/>
          <w:szCs w:val="21"/>
        </w:rPr>
        <w:instrText>从学风、人格、文学观念及儒学接受等方面着眼</w:instrText>
      </w:r>
      <w:r w:rsidRPr="007B2E6F">
        <w:rPr>
          <w:rFonts w:hint="eastAsia"/>
          <w:szCs w:val="21"/>
        </w:rPr>
        <w:instrText>,</w:instrText>
      </w:r>
      <w:r w:rsidRPr="007B2E6F">
        <w:rPr>
          <w:rFonts w:hint="eastAsia"/>
          <w:szCs w:val="21"/>
        </w:rPr>
        <w:instrText>不难发现前七子具有明显的关学品性。如果说心学为公安派的精神支柱的话</w:instrText>
      </w:r>
      <w:r w:rsidRPr="007B2E6F">
        <w:rPr>
          <w:rFonts w:hint="eastAsia"/>
          <w:szCs w:val="21"/>
        </w:rPr>
        <w:instrText>,</w:instrText>
      </w:r>
      <w:r w:rsidRPr="007B2E6F">
        <w:rPr>
          <w:rFonts w:hint="eastAsia"/>
          <w:szCs w:val="21"/>
        </w:rPr>
        <w:instrText>那么</w:instrText>
      </w:r>
      <w:r w:rsidRPr="007B2E6F">
        <w:rPr>
          <w:rFonts w:hint="eastAsia"/>
          <w:szCs w:val="21"/>
        </w:rPr>
        <w:instrText>,</w:instrText>
      </w:r>
      <w:r w:rsidRPr="007B2E6F">
        <w:rPr>
          <w:rFonts w:hint="eastAsia"/>
          <w:szCs w:val="21"/>
        </w:rPr>
        <w:instrText>关学则是前七子最基本的品性特征。确立此点有助于理清前七子与程朱理学、阳明心学之间的复杂关系</w:instrText>
      </w:r>
      <w:r w:rsidRPr="007B2E6F">
        <w:rPr>
          <w:rFonts w:hint="eastAsia"/>
          <w:szCs w:val="21"/>
        </w:rPr>
        <w:instrText>,</w:instrText>
      </w:r>
      <w:r w:rsidRPr="007B2E6F">
        <w:rPr>
          <w:rFonts w:hint="eastAsia"/>
          <w:szCs w:val="21"/>
        </w:rPr>
        <w:instrText>从而把明代前后七子文学复古运动的研究引向深入。</w:instrText>
      </w:r>
      <w:r w:rsidRPr="007B2E6F">
        <w:rPr>
          <w:rFonts w:hint="eastAsia"/>
          <w:szCs w:val="21"/>
        </w:rPr>
        <w:instrText>","container-title":"</w:instrText>
      </w:r>
      <w:r w:rsidRPr="007B2E6F">
        <w:rPr>
          <w:rFonts w:hint="eastAsia"/>
          <w:szCs w:val="21"/>
        </w:rPr>
        <w:instrText>文艺研究</w:instrText>
      </w:r>
      <w:r w:rsidRPr="007B2E6F">
        <w:rPr>
          <w:rFonts w:hint="eastAsia"/>
          <w:szCs w:val="21"/>
        </w:rPr>
        <w:instrText xml:space="preserve">","ISSN":"0257-5876","issue":"6","language":"zh-CN","note":"original-container-title: Literature &amp; Art Studies\nfoundation: </w:instrText>
      </w:r>
      <w:r w:rsidRPr="007B2E6F">
        <w:rPr>
          <w:rFonts w:hint="eastAsia"/>
          <w:szCs w:val="21"/>
        </w:rPr>
        <w:instrText>国务院侨办人文社科项目《文学复古与儒学复兴思潮的交融互动》</w:instrText>
      </w:r>
      <w:r w:rsidRPr="007B2E6F">
        <w:rPr>
          <w:rFonts w:hint="eastAsia"/>
          <w:szCs w:val="21"/>
        </w:rPr>
        <w:instrText>(04GQBYB010)</w:instrText>
      </w:r>
      <w:r w:rsidRPr="007B2E6F">
        <w:rPr>
          <w:rFonts w:hint="eastAsia"/>
          <w:szCs w:val="21"/>
        </w:rPr>
        <w:instrText>之阶段性成果。；</w:instrText>
      </w:r>
      <w:r w:rsidRPr="007B2E6F">
        <w:rPr>
          <w:rFonts w:hint="eastAsia"/>
          <w:szCs w:val="21"/>
        </w:rPr>
        <w:instrText xml:space="preserve">\ndownload: 1155\nalbum: </w:instrText>
      </w:r>
      <w:r w:rsidRPr="007B2E6F">
        <w:rPr>
          <w:rFonts w:hint="eastAsia"/>
          <w:szCs w:val="21"/>
        </w:rPr>
        <w:instrText>哲学与人文科学</w:instrText>
      </w:r>
      <w:r w:rsidRPr="007B2E6F">
        <w:rPr>
          <w:rFonts w:hint="eastAsia"/>
          <w:szCs w:val="21"/>
        </w:rPr>
        <w:instrText xml:space="preserve">\nCLC: I206.2\ndbcode: CJFQ\ndbname: CJFD2005\nfilename: WYYJ200506010\npublicationTag: </w:instrText>
      </w:r>
      <w:r w:rsidRPr="007B2E6F">
        <w:rPr>
          <w:rFonts w:hint="eastAsia"/>
          <w:szCs w:val="21"/>
        </w:rPr>
        <w:instrText>北大核心</w:instrText>
      </w:r>
      <w:r w:rsidRPr="007B2E6F">
        <w:rPr>
          <w:rFonts w:hint="eastAsia"/>
          <w:szCs w:val="21"/>
        </w:rPr>
        <w:instrText>, CSSCI, AMI</w:instrText>
      </w:r>
      <w:r w:rsidRPr="007B2E6F">
        <w:rPr>
          <w:rFonts w:hint="eastAsia"/>
          <w:szCs w:val="21"/>
        </w:rPr>
        <w:instrText>顶级</w:instrText>
      </w:r>
      <w:r w:rsidRPr="007B2E6F">
        <w:rPr>
          <w:rFonts w:hint="eastAsia"/>
          <w:szCs w:val="21"/>
        </w:rPr>
        <w:instrText xml:space="preserve">, </w:instrText>
      </w:r>
      <w:r w:rsidRPr="007B2E6F">
        <w:rPr>
          <w:rFonts w:hint="eastAsia"/>
          <w:szCs w:val="21"/>
        </w:rPr>
        <w:instrText>社科基金资助期刊</w:instrText>
      </w:r>
      <w:r w:rsidRPr="007B2E6F">
        <w:rPr>
          <w:rFonts w:hint="eastAsia"/>
          <w:szCs w:val="21"/>
        </w:rPr>
        <w:instrText>\nCIF: 1.406\nAIF: 0.937","page":"79-86, 159","source":"CNKI","title":"</w:instrText>
      </w:r>
      <w:r w:rsidRPr="007B2E6F">
        <w:rPr>
          <w:rFonts w:hint="eastAsia"/>
          <w:szCs w:val="21"/>
        </w:rPr>
        <w:instrText>论明代前七子的关学品性</w:instrText>
      </w:r>
      <w:r w:rsidRPr="007B2E6F">
        <w:rPr>
          <w:rFonts w:hint="eastAsia"/>
          <w:szCs w:val="21"/>
        </w:rPr>
        <w:instrText>","author":[{"literal":"</w:instrText>
      </w:r>
      <w:r w:rsidRPr="007B2E6F">
        <w:rPr>
          <w:rFonts w:hint="eastAsia"/>
          <w:szCs w:val="21"/>
        </w:rPr>
        <w:instrText>史小军</w:instrText>
      </w:r>
      <w:r w:rsidRPr="007B2E6F">
        <w:rPr>
          <w:rFonts w:hint="eastAsia"/>
          <w:szCs w:val="21"/>
        </w:rPr>
        <w:instrText>"}],"issued":{"date-parts"</w:instrText>
      </w:r>
      <w:r w:rsidRPr="007B2E6F">
        <w:rPr>
          <w:szCs w:val="21"/>
        </w:rPr>
        <w:instrText xml:space="preserve">:[["2005"]]}}}],"schema":"https://github.com/citation-style-language/schema/raw/master/csl-citation.json"} </w:instrText>
      </w:r>
      <w:r w:rsidRPr="007B2E6F">
        <w:rPr>
          <w:szCs w:val="21"/>
        </w:rPr>
        <w:fldChar w:fldCharType="separate"/>
      </w:r>
      <w:r w:rsidRPr="007B2E6F">
        <w:rPr>
          <w:rFonts w:cs="Times New Roman"/>
          <w:kern w:val="0"/>
          <w:szCs w:val="21"/>
        </w:rPr>
        <w:t>（史小军，</w:t>
      </w:r>
      <w:r w:rsidRPr="007B2E6F">
        <w:rPr>
          <w:rFonts w:cs="Times New Roman"/>
          <w:kern w:val="0"/>
          <w:szCs w:val="21"/>
        </w:rPr>
        <w:t>2005</w:t>
      </w:r>
      <w:r w:rsidRPr="007B2E6F">
        <w:rPr>
          <w:rFonts w:cs="Times New Roman"/>
          <w:kern w:val="0"/>
          <w:szCs w:val="21"/>
        </w:rPr>
        <w:t>）</w:t>
      </w:r>
      <w:r w:rsidRPr="007B2E6F">
        <w:rPr>
          <w:szCs w:val="21"/>
        </w:rPr>
        <w:fldChar w:fldCharType="end"/>
      </w:r>
      <w:r w:rsidRPr="007B2E6F">
        <w:rPr>
          <w:rFonts w:hint="eastAsia"/>
          <w:szCs w:val="21"/>
        </w:rPr>
        <w:t>，也有认为其为“剽窃摹拟”的批评者</w:t>
      </w:r>
      <w:r w:rsidRPr="007B2E6F">
        <w:rPr>
          <w:szCs w:val="21"/>
        </w:rPr>
        <w:fldChar w:fldCharType="begin"/>
      </w:r>
      <w:r w:rsidRPr="007B2E6F">
        <w:rPr>
          <w:rFonts w:hint="eastAsia"/>
          <w:szCs w:val="21"/>
        </w:rPr>
        <w:instrText xml:space="preserve"> ADDIN ZOTERO_ITEM CSL_CITATION {"citationID":"QgbchO1Y","properties":{"formattedCitation":"\\uc0\\u65288{}\\uc0\\u20399{}\\uc0\\u25935{}\\uc0\\u65292{}2010\\uc0\\u65289{}","plainCitation":"</w:instrText>
      </w:r>
      <w:r w:rsidRPr="007B2E6F">
        <w:rPr>
          <w:rFonts w:hint="eastAsia"/>
          <w:szCs w:val="21"/>
        </w:rPr>
        <w:instrText>（侯敏，</w:instrText>
      </w:r>
      <w:r w:rsidRPr="007B2E6F">
        <w:rPr>
          <w:rFonts w:hint="eastAsia"/>
          <w:szCs w:val="21"/>
        </w:rPr>
        <w:instrText>2010</w:instrText>
      </w:r>
      <w:r w:rsidRPr="007B2E6F">
        <w:rPr>
          <w:rFonts w:hint="eastAsia"/>
          <w:szCs w:val="21"/>
        </w:rPr>
        <w:instrText>）</w:instrText>
      </w:r>
      <w:r w:rsidRPr="007B2E6F">
        <w:rPr>
          <w:rFonts w:hint="eastAsia"/>
          <w:szCs w:val="21"/>
        </w:rPr>
        <w:instrText>","noteIndex":0},"citationItems":[{"id":5947,"uris":["http://zotero.org/users/12109334/items/QD4MPJIP"],"itemData":{"id":5947,"type":"article-journal","abstract":"</w:instrText>
      </w:r>
      <w:r w:rsidRPr="007B2E6F">
        <w:rPr>
          <w:rFonts w:hint="eastAsia"/>
          <w:szCs w:val="21"/>
        </w:rPr>
        <w:instrText>本文聚焦叶燮、尤侗、汪琬的</w:instrText>
      </w:r>
      <w:r w:rsidRPr="007B2E6F">
        <w:rPr>
          <w:rFonts w:hint="eastAsia"/>
          <w:szCs w:val="21"/>
        </w:rPr>
        <w:instrText>\"</w:instrText>
      </w:r>
      <w:r w:rsidRPr="007B2E6F">
        <w:rPr>
          <w:rFonts w:hint="eastAsia"/>
          <w:szCs w:val="21"/>
        </w:rPr>
        <w:instrText>序跋</w:instrText>
      </w:r>
      <w:r w:rsidRPr="007B2E6F">
        <w:rPr>
          <w:rFonts w:hint="eastAsia"/>
          <w:szCs w:val="21"/>
        </w:rPr>
        <w:instrText>\",</w:instrText>
      </w:r>
      <w:r w:rsidRPr="007B2E6F">
        <w:rPr>
          <w:rFonts w:hint="eastAsia"/>
          <w:szCs w:val="21"/>
        </w:rPr>
        <w:instrText>探讨这些清初吴中学人在历史嬗变时期对中国文学的源流、系别、特征的研究状况</w:instrText>
      </w:r>
      <w:r w:rsidRPr="007B2E6F">
        <w:rPr>
          <w:rFonts w:hint="eastAsia"/>
          <w:szCs w:val="21"/>
        </w:rPr>
        <w:instrText>,</w:instrText>
      </w:r>
      <w:r w:rsidRPr="007B2E6F">
        <w:rPr>
          <w:rFonts w:hint="eastAsia"/>
          <w:szCs w:val="21"/>
        </w:rPr>
        <w:instrText>揭示他们的文学襟怀、视野和精神。清初吴中三大学人领悟往圣先哲之绝响</w:instrText>
      </w:r>
      <w:r w:rsidRPr="007B2E6F">
        <w:rPr>
          <w:rFonts w:hint="eastAsia"/>
          <w:szCs w:val="21"/>
        </w:rPr>
        <w:instrText>,</w:instrText>
      </w:r>
      <w:r w:rsidRPr="007B2E6F">
        <w:rPr>
          <w:rFonts w:hint="eastAsia"/>
          <w:szCs w:val="21"/>
        </w:rPr>
        <w:instrText>品评诗人学者的行状</w:instrText>
      </w:r>
      <w:r w:rsidRPr="007B2E6F">
        <w:rPr>
          <w:rFonts w:hint="eastAsia"/>
          <w:szCs w:val="21"/>
        </w:rPr>
        <w:instrText>,</w:instrText>
      </w:r>
      <w:r w:rsidRPr="007B2E6F">
        <w:rPr>
          <w:rFonts w:hint="eastAsia"/>
          <w:szCs w:val="21"/>
        </w:rPr>
        <w:instrText>抉其幽微</w:instrText>
      </w:r>
      <w:r w:rsidRPr="007B2E6F">
        <w:rPr>
          <w:rFonts w:hint="eastAsia"/>
          <w:szCs w:val="21"/>
        </w:rPr>
        <w:instrText>,</w:instrText>
      </w:r>
      <w:r w:rsidRPr="007B2E6F">
        <w:rPr>
          <w:rFonts w:hint="eastAsia"/>
          <w:szCs w:val="21"/>
        </w:rPr>
        <w:instrText>发其大道</w:instrText>
      </w:r>
      <w:r w:rsidRPr="007B2E6F">
        <w:rPr>
          <w:rFonts w:hint="eastAsia"/>
          <w:szCs w:val="21"/>
        </w:rPr>
        <w:instrText>,</w:instrText>
      </w:r>
      <w:r w:rsidRPr="007B2E6F">
        <w:rPr>
          <w:rFonts w:hint="eastAsia"/>
          <w:szCs w:val="21"/>
        </w:rPr>
        <w:instrText>穷流溯源</w:instrText>
      </w:r>
      <w:r w:rsidRPr="007B2E6F">
        <w:rPr>
          <w:rFonts w:hint="eastAsia"/>
          <w:szCs w:val="21"/>
        </w:rPr>
        <w:instrText>,</w:instrText>
      </w:r>
      <w:r w:rsidRPr="007B2E6F">
        <w:rPr>
          <w:rFonts w:hint="eastAsia"/>
          <w:szCs w:val="21"/>
        </w:rPr>
        <w:instrText>独探风雅之本。从文学批评史料学的角度看</w:instrText>
      </w:r>
      <w:r w:rsidRPr="007B2E6F">
        <w:rPr>
          <w:rFonts w:hint="eastAsia"/>
          <w:szCs w:val="21"/>
        </w:rPr>
        <w:instrText>,</w:instrText>
      </w:r>
      <w:r w:rsidRPr="007B2E6F">
        <w:rPr>
          <w:rFonts w:hint="eastAsia"/>
          <w:szCs w:val="21"/>
        </w:rPr>
        <w:instrText>这种序跋</w:instrText>
      </w:r>
      <w:r w:rsidRPr="007B2E6F">
        <w:rPr>
          <w:rFonts w:hint="eastAsia"/>
          <w:szCs w:val="21"/>
        </w:rPr>
        <w:instrText>,</w:instrText>
      </w:r>
      <w:r w:rsidRPr="007B2E6F">
        <w:rPr>
          <w:rFonts w:hint="eastAsia"/>
          <w:szCs w:val="21"/>
        </w:rPr>
        <w:instrText>包含了有关文学接受和诗人风格的评论</w:instrText>
      </w:r>
      <w:r w:rsidRPr="007B2E6F">
        <w:rPr>
          <w:rFonts w:hint="eastAsia"/>
          <w:szCs w:val="21"/>
        </w:rPr>
        <w:instrText>,</w:instrText>
      </w:r>
      <w:r w:rsidRPr="007B2E6F">
        <w:rPr>
          <w:rFonts w:hint="eastAsia"/>
          <w:szCs w:val="21"/>
        </w:rPr>
        <w:instrText>是古代文论研究的重要文献和理论资源。</w:instrText>
      </w:r>
      <w:r w:rsidRPr="007B2E6F">
        <w:rPr>
          <w:rFonts w:hint="eastAsia"/>
          <w:szCs w:val="21"/>
        </w:rPr>
        <w:instrText>","container-title":"</w:instrText>
      </w:r>
      <w:r w:rsidRPr="007B2E6F">
        <w:rPr>
          <w:rFonts w:hint="eastAsia"/>
          <w:szCs w:val="21"/>
        </w:rPr>
        <w:instrText>苏州大学学报（哲学社会科学版）</w:instrText>
      </w:r>
      <w:r w:rsidRPr="007B2E6F">
        <w:rPr>
          <w:rFonts w:hint="eastAsia"/>
          <w:szCs w:val="21"/>
        </w:rPr>
        <w:instrText xml:space="preserve">","DOI":"10.19563/j.cnki.sdzs.2010.02.015","ISSN":"1001-4403","issue":"2","language":"zh-CN","note":"original-container-title: Journal of Soochow University(Philosophy &amp; Social Science Edition)\ndownload: 622\nalbum: </w:instrText>
      </w:r>
      <w:r w:rsidRPr="007B2E6F">
        <w:rPr>
          <w:rFonts w:hint="eastAsia"/>
          <w:szCs w:val="21"/>
        </w:rPr>
        <w:instrText>社会科学Ⅱ辑</w:instrText>
      </w:r>
      <w:r w:rsidRPr="007B2E6F">
        <w:rPr>
          <w:rFonts w:hint="eastAsia"/>
          <w:szCs w:val="21"/>
        </w:rPr>
        <w:instrText>;</w:instrText>
      </w:r>
      <w:r w:rsidRPr="007B2E6F">
        <w:rPr>
          <w:rFonts w:hint="eastAsia"/>
          <w:szCs w:val="21"/>
        </w:rPr>
        <w:instrText>哲学与人文科学</w:instrText>
      </w:r>
      <w:r w:rsidRPr="007B2E6F">
        <w:rPr>
          <w:rFonts w:hint="eastAsia"/>
          <w:szCs w:val="21"/>
        </w:rPr>
        <w:instrText xml:space="preserve">\nCLC: I207.22\ndbcode: CJFQ\ndbname: CJFD2010\nfilename: SZDX201002016\npublicationTag: </w:instrText>
      </w:r>
      <w:r w:rsidRPr="007B2E6F">
        <w:rPr>
          <w:rFonts w:hint="eastAsia"/>
          <w:szCs w:val="21"/>
        </w:rPr>
        <w:instrText>北大核心</w:instrText>
      </w:r>
      <w:r w:rsidRPr="007B2E6F">
        <w:rPr>
          <w:rFonts w:hint="eastAsia"/>
          <w:szCs w:val="21"/>
        </w:rPr>
        <w:instrText>, CSSCI, AMI</w:instrText>
      </w:r>
      <w:r w:rsidRPr="007B2E6F">
        <w:rPr>
          <w:rFonts w:hint="eastAsia"/>
          <w:szCs w:val="21"/>
        </w:rPr>
        <w:instrText>核心</w:instrText>
      </w:r>
      <w:r w:rsidRPr="007B2E6F">
        <w:rPr>
          <w:rFonts w:hint="eastAsia"/>
          <w:szCs w:val="21"/>
        </w:rPr>
        <w:instrText>\nCIF: 3.361\nAIF: 1.807","page":"60-63","source":"CNKI","title":"</w:instrText>
      </w:r>
      <w:r w:rsidRPr="007B2E6F">
        <w:rPr>
          <w:rFonts w:hint="eastAsia"/>
          <w:szCs w:val="21"/>
        </w:rPr>
        <w:instrText>清初吴中学人序跋中的诗学观——以叶燮、尤侗、汪琬为中心</w:instrText>
      </w:r>
      <w:r w:rsidRPr="007B2E6F">
        <w:rPr>
          <w:rFonts w:hint="eastAsia"/>
          <w:szCs w:val="21"/>
        </w:rPr>
        <w:instrText>","volume":"31","author":[{"literal":"</w:instrText>
      </w:r>
      <w:r w:rsidRPr="007B2E6F">
        <w:rPr>
          <w:rFonts w:hint="eastAsia"/>
          <w:szCs w:val="21"/>
        </w:rPr>
        <w:instrText>侯敏</w:instrText>
      </w:r>
      <w:r w:rsidRPr="007B2E6F">
        <w:rPr>
          <w:rFonts w:hint="eastAsia"/>
          <w:szCs w:val="21"/>
        </w:rPr>
        <w:instrText xml:space="preserve">"}],"issued":{"date-parts":[["2010"]]}}}],"schema":"https://github.com/citation-style-language/schema/raw/master/csl-citation.json"} </w:instrText>
      </w:r>
      <w:r w:rsidRPr="007B2E6F">
        <w:rPr>
          <w:szCs w:val="21"/>
        </w:rPr>
        <w:fldChar w:fldCharType="separate"/>
      </w:r>
      <w:r w:rsidRPr="007B2E6F">
        <w:rPr>
          <w:rFonts w:cs="Times New Roman"/>
          <w:kern w:val="0"/>
          <w:szCs w:val="21"/>
        </w:rPr>
        <w:t>（侯敏，</w:t>
      </w:r>
      <w:r w:rsidRPr="007B2E6F">
        <w:rPr>
          <w:rFonts w:cs="Times New Roman"/>
          <w:kern w:val="0"/>
          <w:szCs w:val="21"/>
        </w:rPr>
        <w:t>2010</w:t>
      </w:r>
      <w:r w:rsidRPr="007B2E6F">
        <w:rPr>
          <w:rFonts w:cs="Times New Roman"/>
          <w:kern w:val="0"/>
          <w:szCs w:val="21"/>
        </w:rPr>
        <w:t>）</w:t>
      </w:r>
      <w:r w:rsidRPr="007B2E6F">
        <w:rPr>
          <w:szCs w:val="21"/>
        </w:rPr>
        <w:fldChar w:fldCharType="end"/>
      </w:r>
      <w:r w:rsidRPr="007B2E6F">
        <w:rPr>
          <w:rFonts w:hint="eastAsia"/>
          <w:szCs w:val="21"/>
        </w:rPr>
        <w:t>。</w:t>
      </w:r>
    </w:p>
    <w:p w14:paraId="0D76464B" w14:textId="77777777" w:rsidR="002A315E" w:rsidRPr="007B2E6F" w:rsidRDefault="00000000">
      <w:pPr>
        <w:pStyle w:val="af2"/>
        <w:ind w:firstLine="420"/>
        <w:rPr>
          <w:szCs w:val="21"/>
        </w:rPr>
      </w:pPr>
      <w:r w:rsidRPr="007B2E6F">
        <w:rPr>
          <w:rFonts w:hint="eastAsia"/>
          <w:szCs w:val="21"/>
        </w:rPr>
        <w:t>（二）印刷术时代之转变：浪漫主义作者观与版权法</w:t>
      </w:r>
    </w:p>
    <w:p w14:paraId="0D735CB4" w14:textId="174259C8" w:rsidR="002A315E" w:rsidRDefault="00000000">
      <w:pPr>
        <w:ind w:firstLine="420"/>
      </w:pPr>
      <w:r w:rsidRPr="007B2E6F">
        <w:rPr>
          <w:rFonts w:hint="eastAsia"/>
          <w:szCs w:val="21"/>
        </w:rPr>
        <w:t>步入印刷术时代，将这种“模仿”行为视作“剽窃”逐渐形成共识，版权法将其纳入了规制范围内并成为了其最主要的规制手段。随着印刷术等传播技术在欧洲的出现和推广，文学作品的市场发生了极大的变化——书籍等作品作为商品在市场上的流通使得业务变得越来越大、竞争更加激烈和客观。与此同时，赞助人的慷慨解囊也在变得越来越少，作者群体不得不自力更生。</w:t>
      </w:r>
      <w:ins w:id="78" w:author="沪楠 陈" w:date="2024-10-17T16:29:00Z">
        <w:r w:rsidRPr="007B2E6F">
          <w:rPr>
            <w:rFonts w:hint="eastAsia"/>
            <w:szCs w:val="21"/>
          </w:rPr>
          <w:t>除</w:t>
        </w:r>
      </w:ins>
      <w:r w:rsidRPr="007B2E6F">
        <w:rPr>
          <w:rFonts w:hint="eastAsia"/>
          <w:szCs w:val="21"/>
        </w:rPr>
        <w:t>此之外，文学批评的风尚也由古典主义转向浪漫主义，而浪漫主义作者观推崇的不是对经典的模仿而是那些能无中生有创造崭新内容的天才。这些都使得他们对文学财产权更加渴求与焦虑</w:t>
      </w:r>
      <w:r w:rsidRPr="00936C96">
        <w:rPr>
          <w:color w:val="000000" w:themeColor="text1"/>
          <w:szCs w:val="21"/>
          <w:rPrChange w:id="79" w:author="沪楠 陈" w:date="2024-10-22T16:16:00Z" w16du:dateUtc="2024-10-22T08:16:00Z">
            <w:rPr>
              <w:szCs w:val="21"/>
            </w:rPr>
          </w:rPrChange>
        </w:rPr>
        <w:fldChar w:fldCharType="begin"/>
      </w:r>
      <w:r w:rsidRPr="00936C96">
        <w:rPr>
          <w:color w:val="000000" w:themeColor="text1"/>
          <w:szCs w:val="21"/>
          <w:rPrChange w:id="80" w:author="沪楠 陈" w:date="2024-10-22T16:16:00Z" w16du:dateUtc="2024-10-22T08:16:00Z">
            <w:rPr>
              <w:szCs w:val="21"/>
            </w:rPr>
          </w:rPrChange>
        </w:rPr>
        <w:instrText xml:space="preserve"> ADDIN ZOTERO_ITEM CSL_CITATION {"citationID":"70zsLYZC","properties":{"formattedCitation":"\\uc0\\u65288{}Kaplan\\uc0\\u65292{}2019\\uc0\\u65289{}","plainCitation":"</w:instrText>
      </w:r>
      <w:r w:rsidRPr="00936C96">
        <w:rPr>
          <w:rFonts w:hint="eastAsia"/>
          <w:color w:val="000000" w:themeColor="text1"/>
          <w:szCs w:val="21"/>
          <w:rPrChange w:id="81" w:author="沪楠 陈" w:date="2024-10-22T16:16:00Z" w16du:dateUtc="2024-10-22T08:16:00Z">
            <w:rPr>
              <w:rFonts w:hint="eastAsia"/>
              <w:szCs w:val="21"/>
            </w:rPr>
          </w:rPrChange>
        </w:rPr>
        <w:instrText>（</w:instrText>
      </w:r>
      <w:r w:rsidRPr="00936C96">
        <w:rPr>
          <w:color w:val="000000" w:themeColor="text1"/>
          <w:szCs w:val="21"/>
          <w:rPrChange w:id="82" w:author="沪楠 陈" w:date="2024-10-22T16:16:00Z" w16du:dateUtc="2024-10-22T08:16:00Z">
            <w:rPr>
              <w:szCs w:val="21"/>
            </w:rPr>
          </w:rPrChange>
        </w:rPr>
        <w:instrText>Kaplan</w:instrText>
      </w:r>
      <w:r w:rsidRPr="00936C96">
        <w:rPr>
          <w:rFonts w:hint="eastAsia"/>
          <w:color w:val="000000" w:themeColor="text1"/>
          <w:szCs w:val="21"/>
          <w:rPrChange w:id="83" w:author="沪楠 陈" w:date="2024-10-22T16:16:00Z" w16du:dateUtc="2024-10-22T08:16:00Z">
            <w:rPr>
              <w:rFonts w:hint="eastAsia"/>
              <w:szCs w:val="21"/>
            </w:rPr>
          </w:rPrChange>
        </w:rPr>
        <w:instrText>，</w:instrText>
      </w:r>
      <w:r w:rsidRPr="00936C96">
        <w:rPr>
          <w:color w:val="000000" w:themeColor="text1"/>
          <w:szCs w:val="21"/>
          <w:rPrChange w:id="84" w:author="沪楠 陈" w:date="2024-10-22T16:16:00Z" w16du:dateUtc="2024-10-22T08:16:00Z">
            <w:rPr>
              <w:szCs w:val="21"/>
            </w:rPr>
          </w:rPrChange>
        </w:rPr>
        <w:instrText>2019</w:instrText>
      </w:r>
      <w:r w:rsidRPr="00936C96">
        <w:rPr>
          <w:rFonts w:hint="eastAsia"/>
          <w:color w:val="000000" w:themeColor="text1"/>
          <w:szCs w:val="21"/>
          <w:rPrChange w:id="85" w:author="沪楠 陈" w:date="2024-10-22T16:16:00Z" w16du:dateUtc="2024-10-22T08:16:00Z">
            <w:rPr>
              <w:rFonts w:hint="eastAsia"/>
              <w:szCs w:val="21"/>
            </w:rPr>
          </w:rPrChange>
        </w:rPr>
        <w:instrText>）</w:instrText>
      </w:r>
      <w:r w:rsidRPr="00936C96">
        <w:rPr>
          <w:color w:val="000000" w:themeColor="text1"/>
          <w:szCs w:val="21"/>
          <w:rPrChange w:id="86" w:author="沪楠 陈" w:date="2024-10-22T16:16:00Z" w16du:dateUtc="2024-10-22T08:16:00Z">
            <w:rPr>
              <w:szCs w:val="21"/>
            </w:rPr>
          </w:rPrChange>
        </w:rPr>
        <w:instrText xml:space="preserve">","dontUpdate":true,"noteIndex":0},"citationItems":[{"id":5954,"uris":["http://zotero.org/users/12109334/items/JTFSLDUV"],"itemData":{"id":5954,"type":"book","abstract":"A series of lectures given by Kaplan, in which he examines the notions of copyright and its infringement in order to determine the criteria for creating public policy concerning copyright protection.","ISBN":"978-0-231-87816-6","language":"en","license":"De Gruyter expressly reserves the right to use all content for commercial text and data mining within the meaning of Section 44b of the German Copyright Act.","note":"DOI: 10.7312/kapl90322","publisher":"Columbia University Press","source":"www.degruyter.com","title":"An Unhurried View of Copyright","URL":"https://www.degruyter.com/document/doi/10.7312/kapl90322/html","author":[{"family":"Kaplan","given":"Benjamin"}],"accessed":{"date-parts":[["2024",7,25]]},"issued":{"date-parts":[["2019",5,6]]}},"locator":"23","label":"page"}],"schema":"https://github.com/citation-style-language/schema/raw/master/csl-citation.json"} </w:instrText>
      </w:r>
      <w:r w:rsidRPr="00936C96">
        <w:rPr>
          <w:color w:val="000000" w:themeColor="text1"/>
          <w:szCs w:val="21"/>
          <w:rPrChange w:id="87" w:author="沪楠 陈" w:date="2024-10-22T16:16:00Z" w16du:dateUtc="2024-10-22T08:16:00Z">
            <w:rPr>
              <w:szCs w:val="21"/>
            </w:rPr>
          </w:rPrChange>
        </w:rPr>
        <w:fldChar w:fldCharType="separate"/>
      </w:r>
      <w:r w:rsidRPr="00936C96">
        <w:rPr>
          <w:rFonts w:cs="Times New Roman" w:hint="eastAsia"/>
          <w:color w:val="000000" w:themeColor="text1"/>
          <w:kern w:val="0"/>
          <w:szCs w:val="21"/>
          <w:rPrChange w:id="88" w:author="沪楠 陈" w:date="2024-10-22T16:16:00Z" w16du:dateUtc="2024-10-22T08:16:00Z">
            <w:rPr>
              <w:rFonts w:cs="Times New Roman" w:hint="eastAsia"/>
              <w:kern w:val="0"/>
              <w:szCs w:val="21"/>
            </w:rPr>
          </w:rPrChange>
        </w:rPr>
        <w:t>（</w:t>
      </w:r>
      <w:r w:rsidRPr="00936C96">
        <w:rPr>
          <w:rFonts w:cs="Times New Roman"/>
          <w:color w:val="000000" w:themeColor="text1"/>
          <w:kern w:val="0"/>
          <w:szCs w:val="21"/>
          <w:rPrChange w:id="89" w:author="沪楠 陈" w:date="2024-10-22T16:16:00Z" w16du:dateUtc="2024-10-22T08:16:00Z">
            <w:rPr>
              <w:rFonts w:cs="Times New Roman"/>
              <w:kern w:val="0"/>
              <w:szCs w:val="21"/>
            </w:rPr>
          </w:rPrChange>
        </w:rPr>
        <w:t xml:space="preserve">Kaplan, </w:t>
      </w:r>
      <w:del w:id="90" w:author="沪楠 陈" w:date="2024-10-22T15:51:00Z" w16du:dateUtc="2024-10-22T07:51:00Z">
        <w:r w:rsidRPr="00936C96" w:rsidDel="003C4681">
          <w:rPr>
            <w:rFonts w:cs="Times New Roman"/>
            <w:color w:val="000000" w:themeColor="text1"/>
            <w:kern w:val="0"/>
            <w:szCs w:val="21"/>
            <w:rPrChange w:id="91" w:author="沪楠 陈" w:date="2024-10-22T16:16:00Z" w16du:dateUtc="2024-10-22T08:16:00Z">
              <w:rPr>
                <w:rFonts w:cs="Times New Roman"/>
                <w:kern w:val="0"/>
                <w:szCs w:val="21"/>
              </w:rPr>
            </w:rPrChange>
          </w:rPr>
          <w:delText>20</w:delText>
        </w:r>
      </w:del>
      <w:r w:rsidRPr="00936C96">
        <w:rPr>
          <w:rFonts w:cs="Times New Roman"/>
          <w:color w:val="000000" w:themeColor="text1"/>
          <w:kern w:val="0"/>
          <w:szCs w:val="21"/>
          <w:rPrChange w:id="92" w:author="沪楠 陈" w:date="2024-10-22T16:16:00Z" w16du:dateUtc="2024-10-22T08:16:00Z">
            <w:rPr>
              <w:rFonts w:cs="Times New Roman"/>
              <w:kern w:val="0"/>
              <w:szCs w:val="21"/>
            </w:rPr>
          </w:rPrChange>
        </w:rPr>
        <w:t>19</w:t>
      </w:r>
      <w:ins w:id="93" w:author="沪楠 陈" w:date="2024-10-22T15:51:00Z" w16du:dateUtc="2024-10-22T07:51:00Z">
        <w:r w:rsidR="003C4681" w:rsidRPr="00936C96">
          <w:rPr>
            <w:rFonts w:cs="Times New Roman"/>
            <w:color w:val="000000" w:themeColor="text1"/>
            <w:kern w:val="0"/>
            <w:szCs w:val="21"/>
            <w:rPrChange w:id="94" w:author="沪楠 陈" w:date="2024-10-22T16:16:00Z" w16du:dateUtc="2024-10-22T08:16:00Z">
              <w:rPr>
                <w:rFonts w:cs="Times New Roman"/>
                <w:color w:val="FF0000"/>
                <w:kern w:val="0"/>
                <w:szCs w:val="21"/>
              </w:rPr>
            </w:rPrChange>
          </w:rPr>
          <w:t>67</w:t>
        </w:r>
      </w:ins>
      <w:r w:rsidRPr="00936C96">
        <w:rPr>
          <w:rFonts w:cs="Times New Roman"/>
          <w:color w:val="000000" w:themeColor="text1"/>
          <w:kern w:val="0"/>
          <w:szCs w:val="21"/>
          <w:rPrChange w:id="95" w:author="沪楠 陈" w:date="2024-10-22T16:16:00Z" w16du:dateUtc="2024-10-22T08:16:00Z">
            <w:rPr>
              <w:rFonts w:cs="Times New Roman"/>
              <w:kern w:val="0"/>
              <w:szCs w:val="21"/>
            </w:rPr>
          </w:rPrChange>
        </w:rPr>
        <w:t>, pp. 22-23</w:t>
      </w:r>
      <w:r w:rsidRPr="00936C96">
        <w:rPr>
          <w:rFonts w:cs="Times New Roman" w:hint="eastAsia"/>
          <w:color w:val="000000" w:themeColor="text1"/>
          <w:kern w:val="0"/>
          <w:szCs w:val="21"/>
          <w:rPrChange w:id="96" w:author="沪楠 陈" w:date="2024-10-22T16:16:00Z" w16du:dateUtc="2024-10-22T08:16:00Z">
            <w:rPr>
              <w:rFonts w:cs="Times New Roman" w:hint="eastAsia"/>
              <w:kern w:val="0"/>
              <w:szCs w:val="21"/>
            </w:rPr>
          </w:rPrChange>
        </w:rPr>
        <w:t>）</w:t>
      </w:r>
      <w:r w:rsidRPr="00936C96">
        <w:rPr>
          <w:color w:val="000000" w:themeColor="text1"/>
          <w:szCs w:val="21"/>
          <w:rPrChange w:id="97" w:author="沪楠 陈" w:date="2024-10-22T16:16:00Z" w16du:dateUtc="2024-10-22T08:16:00Z">
            <w:rPr>
              <w:szCs w:val="21"/>
            </w:rPr>
          </w:rPrChange>
        </w:rPr>
        <w:fldChar w:fldCharType="end"/>
      </w:r>
      <w:r w:rsidRPr="00936C96">
        <w:rPr>
          <w:rFonts w:hint="eastAsia"/>
          <w:color w:val="000000" w:themeColor="text1"/>
          <w:szCs w:val="21"/>
          <w:rPrChange w:id="98" w:author="沪楠 陈" w:date="2024-10-22T16:16:00Z" w16du:dateUtc="2024-10-22T08:16:00Z">
            <w:rPr>
              <w:rFonts w:hint="eastAsia"/>
              <w:szCs w:val="21"/>
            </w:rPr>
          </w:rPrChange>
        </w:rPr>
        <w:t>。</w:t>
      </w:r>
      <w:r w:rsidRPr="007B2E6F">
        <w:rPr>
          <w:rFonts w:hint="eastAsia"/>
          <w:szCs w:val="21"/>
        </w:rPr>
        <w:t>由此，在文学财产权和浪漫主义双重因素的影响下，“模仿”行为逐渐转化为了“剽窃”。然而，推动作者们开始寻求更多的排</w:t>
      </w:r>
      <w:r w:rsidRPr="007B2E6F">
        <w:rPr>
          <w:rFonts w:hint="eastAsia"/>
          <w:szCs w:val="21"/>
        </w:rPr>
        <w:lastRenderedPageBreak/>
        <w:t>他性权利和对剽窃行为的规制的根源性因素仍然是印刷术的发明——突然之间，任何拥有印刷机的人都可以通过复制和销售来攫取作者作品的价值</w:t>
      </w:r>
      <w:r w:rsidRPr="007B2E6F">
        <w:rPr>
          <w:szCs w:val="21"/>
        </w:rPr>
        <w:fldChar w:fldCharType="begin"/>
      </w:r>
      <w:r w:rsidRPr="007B2E6F">
        <w:rPr>
          <w:rFonts w:hint="eastAsia"/>
          <w:szCs w:val="21"/>
        </w:rPr>
        <w:instrText xml:space="preserve"> ADDIN ZOTERO_ITEM CSL_CITATION {"citationID":"IRI46quM","properties":{"formattedCitation":"\\uc0\\u65288{}Thomas Hemnes\\uc0\\u65292{}2024\\uc0\\u65289{}","plainCitation":"</w:instrText>
      </w:r>
      <w:r w:rsidRPr="007B2E6F">
        <w:rPr>
          <w:rFonts w:hint="eastAsia"/>
          <w:szCs w:val="21"/>
        </w:rPr>
        <w:instrText>（</w:instrText>
      </w:r>
      <w:r w:rsidRPr="007B2E6F">
        <w:rPr>
          <w:rFonts w:hint="eastAsia"/>
          <w:szCs w:val="21"/>
        </w:rPr>
        <w:instrText>Thomas Hemnes</w:instrText>
      </w:r>
      <w:r w:rsidRPr="007B2E6F">
        <w:rPr>
          <w:rFonts w:hint="eastAsia"/>
          <w:szCs w:val="21"/>
        </w:rPr>
        <w:instrText>，</w:instrText>
      </w:r>
      <w:r w:rsidRPr="007B2E6F">
        <w:rPr>
          <w:rFonts w:hint="eastAsia"/>
          <w:szCs w:val="21"/>
        </w:rPr>
        <w:instrText>2024</w:instrText>
      </w:r>
      <w:r w:rsidRPr="007B2E6F">
        <w:rPr>
          <w:rFonts w:hint="eastAsia"/>
          <w:szCs w:val="21"/>
        </w:rPr>
        <w:instrText>）</w:instrText>
      </w:r>
      <w:r w:rsidRPr="007B2E6F">
        <w:rPr>
          <w:rFonts w:hint="eastAsia"/>
          <w:szCs w:val="21"/>
        </w:rPr>
        <w:instrText>","dontUpdate":true,"noteIndex":0},"citationItems":[{"id":5637</w:instrText>
      </w:r>
      <w:r w:rsidRPr="007B2E6F">
        <w:rPr>
          <w:szCs w:val="21"/>
        </w:rPr>
        <w:instrText>,"uris":["http://zotero.org/users/12109334/items/SVQU8QXU"],"itemData":{"id":5637,"type":"article-journal","container-title":"Santa Clara High Technology Law Journal","issue":"1","journalAbbreviation":"Santa Clara High Tech. L. J.","language":"eng","note"</w:instrText>
      </w:r>
      <w:r w:rsidRPr="007B2E6F">
        <w:rPr>
          <w:rFonts w:hint="eastAsia"/>
          <w:szCs w:val="21"/>
        </w:rPr>
        <w:instrText xml:space="preserve">:"titleTranslation: </w:instrText>
      </w:r>
      <w:r w:rsidRPr="007B2E6F">
        <w:rPr>
          <w:rFonts w:hint="eastAsia"/>
          <w:szCs w:val="21"/>
        </w:rPr>
        <w:instrText>作者的版权作品</w:instrText>
      </w:r>
      <w:r w:rsidRPr="007B2E6F">
        <w:rPr>
          <w:rFonts w:hint="eastAsia"/>
          <w:szCs w:val="21"/>
        </w:rPr>
        <w:instrText>","page":"35-90","source":"HeinOnline","title":"The Copyright Work of Authorship","volume":"40","author":[{"literal":"Thomas Hemnes"}],"issued":{"date-parts":[["2024"]]}},"locator":"10","label":"page"}],"schema":"https://github.</w:instrText>
      </w:r>
      <w:r w:rsidRPr="007B2E6F">
        <w:rPr>
          <w:szCs w:val="21"/>
        </w:rPr>
        <w:instrText xml:space="preserve">com/citation-style-language/schema/raw/master/csl-citation.json"} </w:instrText>
      </w:r>
      <w:r w:rsidRPr="007B2E6F">
        <w:rPr>
          <w:szCs w:val="21"/>
        </w:rPr>
        <w:fldChar w:fldCharType="separate"/>
      </w:r>
      <w:r w:rsidRPr="007B2E6F">
        <w:rPr>
          <w:rFonts w:cs="Times New Roman"/>
          <w:kern w:val="0"/>
          <w:szCs w:val="21"/>
        </w:rPr>
        <w:t>（</w:t>
      </w:r>
      <w:r w:rsidRPr="007B2E6F">
        <w:rPr>
          <w:rFonts w:cs="Times New Roman"/>
          <w:kern w:val="0"/>
          <w:szCs w:val="21"/>
        </w:rPr>
        <w:t>Hemnes</w:t>
      </w:r>
      <w:r w:rsidRPr="007B2E6F">
        <w:rPr>
          <w:rFonts w:cs="Times New Roman" w:hint="eastAsia"/>
          <w:kern w:val="0"/>
          <w:szCs w:val="21"/>
        </w:rPr>
        <w:t xml:space="preserve">, </w:t>
      </w:r>
      <w:r w:rsidRPr="007B2E6F">
        <w:rPr>
          <w:rFonts w:cs="Times New Roman"/>
          <w:kern w:val="0"/>
          <w:szCs w:val="21"/>
        </w:rPr>
        <w:t>2024</w:t>
      </w:r>
      <w:r w:rsidRPr="007B2E6F">
        <w:rPr>
          <w:rFonts w:cs="Times New Roman"/>
          <w:kern w:val="0"/>
          <w:szCs w:val="21"/>
        </w:rPr>
        <w:t>）</w:t>
      </w:r>
      <w:r w:rsidRPr="007B2E6F">
        <w:rPr>
          <w:szCs w:val="21"/>
        </w:rPr>
        <w:fldChar w:fldCharType="end"/>
      </w:r>
      <w:r w:rsidRPr="007B2E6F">
        <w:rPr>
          <w:rFonts w:hint="eastAsia"/>
          <w:szCs w:val="21"/>
        </w:rPr>
        <w:t>。“对于吟游诗人来说，抄袭和版权这两个词并不存在。只有在印刷之后，它们才开始变得有意义”</w:t>
      </w:r>
      <w:r w:rsidRPr="007B2E6F">
        <w:rPr>
          <w:szCs w:val="21"/>
        </w:rPr>
        <w:fldChar w:fldCharType="begin"/>
      </w:r>
      <w:r w:rsidRPr="007B2E6F">
        <w:rPr>
          <w:rFonts w:hint="eastAsia"/>
          <w:szCs w:val="21"/>
        </w:rPr>
        <w:instrText xml:space="preserve"> ADDIN ZOTERO_ITEM CSL_CITATION {"citationID":"1XSZ2o5J","properties":{"formattedCitation":"\\uc0\\u65288{}Elizabeth L. Eisenstein\\uc0\\u65292{}2005\\uc0\\u65289{}","plainCitation":"</w:instrText>
      </w:r>
      <w:r w:rsidRPr="007B2E6F">
        <w:rPr>
          <w:rFonts w:hint="eastAsia"/>
          <w:szCs w:val="21"/>
        </w:rPr>
        <w:instrText>（</w:instrText>
      </w:r>
      <w:r w:rsidRPr="007B2E6F">
        <w:rPr>
          <w:rFonts w:hint="eastAsia"/>
          <w:szCs w:val="21"/>
        </w:rPr>
        <w:instrText>Elizabeth L. Eisenstein</w:instrText>
      </w:r>
      <w:r w:rsidRPr="007B2E6F">
        <w:rPr>
          <w:rFonts w:hint="eastAsia"/>
          <w:szCs w:val="21"/>
        </w:rPr>
        <w:instrText>，</w:instrText>
      </w:r>
      <w:r w:rsidRPr="007B2E6F">
        <w:rPr>
          <w:rFonts w:hint="eastAsia"/>
          <w:szCs w:val="21"/>
        </w:rPr>
        <w:instrText>2005</w:instrText>
      </w:r>
      <w:r w:rsidRPr="007B2E6F">
        <w:rPr>
          <w:rFonts w:hint="eastAsia"/>
          <w:szCs w:val="21"/>
        </w:rPr>
        <w:instrText>）</w:instrText>
      </w:r>
      <w:r w:rsidRPr="007B2E6F">
        <w:rPr>
          <w:rFonts w:hint="eastAsia"/>
          <w:szCs w:val="21"/>
        </w:rPr>
        <w:instrText>","dontUpdate":true,"noteIndex":0},"citati</w:instrText>
      </w:r>
      <w:r w:rsidRPr="007B2E6F">
        <w:rPr>
          <w:szCs w:val="21"/>
        </w:rPr>
        <w:instrText xml:space="preserve">onItems":[{"id":6008,"uris":["http://zotero.org/users/12109334/items/6S2KVG9C"],"itemData":{"id":6008,"type":"book","publisher":"Cambridge University Press","title":"The Printing Revolution in Early Modern Europe","author":[{"literal":"Elizabeth L. Eisenstein"}],"issued":{"date-parts":[["2005"]]}},"locator":"94","label":"page"}],"schema":"https://github.com/citation-style-language/schema/raw/master/csl-citation.json"} </w:instrText>
      </w:r>
      <w:r w:rsidRPr="007B2E6F">
        <w:rPr>
          <w:szCs w:val="21"/>
        </w:rPr>
        <w:fldChar w:fldCharType="separate"/>
      </w:r>
      <w:r w:rsidRPr="007B2E6F">
        <w:rPr>
          <w:szCs w:val="21"/>
        </w:rPr>
        <w:t>（</w:t>
      </w:r>
      <w:r w:rsidRPr="007B2E6F">
        <w:rPr>
          <w:szCs w:val="21"/>
        </w:rPr>
        <w:t>Eisenstein</w:t>
      </w:r>
      <w:r w:rsidRPr="007B2E6F">
        <w:rPr>
          <w:rFonts w:hint="eastAsia"/>
          <w:szCs w:val="21"/>
        </w:rPr>
        <w:t xml:space="preserve">, </w:t>
      </w:r>
      <w:r w:rsidRPr="007B2E6F">
        <w:rPr>
          <w:szCs w:val="21"/>
        </w:rPr>
        <w:t>2005</w:t>
      </w:r>
      <w:r w:rsidRPr="007B2E6F">
        <w:rPr>
          <w:rFonts w:hint="eastAsia"/>
          <w:szCs w:val="21"/>
        </w:rPr>
        <w:t>, p. 94</w:t>
      </w:r>
      <w:r w:rsidRPr="007B2E6F">
        <w:rPr>
          <w:szCs w:val="21"/>
        </w:rPr>
        <w:t>）</w:t>
      </w:r>
      <w:r w:rsidRPr="007B2E6F">
        <w:rPr>
          <w:szCs w:val="21"/>
        </w:rPr>
        <w:fldChar w:fldCharType="end"/>
      </w:r>
      <w:r w:rsidRPr="007B2E6F">
        <w:rPr>
          <w:rFonts w:hint="eastAsia"/>
          <w:szCs w:val="21"/>
        </w:rPr>
        <w:t>。面对大量未经授权的印刷行为，出版商不得不在出版样式上和纸张标识上标准化以标榜“正版”，然而这样的技术手段太过简单粗暴并未取得多少效果——读者并不在意这些细微的差别</w:t>
      </w:r>
      <w:r w:rsidRPr="00936C96">
        <w:rPr>
          <w:color w:val="000000" w:themeColor="text1"/>
          <w:szCs w:val="21"/>
          <w:rPrChange w:id="99" w:author="沪楠 陈" w:date="2024-10-22T16:17:00Z" w16du:dateUtc="2024-10-22T08:17:00Z">
            <w:rPr>
              <w:szCs w:val="21"/>
            </w:rPr>
          </w:rPrChange>
        </w:rPr>
        <w:fldChar w:fldCharType="begin"/>
      </w:r>
      <w:r w:rsidRPr="00936C96">
        <w:rPr>
          <w:color w:val="000000" w:themeColor="text1"/>
          <w:szCs w:val="21"/>
          <w:rPrChange w:id="100" w:author="沪楠 陈" w:date="2024-10-22T16:17:00Z" w16du:dateUtc="2024-10-22T08:17:00Z">
            <w:rPr>
              <w:szCs w:val="21"/>
            </w:rPr>
          </w:rPrChange>
        </w:rPr>
        <w:instrText xml:space="preserve"> ADDIN ZOTERO_ITEM CSL_CITATION {"citationID":"wsO0wwrB","properties":{"formattedCitation":"\\uc0\\u65288{}Elizabeth L. Eisenstein\\uc0\\u65292{}2005\\uc0\\u65307{}Febvre \\uc0\\u31561{}\\uc0\\u65292{}2010\\uc0\\u65289{}","plainCitation":"</w:instrText>
      </w:r>
      <w:r w:rsidRPr="00936C96">
        <w:rPr>
          <w:rFonts w:hint="eastAsia"/>
          <w:color w:val="000000" w:themeColor="text1"/>
          <w:szCs w:val="21"/>
          <w:rPrChange w:id="101" w:author="沪楠 陈" w:date="2024-10-22T16:17:00Z" w16du:dateUtc="2024-10-22T08:17:00Z">
            <w:rPr>
              <w:rFonts w:hint="eastAsia"/>
              <w:szCs w:val="21"/>
            </w:rPr>
          </w:rPrChange>
        </w:rPr>
        <w:instrText>（</w:instrText>
      </w:r>
      <w:r w:rsidRPr="00936C96">
        <w:rPr>
          <w:color w:val="000000" w:themeColor="text1"/>
          <w:szCs w:val="21"/>
          <w:rPrChange w:id="102" w:author="沪楠 陈" w:date="2024-10-22T16:17:00Z" w16du:dateUtc="2024-10-22T08:17:00Z">
            <w:rPr>
              <w:szCs w:val="21"/>
            </w:rPr>
          </w:rPrChange>
        </w:rPr>
        <w:instrText>Elizabeth L. Eisenstein</w:instrText>
      </w:r>
      <w:r w:rsidRPr="00936C96">
        <w:rPr>
          <w:rFonts w:hint="eastAsia"/>
          <w:color w:val="000000" w:themeColor="text1"/>
          <w:szCs w:val="21"/>
          <w:rPrChange w:id="103" w:author="沪楠 陈" w:date="2024-10-22T16:17:00Z" w16du:dateUtc="2024-10-22T08:17:00Z">
            <w:rPr>
              <w:rFonts w:hint="eastAsia"/>
              <w:szCs w:val="21"/>
            </w:rPr>
          </w:rPrChange>
        </w:rPr>
        <w:instrText>，</w:instrText>
      </w:r>
      <w:r w:rsidRPr="00936C96">
        <w:rPr>
          <w:color w:val="000000" w:themeColor="text1"/>
          <w:szCs w:val="21"/>
          <w:rPrChange w:id="104" w:author="沪楠 陈" w:date="2024-10-22T16:17:00Z" w16du:dateUtc="2024-10-22T08:17:00Z">
            <w:rPr>
              <w:szCs w:val="21"/>
            </w:rPr>
          </w:rPrChange>
        </w:rPr>
        <w:instrText>2005</w:instrText>
      </w:r>
      <w:r w:rsidRPr="00936C96">
        <w:rPr>
          <w:rFonts w:hint="eastAsia"/>
          <w:color w:val="000000" w:themeColor="text1"/>
          <w:szCs w:val="21"/>
          <w:rPrChange w:id="105" w:author="沪楠 陈" w:date="2024-10-22T16:17:00Z" w16du:dateUtc="2024-10-22T08:17:00Z">
            <w:rPr>
              <w:rFonts w:hint="eastAsia"/>
              <w:szCs w:val="21"/>
            </w:rPr>
          </w:rPrChange>
        </w:rPr>
        <w:instrText>；</w:instrText>
      </w:r>
      <w:r w:rsidRPr="00936C96">
        <w:rPr>
          <w:color w:val="000000" w:themeColor="text1"/>
          <w:szCs w:val="21"/>
          <w:rPrChange w:id="106" w:author="沪楠 陈" w:date="2024-10-22T16:17:00Z" w16du:dateUtc="2024-10-22T08:17:00Z">
            <w:rPr>
              <w:szCs w:val="21"/>
            </w:rPr>
          </w:rPrChange>
        </w:rPr>
        <w:instrText xml:space="preserve">Febvre </w:instrText>
      </w:r>
      <w:r w:rsidRPr="00936C96">
        <w:rPr>
          <w:rFonts w:hint="eastAsia"/>
          <w:color w:val="000000" w:themeColor="text1"/>
          <w:szCs w:val="21"/>
          <w:rPrChange w:id="107" w:author="沪楠 陈" w:date="2024-10-22T16:17:00Z" w16du:dateUtc="2024-10-22T08:17:00Z">
            <w:rPr>
              <w:rFonts w:hint="eastAsia"/>
              <w:szCs w:val="21"/>
            </w:rPr>
          </w:rPrChange>
        </w:rPr>
        <w:instrText>等，</w:instrText>
      </w:r>
      <w:r w:rsidRPr="00936C96">
        <w:rPr>
          <w:color w:val="000000" w:themeColor="text1"/>
          <w:szCs w:val="21"/>
          <w:rPrChange w:id="108" w:author="沪楠 陈" w:date="2024-10-22T16:17:00Z" w16du:dateUtc="2024-10-22T08:17:00Z">
            <w:rPr>
              <w:szCs w:val="21"/>
            </w:rPr>
          </w:rPrChange>
        </w:rPr>
        <w:instrText>2010</w:instrText>
      </w:r>
      <w:r w:rsidRPr="00936C96">
        <w:rPr>
          <w:rFonts w:hint="eastAsia"/>
          <w:color w:val="000000" w:themeColor="text1"/>
          <w:szCs w:val="21"/>
          <w:rPrChange w:id="109" w:author="沪楠 陈" w:date="2024-10-22T16:17:00Z" w16du:dateUtc="2024-10-22T08:17:00Z">
            <w:rPr>
              <w:rFonts w:hint="eastAsia"/>
              <w:szCs w:val="21"/>
            </w:rPr>
          </w:rPrChange>
        </w:rPr>
        <w:instrText>）</w:instrText>
      </w:r>
      <w:r w:rsidRPr="00936C96">
        <w:rPr>
          <w:color w:val="000000" w:themeColor="text1"/>
          <w:szCs w:val="21"/>
          <w:rPrChange w:id="110" w:author="沪楠 陈" w:date="2024-10-22T16:17:00Z" w16du:dateUtc="2024-10-22T08:17:00Z">
            <w:rPr>
              <w:szCs w:val="21"/>
            </w:rPr>
          </w:rPrChange>
        </w:rPr>
        <w:instrText xml:space="preserve">","dontUpdate":true,"noteIndex":0},"citationItems":[{"id":6008,"uris":["http://zotero.org/users/12109334/items/6S2KVG9C"],"itemData":{"id":6008,"type":"book","publisher":"Cambridge University Press","title":"The Printing Revolution in Early Modern Europe","author":[{"literal":"Elizabeth L. Eisenstein"}],"issued":{"date-parts":[["2005"]]}},"locator":"35-37","label":"page"},{"id":6009,"uris":["http://zotero.org/users/12109334/items/T8XDACLV"],"itemData":{"id":6009,"type":"book","edition":"2010","publisher":"Verso","title":"The Coming of the Book: The Impact of Printing 1450-1800","author":[{"literal":"Febvre"},{"literal":"Lucien"},{"literal":"Henri-Jean Martin"}],"issued":{"date-parts":[["2010"]]}},"locator":"30-32","label":"page"}],"schema":"https://github.com/citation-style-language/schema/raw/master/csl-citation.json"} </w:instrText>
      </w:r>
      <w:r w:rsidRPr="00936C96">
        <w:rPr>
          <w:color w:val="000000" w:themeColor="text1"/>
          <w:szCs w:val="21"/>
          <w:rPrChange w:id="111" w:author="沪楠 陈" w:date="2024-10-22T16:17:00Z" w16du:dateUtc="2024-10-22T08:17:00Z">
            <w:rPr>
              <w:szCs w:val="21"/>
            </w:rPr>
          </w:rPrChange>
        </w:rPr>
        <w:fldChar w:fldCharType="separate"/>
      </w:r>
      <w:r w:rsidRPr="00936C96">
        <w:rPr>
          <w:rFonts w:hint="eastAsia"/>
          <w:color w:val="000000" w:themeColor="text1"/>
          <w:szCs w:val="21"/>
          <w:rPrChange w:id="112" w:author="沪楠 陈" w:date="2024-10-22T16:17:00Z" w16du:dateUtc="2024-10-22T08:17:00Z">
            <w:rPr>
              <w:rFonts w:hint="eastAsia"/>
              <w:szCs w:val="21"/>
            </w:rPr>
          </w:rPrChange>
        </w:rPr>
        <w:t>（</w:t>
      </w:r>
      <w:r w:rsidRPr="00936C96">
        <w:rPr>
          <w:color w:val="000000" w:themeColor="text1"/>
          <w:szCs w:val="21"/>
          <w:rPrChange w:id="113" w:author="沪楠 陈" w:date="2024-10-22T16:17:00Z" w16du:dateUtc="2024-10-22T08:17:00Z">
            <w:rPr>
              <w:szCs w:val="21"/>
            </w:rPr>
          </w:rPrChange>
        </w:rPr>
        <w:t xml:space="preserve">Eisenstein, 2005, pp. 345-347; Febvre et al., </w:t>
      </w:r>
      <w:ins w:id="114" w:author="沪楠 陈" w:date="2024-10-22T15:52:00Z" w16du:dateUtc="2024-10-22T07:52:00Z">
        <w:r w:rsidR="00A84E0D" w:rsidRPr="00936C96">
          <w:rPr>
            <w:color w:val="000000" w:themeColor="text1"/>
            <w:szCs w:val="21"/>
            <w:rPrChange w:id="115" w:author="沪楠 陈" w:date="2024-10-22T16:17:00Z" w16du:dateUtc="2024-10-22T08:17:00Z">
              <w:rPr>
                <w:color w:val="FF0000"/>
                <w:szCs w:val="21"/>
              </w:rPr>
            </w:rPrChange>
          </w:rPr>
          <w:t>1997</w:t>
        </w:r>
      </w:ins>
      <w:del w:id="116" w:author="沪楠 陈" w:date="2024-10-22T15:52:00Z" w16du:dateUtc="2024-10-22T07:52:00Z">
        <w:r w:rsidRPr="00936C96" w:rsidDel="00A84E0D">
          <w:rPr>
            <w:color w:val="000000" w:themeColor="text1"/>
            <w:szCs w:val="21"/>
            <w:rPrChange w:id="117" w:author="沪楠 陈" w:date="2024-10-22T16:17:00Z" w16du:dateUtc="2024-10-22T08:17:00Z">
              <w:rPr>
                <w:szCs w:val="21"/>
              </w:rPr>
            </w:rPrChange>
          </w:rPr>
          <w:delText>2010</w:delText>
        </w:r>
      </w:del>
      <w:r w:rsidRPr="00936C96">
        <w:rPr>
          <w:color w:val="000000" w:themeColor="text1"/>
          <w:szCs w:val="21"/>
          <w:rPrChange w:id="118" w:author="沪楠 陈" w:date="2024-10-22T16:17:00Z" w16du:dateUtc="2024-10-22T08:17:00Z">
            <w:rPr>
              <w:szCs w:val="21"/>
            </w:rPr>
          </w:rPrChange>
        </w:rPr>
        <w:t>, pp. 30-32</w:t>
      </w:r>
      <w:r w:rsidRPr="00936C96">
        <w:rPr>
          <w:rFonts w:hint="eastAsia"/>
          <w:color w:val="000000" w:themeColor="text1"/>
          <w:szCs w:val="21"/>
          <w:rPrChange w:id="119" w:author="沪楠 陈" w:date="2024-10-22T16:17:00Z" w16du:dateUtc="2024-10-22T08:17:00Z">
            <w:rPr>
              <w:rFonts w:hint="eastAsia"/>
              <w:szCs w:val="21"/>
            </w:rPr>
          </w:rPrChange>
        </w:rPr>
        <w:t>）</w:t>
      </w:r>
      <w:r w:rsidRPr="00936C96">
        <w:rPr>
          <w:color w:val="000000" w:themeColor="text1"/>
          <w:szCs w:val="21"/>
          <w:rPrChange w:id="120" w:author="沪楠 陈" w:date="2024-10-22T16:17:00Z" w16du:dateUtc="2024-10-22T08:17:00Z">
            <w:rPr>
              <w:szCs w:val="21"/>
            </w:rPr>
          </w:rPrChange>
        </w:rPr>
        <w:fldChar w:fldCharType="end"/>
      </w:r>
      <w:r w:rsidRPr="00936C96">
        <w:rPr>
          <w:rFonts w:hint="eastAsia"/>
          <w:color w:val="000000" w:themeColor="text1"/>
          <w:szCs w:val="21"/>
          <w:rPrChange w:id="121" w:author="沪楠 陈" w:date="2024-10-22T16:17:00Z" w16du:dateUtc="2024-10-22T08:17:00Z">
            <w:rPr>
              <w:rFonts w:hint="eastAsia"/>
              <w:szCs w:val="21"/>
            </w:rPr>
          </w:rPrChange>
        </w:rPr>
        <w:t>。在</w:t>
      </w:r>
      <w:proofErr w:type="gramStart"/>
      <w:r w:rsidRPr="007B2E6F">
        <w:rPr>
          <w:rFonts w:hint="eastAsia"/>
          <w:szCs w:val="21"/>
        </w:rPr>
        <w:t>该背景</w:t>
      </w:r>
      <w:proofErr w:type="gramEnd"/>
      <w:r w:rsidRPr="007B2E6F">
        <w:rPr>
          <w:rFonts w:hint="eastAsia"/>
          <w:szCs w:val="21"/>
        </w:rPr>
        <w:t>下，世界第一部近代版权法《安娜法》（</w:t>
      </w:r>
      <w:r w:rsidRPr="007B2E6F">
        <w:rPr>
          <w:rFonts w:hint="eastAsia"/>
          <w:szCs w:val="21"/>
        </w:rPr>
        <w:t>Statute</w:t>
      </w:r>
      <w:r w:rsidRPr="007B2E6F">
        <w:rPr>
          <w:szCs w:val="21"/>
        </w:rPr>
        <w:t xml:space="preserve"> </w:t>
      </w:r>
      <w:r w:rsidRPr="007B2E6F">
        <w:rPr>
          <w:rFonts w:hint="eastAsia"/>
          <w:szCs w:val="21"/>
        </w:rPr>
        <w:t>of</w:t>
      </w:r>
      <w:r w:rsidRPr="007B2E6F">
        <w:rPr>
          <w:szCs w:val="21"/>
        </w:rPr>
        <w:t xml:space="preserve"> A</w:t>
      </w:r>
      <w:r w:rsidRPr="007B2E6F">
        <w:rPr>
          <w:rFonts w:hint="eastAsia"/>
          <w:szCs w:val="21"/>
        </w:rPr>
        <w:t>nne</w:t>
      </w:r>
      <w:r w:rsidRPr="007B2E6F">
        <w:rPr>
          <w:rFonts w:hint="eastAsia"/>
          <w:szCs w:val="21"/>
        </w:rPr>
        <w:t>）在</w:t>
      </w:r>
      <w:r w:rsidRPr="007B2E6F">
        <w:rPr>
          <w:rFonts w:hint="eastAsia"/>
          <w:szCs w:val="21"/>
        </w:rPr>
        <w:t>18</w:t>
      </w:r>
      <w:r w:rsidRPr="007B2E6F">
        <w:rPr>
          <w:rFonts w:hint="eastAsia"/>
          <w:szCs w:val="21"/>
        </w:rPr>
        <w:t>世纪初的英国应运而生，宣告着作者正式替代出版商成为了文学财产保护的重点从</w:t>
      </w:r>
      <w:r w:rsidRPr="007B2E6F">
        <w:rPr>
          <w:szCs w:val="21"/>
        </w:rPr>
        <w:fldChar w:fldCharType="begin"/>
      </w:r>
      <w:r w:rsidRPr="007B2E6F">
        <w:rPr>
          <w:rFonts w:hint="eastAsia"/>
          <w:szCs w:val="21"/>
        </w:rPr>
        <w:instrText xml:space="preserve"> ADDIN ZOTERO_ITEM CSL_CITATION {"citationID":"H5MbAGYO","properties":{"formattedCitation":"\\uc0\\u65288{}Patterson\\uc0\\u65292{}1968\\uc0\\u65289{}","plainCitation":"</w:instrText>
      </w:r>
      <w:r w:rsidRPr="007B2E6F">
        <w:rPr>
          <w:rFonts w:hint="eastAsia"/>
          <w:szCs w:val="21"/>
        </w:rPr>
        <w:instrText>（</w:instrText>
      </w:r>
      <w:r w:rsidRPr="007B2E6F">
        <w:rPr>
          <w:rFonts w:hint="eastAsia"/>
          <w:szCs w:val="21"/>
        </w:rPr>
        <w:instrText>Patterson</w:instrText>
      </w:r>
      <w:r w:rsidRPr="007B2E6F">
        <w:rPr>
          <w:rFonts w:hint="eastAsia"/>
          <w:szCs w:val="21"/>
        </w:rPr>
        <w:instrText>，</w:instrText>
      </w:r>
      <w:r w:rsidRPr="007B2E6F">
        <w:rPr>
          <w:rFonts w:hint="eastAsia"/>
          <w:szCs w:val="21"/>
        </w:rPr>
        <w:instrText>1968</w:instrText>
      </w:r>
      <w:r w:rsidRPr="007B2E6F">
        <w:rPr>
          <w:rFonts w:hint="eastAsia"/>
          <w:szCs w:val="21"/>
        </w:rPr>
        <w:instrText>）</w:instrText>
      </w:r>
      <w:r w:rsidRPr="007B2E6F">
        <w:rPr>
          <w:rFonts w:hint="eastAsia"/>
          <w:szCs w:val="21"/>
        </w:rPr>
        <w:instrText>","dontUpdate":true,"noteIndex":0},"citationItems":[{"id":5965,"uris":</w:instrText>
      </w:r>
      <w:r w:rsidRPr="007B2E6F">
        <w:rPr>
          <w:szCs w:val="21"/>
        </w:rPr>
        <w:instrText xml:space="preserve">["http://zotero.org/users/12109334/items/UM2TJYQS"],"itemData":{"id":5965,"type":"book","abstract":"First published in 1968, Copyright in Historical Perspective remains one of the most important histories of early copyright traditions and laws. Starting in the late 15th century and going through the late 19th century, Lyman Ray Patterson traces the regulation of publishing in Europe and the United States and the threats to fair use and public domain caused by shifting understandings of copyright law.","ISBN":"978-0-8265-1373-1","language":"en","number-of-pages":"280","publisher":"Vanderbilt University Press","source":"Google Books","title":"Copyright in Historical Perspective","author":[{"literal":"Lyman Ray Patterson"}],"issued":{"date-parts":[["1968"]]}},"locator":"21-23","label":"page"}],"schema":"https://github.com/citation-style-language/schema/raw/master/csl-citation.json"} </w:instrText>
      </w:r>
      <w:r w:rsidRPr="007B2E6F">
        <w:rPr>
          <w:szCs w:val="21"/>
        </w:rPr>
        <w:fldChar w:fldCharType="separate"/>
      </w:r>
      <w:r w:rsidRPr="007B2E6F">
        <w:rPr>
          <w:szCs w:val="21"/>
        </w:rPr>
        <w:t>（</w:t>
      </w:r>
      <w:r w:rsidRPr="007B2E6F">
        <w:rPr>
          <w:szCs w:val="21"/>
        </w:rPr>
        <w:t>Patterson</w:t>
      </w:r>
      <w:r w:rsidRPr="007B2E6F">
        <w:rPr>
          <w:rFonts w:hint="eastAsia"/>
          <w:szCs w:val="21"/>
        </w:rPr>
        <w:t xml:space="preserve">, </w:t>
      </w:r>
      <w:r w:rsidRPr="007B2E6F">
        <w:rPr>
          <w:szCs w:val="21"/>
        </w:rPr>
        <w:t>1968</w:t>
      </w:r>
      <w:r w:rsidRPr="007B2E6F">
        <w:rPr>
          <w:rFonts w:hint="eastAsia"/>
          <w:szCs w:val="21"/>
        </w:rPr>
        <w:t>, p. 23</w:t>
      </w:r>
      <w:r w:rsidRPr="007B2E6F">
        <w:rPr>
          <w:szCs w:val="21"/>
        </w:rPr>
        <w:t>）</w:t>
      </w:r>
      <w:r w:rsidRPr="007B2E6F">
        <w:rPr>
          <w:szCs w:val="21"/>
        </w:rPr>
        <w:fldChar w:fldCharType="end"/>
      </w:r>
      <w:r w:rsidRPr="007B2E6F">
        <w:rPr>
          <w:rFonts w:hint="eastAsia"/>
          <w:szCs w:val="21"/>
        </w:rPr>
        <w:t>。</w:t>
      </w:r>
      <w:r w:rsidRPr="007B2E6F">
        <w:rPr>
          <w:rFonts w:hint="eastAsia"/>
          <w:szCs w:val="21"/>
        </w:rPr>
        <w:t>20</w:t>
      </w:r>
      <w:r w:rsidRPr="007B2E6F">
        <w:rPr>
          <w:rFonts w:hint="eastAsia"/>
          <w:szCs w:val="21"/>
        </w:rPr>
        <w:t>世纪末，《中华人民共和国著作权法》（以下简称《著作权法》）也在我国得到了正式的确立，同样将剽窃行为定性为一种侵犯他人著作权的违法行为。</w:t>
      </w:r>
      <w:r>
        <w:rPr>
          <w:rStyle w:val="af1"/>
        </w:rPr>
        <w:footnoteReference w:id="1"/>
      </w:r>
      <w:r>
        <w:rPr>
          <w:rFonts w:hint="eastAsia"/>
          <w:sz w:val="22"/>
          <w:szCs w:val="21"/>
        </w:rPr>
        <w:t xml:space="preserve"> </w:t>
      </w:r>
      <w:r>
        <w:rPr>
          <w:rFonts w:hint="eastAsia"/>
        </w:rPr>
        <w:t>当然，这一时代的剽窃概念和我们今天所讨论的高等教育中的学术</w:t>
      </w:r>
      <w:proofErr w:type="gramStart"/>
      <w:r>
        <w:rPr>
          <w:rFonts w:hint="eastAsia"/>
        </w:rPr>
        <w:t>剽窃仍</w:t>
      </w:r>
      <w:proofErr w:type="gramEnd"/>
      <w:r>
        <w:rPr>
          <w:rFonts w:hint="eastAsia"/>
        </w:rPr>
        <w:t>有一定距离。</w:t>
      </w:r>
    </w:p>
    <w:p w14:paraId="1DB81460" w14:textId="77777777" w:rsidR="002A315E" w:rsidRDefault="00000000">
      <w:pPr>
        <w:pStyle w:val="af2"/>
        <w:ind w:firstLine="420"/>
        <w:rPr>
          <w:szCs w:val="20"/>
        </w:rPr>
      </w:pPr>
      <w:r>
        <w:rPr>
          <w:rFonts w:hint="eastAsia"/>
          <w:szCs w:val="20"/>
        </w:rPr>
        <w:t>（三）互联网时代之分化：学术剽窃与查重技术</w:t>
      </w:r>
    </w:p>
    <w:p w14:paraId="39F25615" w14:textId="1C36EBD1" w:rsidR="002A315E" w:rsidRDefault="00000000">
      <w:pPr>
        <w:ind w:firstLine="420"/>
      </w:pPr>
      <w:ins w:id="123" w:author="沪楠 陈" w:date="2024-10-17T16:54:00Z">
        <w:r>
          <w:rPr>
            <w:rFonts w:hint="eastAsia"/>
            <w:szCs w:val="20"/>
          </w:rPr>
          <w:t>随着</w:t>
        </w:r>
      </w:ins>
      <w:del w:id="124" w:author="沪楠 陈" w:date="2024-10-17T16:54:00Z">
        <w:r w:rsidDel="0BAE2EC5">
          <w:rPr>
            <w:rFonts w:hint="eastAsia"/>
            <w:szCs w:val="20"/>
          </w:rPr>
          <w:delText>由于</w:delText>
        </w:r>
      </w:del>
      <w:r>
        <w:rPr>
          <w:rFonts w:hint="eastAsia"/>
          <w:szCs w:val="20"/>
        </w:rPr>
        <w:t>版权法的逐步演变和思想表达二分法的确立，法律意义下的剽窃和高</w:t>
      </w:r>
      <w:del w:id="125" w:author="沪楠 陈" w:date="2024-10-17T16:56:00Z">
        <w:r w:rsidDel="43C29100">
          <w:rPr>
            <w:rFonts w:hint="eastAsia"/>
            <w:szCs w:val="20"/>
          </w:rPr>
          <w:delText>校</w:delText>
        </w:r>
      </w:del>
      <w:ins w:id="126" w:author="沪楠 陈" w:date="2024-10-17T16:56:00Z">
        <w:r>
          <w:rPr>
            <w:rFonts w:hint="eastAsia"/>
            <w:szCs w:val="20"/>
          </w:rPr>
          <w:t>等</w:t>
        </w:r>
      </w:ins>
      <w:r>
        <w:rPr>
          <w:rFonts w:hint="eastAsia"/>
          <w:szCs w:val="20"/>
        </w:rPr>
        <w:t>教育意义下的剽窃有了不完全一致的内涵和外延。前者通常指版权法意义下的侵犯他人独创性表达的不法行为，而高等教育界所指的剽窃则通常需要加上“学术”这一前置词，有着更宽广的外延。版权法控制剽窃行为的排他性权力的范围一直在发生变化。</w:t>
      </w:r>
      <w:r>
        <w:rPr>
          <w:rFonts w:hint="eastAsia"/>
          <w:szCs w:val="20"/>
        </w:rPr>
        <w:t>1710</w:t>
      </w:r>
      <w:r>
        <w:rPr>
          <w:rFonts w:hint="eastAsia"/>
          <w:szCs w:val="20"/>
        </w:rPr>
        <w:t>年《安</w:t>
      </w:r>
      <w:del w:id="127" w:author="沪楠 陈" w:date="2024-10-17T16:58:00Z">
        <w:r w:rsidDel="DE12A88F">
          <w:rPr>
            <w:rFonts w:hint="eastAsia"/>
            <w:szCs w:val="20"/>
          </w:rPr>
          <w:delText>妮</w:delText>
        </w:r>
      </w:del>
      <w:ins w:id="128" w:author="沪楠 陈" w:date="2024-10-17T16:58:00Z">
        <w:r>
          <w:rPr>
            <w:rFonts w:hint="eastAsia"/>
            <w:szCs w:val="20"/>
          </w:rPr>
          <w:t>娜</w:t>
        </w:r>
      </w:ins>
      <w:r>
        <w:rPr>
          <w:rFonts w:hint="eastAsia"/>
          <w:szCs w:val="20"/>
        </w:rPr>
        <w:t>法》</w:t>
      </w:r>
      <w:ins w:id="129" w:author="沪楠 陈" w:date="2024-10-17T16:58:00Z">
        <w:r>
          <w:rPr>
            <w:rFonts w:hint="eastAsia"/>
            <w:szCs w:val="20"/>
          </w:rPr>
          <w:t>最初</w:t>
        </w:r>
      </w:ins>
      <w:r>
        <w:rPr>
          <w:rFonts w:hint="eastAsia"/>
          <w:szCs w:val="20"/>
        </w:rPr>
        <w:t>只赋予作者“印刷”其“书籍”的排他性权力，翻译和删节被视作对书籍值得称赞的原创改进并受到法院的鼓励</w:t>
      </w:r>
      <w:r w:rsidRPr="00936C96">
        <w:rPr>
          <w:color w:val="000000" w:themeColor="text1"/>
          <w:szCs w:val="20"/>
          <w:rPrChange w:id="130" w:author="沪楠 陈" w:date="2024-10-22T16:17:00Z" w16du:dateUtc="2024-10-22T08:17:00Z">
            <w:rPr>
              <w:szCs w:val="20"/>
            </w:rPr>
          </w:rPrChange>
        </w:rPr>
        <w:fldChar w:fldCharType="begin"/>
      </w:r>
      <w:r w:rsidRPr="00936C96">
        <w:rPr>
          <w:color w:val="000000" w:themeColor="text1"/>
          <w:szCs w:val="20"/>
          <w:rPrChange w:id="131" w:author="沪楠 陈" w:date="2024-10-22T16:17:00Z" w16du:dateUtc="2024-10-22T08:17:00Z">
            <w:rPr>
              <w:szCs w:val="20"/>
            </w:rPr>
          </w:rPrChange>
        </w:rPr>
        <w:instrText xml:space="preserve"> ADDIN ZOTERO_ITEM CSL_CITATION {"citationID":"kGwzkiqk","properties":{"formattedCitation":"\\uc0\\u65288{}Kaplan\\uc0\\u65292{}2019\\uc0\\u65289{}","plainCitation":"</w:instrText>
      </w:r>
      <w:r w:rsidRPr="00936C96">
        <w:rPr>
          <w:rFonts w:hint="eastAsia"/>
          <w:color w:val="000000" w:themeColor="text1"/>
          <w:szCs w:val="20"/>
          <w:rPrChange w:id="132" w:author="沪楠 陈" w:date="2024-10-22T16:17:00Z" w16du:dateUtc="2024-10-22T08:17:00Z">
            <w:rPr>
              <w:rFonts w:hint="eastAsia"/>
              <w:szCs w:val="20"/>
            </w:rPr>
          </w:rPrChange>
        </w:rPr>
        <w:instrText>（</w:instrText>
      </w:r>
      <w:r w:rsidRPr="00936C96">
        <w:rPr>
          <w:color w:val="000000" w:themeColor="text1"/>
          <w:szCs w:val="20"/>
          <w:rPrChange w:id="133" w:author="沪楠 陈" w:date="2024-10-22T16:17:00Z" w16du:dateUtc="2024-10-22T08:17:00Z">
            <w:rPr>
              <w:szCs w:val="20"/>
            </w:rPr>
          </w:rPrChange>
        </w:rPr>
        <w:instrText>Kaplan</w:instrText>
      </w:r>
      <w:r w:rsidRPr="00936C96">
        <w:rPr>
          <w:rFonts w:hint="eastAsia"/>
          <w:color w:val="000000" w:themeColor="text1"/>
          <w:szCs w:val="20"/>
          <w:rPrChange w:id="134" w:author="沪楠 陈" w:date="2024-10-22T16:17:00Z" w16du:dateUtc="2024-10-22T08:17:00Z">
            <w:rPr>
              <w:rFonts w:hint="eastAsia"/>
              <w:szCs w:val="20"/>
            </w:rPr>
          </w:rPrChange>
        </w:rPr>
        <w:instrText>，</w:instrText>
      </w:r>
      <w:r w:rsidRPr="00936C96">
        <w:rPr>
          <w:color w:val="000000" w:themeColor="text1"/>
          <w:szCs w:val="20"/>
          <w:rPrChange w:id="135" w:author="沪楠 陈" w:date="2024-10-22T16:17:00Z" w16du:dateUtc="2024-10-22T08:17:00Z">
            <w:rPr>
              <w:szCs w:val="20"/>
            </w:rPr>
          </w:rPrChange>
        </w:rPr>
        <w:instrText>2019</w:instrText>
      </w:r>
      <w:r w:rsidRPr="00936C96">
        <w:rPr>
          <w:rFonts w:hint="eastAsia"/>
          <w:color w:val="000000" w:themeColor="text1"/>
          <w:szCs w:val="20"/>
          <w:rPrChange w:id="136" w:author="沪楠 陈" w:date="2024-10-22T16:17:00Z" w16du:dateUtc="2024-10-22T08:17:00Z">
            <w:rPr>
              <w:rFonts w:hint="eastAsia"/>
              <w:szCs w:val="20"/>
            </w:rPr>
          </w:rPrChange>
        </w:rPr>
        <w:instrText>）</w:instrText>
      </w:r>
      <w:r w:rsidRPr="00936C96">
        <w:rPr>
          <w:color w:val="000000" w:themeColor="text1"/>
          <w:szCs w:val="20"/>
          <w:rPrChange w:id="137" w:author="沪楠 陈" w:date="2024-10-22T16:17:00Z" w16du:dateUtc="2024-10-22T08:17:00Z">
            <w:rPr>
              <w:szCs w:val="20"/>
            </w:rPr>
          </w:rPrChange>
        </w:rPr>
        <w:instrText xml:space="preserve">","dontUpdate":true,"noteIndex":0},"citationItems":[{"id":5954,"uris":["http://zotero.org/users/12109334/items/JTFSLDUV"],"itemData":{"id":5954,"type":"book","abstract":"A series of lectures given by Kaplan, in which he examines the notions of copyright and its infringement in order to determine the criteria for creating public policy concerning copyright protection.","ISBN":"978-0-231-87816-6","language":"en","license":"De Gruyter expressly reserves the right to use all content for commercial text and data mining within the meaning of Section 44b of the German Copyright Act.","note":"DOI: 10.7312/kapl90322","publisher":"Columbia University Press","source":"www.degruyter.com","title":"An Unhurried View of Copyright","URL":"https://www.degruyter.com/document/doi/10.7312/kapl90322/html","author":[{"family":"Kaplan","given":"Benjamin"}],"accessed":{"date-parts":[["2024",7,25]]},"issued":{"date-parts":[["2019",5,6]]}},"locator":"9-12","label":"page"}],"schema":"https://github.com/citation-style-language/schema/raw/master/csl-citation.json"} </w:instrText>
      </w:r>
      <w:r w:rsidRPr="00936C96">
        <w:rPr>
          <w:color w:val="000000" w:themeColor="text1"/>
          <w:szCs w:val="20"/>
          <w:rPrChange w:id="138" w:author="沪楠 陈" w:date="2024-10-22T16:17:00Z" w16du:dateUtc="2024-10-22T08:17:00Z">
            <w:rPr>
              <w:szCs w:val="20"/>
            </w:rPr>
          </w:rPrChange>
        </w:rPr>
        <w:fldChar w:fldCharType="separate"/>
      </w:r>
      <w:r w:rsidRPr="00936C96">
        <w:rPr>
          <w:rFonts w:cs="Times New Roman" w:hint="eastAsia"/>
          <w:color w:val="000000" w:themeColor="text1"/>
          <w:kern w:val="0"/>
          <w:szCs w:val="24"/>
          <w:rPrChange w:id="139" w:author="沪楠 陈" w:date="2024-10-22T16:17:00Z" w16du:dateUtc="2024-10-22T08:17:00Z">
            <w:rPr>
              <w:rFonts w:cs="Times New Roman" w:hint="eastAsia"/>
              <w:kern w:val="0"/>
              <w:szCs w:val="24"/>
            </w:rPr>
          </w:rPrChange>
        </w:rPr>
        <w:t>（</w:t>
      </w:r>
      <w:r w:rsidRPr="00936C96">
        <w:rPr>
          <w:rFonts w:cs="Times New Roman"/>
          <w:color w:val="000000" w:themeColor="text1"/>
          <w:kern w:val="0"/>
          <w:szCs w:val="24"/>
          <w:rPrChange w:id="140" w:author="沪楠 陈" w:date="2024-10-22T16:17:00Z" w16du:dateUtc="2024-10-22T08:17:00Z">
            <w:rPr>
              <w:rFonts w:cs="Times New Roman"/>
              <w:kern w:val="0"/>
              <w:szCs w:val="24"/>
            </w:rPr>
          </w:rPrChange>
        </w:rPr>
        <w:t xml:space="preserve">Kaplan, </w:t>
      </w:r>
      <w:ins w:id="141" w:author="沪楠 陈" w:date="2024-10-22T15:53:00Z" w16du:dateUtc="2024-10-22T07:53:00Z">
        <w:r w:rsidR="00A84E0D" w:rsidRPr="00936C96">
          <w:rPr>
            <w:rFonts w:cs="Times New Roman"/>
            <w:color w:val="000000" w:themeColor="text1"/>
            <w:kern w:val="0"/>
            <w:szCs w:val="24"/>
            <w:rPrChange w:id="142" w:author="沪楠 陈" w:date="2024-10-22T16:17:00Z" w16du:dateUtc="2024-10-22T08:17:00Z">
              <w:rPr>
                <w:rFonts w:cs="Times New Roman"/>
                <w:color w:val="FF0000"/>
                <w:kern w:val="0"/>
                <w:szCs w:val="24"/>
              </w:rPr>
            </w:rPrChange>
          </w:rPr>
          <w:t>19</w:t>
        </w:r>
      </w:ins>
      <w:ins w:id="143" w:author="沪楠 陈" w:date="2024-10-23T09:04:00Z" w16du:dateUtc="2024-10-23T01:04:00Z">
        <w:r w:rsidR="00C25BCC">
          <w:rPr>
            <w:rFonts w:cs="Times New Roman" w:hint="eastAsia"/>
            <w:color w:val="000000" w:themeColor="text1"/>
            <w:kern w:val="0"/>
            <w:szCs w:val="24"/>
          </w:rPr>
          <w:t>6</w:t>
        </w:r>
      </w:ins>
      <w:ins w:id="144" w:author="沪楠 陈" w:date="2024-10-22T15:53:00Z" w16du:dateUtc="2024-10-22T07:53:00Z">
        <w:r w:rsidR="00A84E0D" w:rsidRPr="00936C96">
          <w:rPr>
            <w:rFonts w:cs="Times New Roman"/>
            <w:color w:val="000000" w:themeColor="text1"/>
            <w:kern w:val="0"/>
            <w:szCs w:val="24"/>
            <w:rPrChange w:id="145" w:author="沪楠 陈" w:date="2024-10-22T16:17:00Z" w16du:dateUtc="2024-10-22T08:17:00Z">
              <w:rPr>
                <w:rFonts w:cs="Times New Roman"/>
                <w:color w:val="FF0000"/>
                <w:kern w:val="0"/>
                <w:szCs w:val="24"/>
              </w:rPr>
            </w:rPrChange>
          </w:rPr>
          <w:t>7</w:t>
        </w:r>
      </w:ins>
      <w:del w:id="146" w:author="沪楠 陈" w:date="2024-10-22T15:53:00Z" w16du:dateUtc="2024-10-22T07:53:00Z">
        <w:r w:rsidRPr="00936C96" w:rsidDel="00A84E0D">
          <w:rPr>
            <w:rFonts w:cs="Times New Roman"/>
            <w:color w:val="000000" w:themeColor="text1"/>
            <w:kern w:val="0"/>
            <w:szCs w:val="24"/>
            <w:rPrChange w:id="147" w:author="沪楠 陈" w:date="2024-10-22T16:17:00Z" w16du:dateUtc="2024-10-22T08:17:00Z">
              <w:rPr>
                <w:rFonts w:cs="Times New Roman"/>
                <w:kern w:val="0"/>
                <w:szCs w:val="24"/>
              </w:rPr>
            </w:rPrChange>
          </w:rPr>
          <w:delText>2019</w:delText>
        </w:r>
      </w:del>
      <w:r w:rsidRPr="00936C96">
        <w:rPr>
          <w:rFonts w:cs="Times New Roman"/>
          <w:color w:val="000000" w:themeColor="text1"/>
          <w:kern w:val="0"/>
          <w:szCs w:val="24"/>
          <w:rPrChange w:id="148" w:author="沪楠 陈" w:date="2024-10-22T16:17:00Z" w16du:dateUtc="2024-10-22T08:17:00Z">
            <w:rPr>
              <w:rFonts w:cs="Times New Roman"/>
              <w:kern w:val="0"/>
              <w:szCs w:val="24"/>
            </w:rPr>
          </w:rPrChange>
        </w:rPr>
        <w:t>, pp. 9-12</w:t>
      </w:r>
      <w:r w:rsidRPr="00936C96">
        <w:rPr>
          <w:rFonts w:cs="Times New Roman" w:hint="eastAsia"/>
          <w:color w:val="000000" w:themeColor="text1"/>
          <w:kern w:val="0"/>
          <w:szCs w:val="24"/>
          <w:rPrChange w:id="149" w:author="沪楠 陈" w:date="2024-10-22T16:17:00Z" w16du:dateUtc="2024-10-22T08:17:00Z">
            <w:rPr>
              <w:rFonts w:cs="Times New Roman" w:hint="eastAsia"/>
              <w:kern w:val="0"/>
              <w:szCs w:val="24"/>
            </w:rPr>
          </w:rPrChange>
        </w:rPr>
        <w:t>）</w:t>
      </w:r>
      <w:r w:rsidRPr="00936C96">
        <w:rPr>
          <w:color w:val="000000" w:themeColor="text1"/>
          <w:szCs w:val="20"/>
          <w:rPrChange w:id="150" w:author="沪楠 陈" w:date="2024-10-22T16:17:00Z" w16du:dateUtc="2024-10-22T08:17:00Z">
            <w:rPr>
              <w:szCs w:val="20"/>
            </w:rPr>
          </w:rPrChange>
        </w:rPr>
        <w:fldChar w:fldCharType="end"/>
      </w:r>
      <w:r>
        <w:rPr>
          <w:rFonts w:hint="eastAsia"/>
          <w:szCs w:val="20"/>
        </w:rPr>
        <w:t>。</w:t>
      </w:r>
      <w:ins w:id="151" w:author="沪楠 陈" w:date="2024-10-17T16:57:00Z">
        <w:r>
          <w:rPr>
            <w:rFonts w:hint="eastAsia"/>
            <w:szCs w:val="20"/>
          </w:rPr>
          <w:t>而在美国，</w:t>
        </w:r>
      </w:ins>
      <w:r>
        <w:rPr>
          <w:rFonts w:hint="eastAsia"/>
          <w:szCs w:val="20"/>
        </w:rPr>
        <w:t>直到</w:t>
      </w:r>
      <w:r>
        <w:rPr>
          <w:rFonts w:hint="eastAsia"/>
          <w:szCs w:val="20"/>
        </w:rPr>
        <w:t>1909</w:t>
      </w:r>
      <w:r>
        <w:rPr>
          <w:rFonts w:hint="eastAsia"/>
          <w:szCs w:val="20"/>
        </w:rPr>
        <w:t>年的版权法，才彻底放弃了将版权保护客体局限在诸如书籍等有形物品之上，而将作者的专有权扩展到数字复制品和衍生作品则是在</w:t>
      </w:r>
      <w:r>
        <w:rPr>
          <w:rFonts w:hint="eastAsia"/>
          <w:szCs w:val="20"/>
        </w:rPr>
        <w:t xml:space="preserve"> 1976 </w:t>
      </w:r>
      <w:r>
        <w:rPr>
          <w:rFonts w:hint="eastAsia"/>
          <w:szCs w:val="20"/>
        </w:rPr>
        <w:t>年法案中得以实现</w:t>
      </w:r>
      <w:r>
        <w:rPr>
          <w:szCs w:val="20"/>
        </w:rPr>
        <w:fldChar w:fldCharType="begin"/>
      </w:r>
      <w:r>
        <w:rPr>
          <w:rFonts w:hint="eastAsia"/>
          <w:szCs w:val="20"/>
        </w:rPr>
        <w:instrText xml:space="preserve"> ADDIN ZOTERO_ITEM CSL_CITATION {"citationID":"BGyVYY6O","properties":{"formattedCitation":"\\uc0\\u65288{}Thomas Hemnes\\uc0\\u65292{}2024\\uc0\\u65289{}","plainCitation":"</w:instrText>
      </w:r>
      <w:r>
        <w:rPr>
          <w:rFonts w:hint="eastAsia"/>
          <w:szCs w:val="20"/>
        </w:rPr>
        <w:instrText>（</w:instrText>
      </w:r>
      <w:r>
        <w:rPr>
          <w:rFonts w:hint="eastAsia"/>
          <w:szCs w:val="20"/>
        </w:rPr>
        <w:instrText>Thomas Hemnes</w:instrText>
      </w:r>
      <w:r>
        <w:rPr>
          <w:rFonts w:hint="eastAsia"/>
          <w:szCs w:val="20"/>
        </w:rPr>
        <w:instrText>，</w:instrText>
      </w:r>
      <w:r>
        <w:rPr>
          <w:rFonts w:hint="eastAsia"/>
          <w:szCs w:val="20"/>
        </w:rPr>
        <w:instrText>2024</w:instrText>
      </w:r>
      <w:r>
        <w:rPr>
          <w:rFonts w:hint="eastAsia"/>
          <w:szCs w:val="20"/>
        </w:rPr>
        <w:instrText>）</w:instrText>
      </w:r>
      <w:r>
        <w:rPr>
          <w:rFonts w:hint="eastAsia"/>
          <w:szCs w:val="20"/>
        </w:rPr>
        <w:instrText>","dontUpdate":true,"noteIndex":0},"citationItems":[{"id":5637</w:instrText>
      </w:r>
      <w:r>
        <w:rPr>
          <w:szCs w:val="20"/>
        </w:rPr>
        <w:instrText>,"uris":["http://zotero.org/users/12109334/items/SVQU8QXU"],"itemData":{"id":5637,"type":"article-journal","container-title":"Santa Clara High Technology Law Journal","issue":"1","journalAbbreviation":"Santa Clara High Tech. L. J.","language":"eng","note"</w:instrText>
      </w:r>
      <w:r>
        <w:rPr>
          <w:rFonts w:hint="eastAsia"/>
          <w:szCs w:val="20"/>
        </w:rPr>
        <w:instrText xml:space="preserve">:"titleTranslation: </w:instrText>
      </w:r>
      <w:r>
        <w:rPr>
          <w:rFonts w:hint="eastAsia"/>
          <w:szCs w:val="20"/>
        </w:rPr>
        <w:instrText>作者的版权作品</w:instrText>
      </w:r>
      <w:r>
        <w:rPr>
          <w:rFonts w:hint="eastAsia"/>
          <w:szCs w:val="20"/>
        </w:rPr>
        <w:instrText>","page":"35-90","source":"HeinOnline","title":"The Copyright Work of Authorship","volume":"40","author":[{"literal":"Thomas Hemnes"}],"issued":{"date-parts":[["2024"]]}},"locator":"53","label":"page"}],"schema":"https://github.</w:instrText>
      </w:r>
      <w:r>
        <w:rPr>
          <w:szCs w:val="20"/>
        </w:rPr>
        <w:instrText xml:space="preserve">com/citation-style-language/schema/raw/master/csl-citation.json"} </w:instrText>
      </w:r>
      <w:r>
        <w:rPr>
          <w:szCs w:val="20"/>
        </w:rPr>
        <w:fldChar w:fldCharType="separate"/>
      </w:r>
      <w:r>
        <w:rPr>
          <w:rFonts w:cs="Times New Roman"/>
          <w:kern w:val="0"/>
          <w:szCs w:val="24"/>
        </w:rPr>
        <w:t>（</w:t>
      </w:r>
      <w:r>
        <w:rPr>
          <w:rFonts w:cs="Times New Roman"/>
          <w:kern w:val="0"/>
          <w:szCs w:val="24"/>
        </w:rPr>
        <w:t>Hemnes</w:t>
      </w:r>
      <w:r>
        <w:rPr>
          <w:rFonts w:cs="Times New Roman"/>
          <w:kern w:val="0"/>
          <w:szCs w:val="24"/>
        </w:rPr>
        <w:t>，</w:t>
      </w:r>
      <w:r>
        <w:rPr>
          <w:rFonts w:cs="Times New Roman"/>
          <w:kern w:val="0"/>
          <w:szCs w:val="24"/>
        </w:rPr>
        <w:t>2024</w:t>
      </w:r>
      <w:r>
        <w:rPr>
          <w:rFonts w:cs="Times New Roman"/>
          <w:kern w:val="0"/>
          <w:szCs w:val="24"/>
        </w:rPr>
        <w:t>）</w:t>
      </w:r>
      <w:r>
        <w:rPr>
          <w:szCs w:val="20"/>
        </w:rPr>
        <w:fldChar w:fldCharType="end"/>
      </w:r>
      <w:r>
        <w:rPr>
          <w:rFonts w:hint="eastAsia"/>
          <w:szCs w:val="20"/>
        </w:rPr>
        <w:t>。推动这种变化产生的根本原因仍是技术——《安妮法》颁布时根本想象不到现如今的摄像机和互联网。</w:t>
      </w:r>
      <w:r>
        <w:rPr>
          <w:rFonts w:hint="eastAsia"/>
        </w:rPr>
        <w:t>而现代学术剽窃概念则较之在法律意义上的剽窃有着更广的范围。国际学界将学术剽窃理解为“把他人的观点、方法、结果或话语据为己有，而没有给予他人适当的荣誉”</w:t>
      </w:r>
      <w:r>
        <w:fldChar w:fldCharType="begin"/>
      </w:r>
      <w:r>
        <w:rPr>
          <w:rFonts w:hint="eastAsia"/>
        </w:rPr>
        <w:instrText xml:space="preserve"> ADDIN ZOTERO_ITEM CSL_CITATION {"citationID":"fbKzOVrQ","properties":{"formattedCitation":"\\uc0\\u65288{}\\uc0\\u29579{}\\uc0\\u38451{} \\uc0\\u31561{}\\uc0\\u65292{}2008\\uc0\\u65289{}","plainCitation":"</w:instrText>
      </w:r>
      <w:r>
        <w:rPr>
          <w:rFonts w:hint="eastAsia"/>
        </w:rPr>
        <w:instrText>（王阳</w:instrText>
      </w:r>
      <w:r>
        <w:rPr>
          <w:rFonts w:hint="eastAsia"/>
        </w:rPr>
        <w:instrText xml:space="preserve"> </w:instrText>
      </w:r>
      <w:r>
        <w:rPr>
          <w:rFonts w:hint="eastAsia"/>
        </w:rPr>
        <w:instrText>等，</w:instrText>
      </w:r>
      <w:r>
        <w:rPr>
          <w:rFonts w:hint="eastAsia"/>
        </w:rPr>
        <w:instrText>2008</w:instrText>
      </w:r>
      <w:r>
        <w:rPr>
          <w:rFonts w:hint="eastAsia"/>
        </w:rPr>
        <w:instrText>）</w:instrText>
      </w:r>
      <w:r>
        <w:rPr>
          <w:rFonts w:hint="eastAsia"/>
        </w:rPr>
        <w:instrText>","noteIndex":0},"citationItems":[{"id":1195,"uris":["http://zotero.org/users/12109334/items/AW8FG5TJ"],"itemData":{"id":1195,"type":"article-journal","abstract":"</w:instrText>
      </w:r>
      <w:r>
        <w:rPr>
          <w:rFonts w:hint="eastAsia"/>
        </w:rPr>
        <w:instrText>从</w:instrText>
      </w:r>
      <w:r>
        <w:rPr>
          <w:rFonts w:hint="eastAsia"/>
        </w:rPr>
        <w:instrText>1989</w:instrText>
      </w:r>
      <w:r>
        <w:rPr>
          <w:rFonts w:hint="eastAsia"/>
        </w:rPr>
        <w:instrText>年美国公共卫生局发布第一个正式</w:instrText>
      </w:r>
      <w:r>
        <w:rPr>
          <w:rFonts w:hint="eastAsia"/>
        </w:rPr>
        <w:instrText>\"</w:instrText>
      </w:r>
      <w:r>
        <w:rPr>
          <w:rFonts w:hint="eastAsia"/>
        </w:rPr>
        <w:instrText>科学不端行为</w:instrText>
      </w:r>
      <w:r>
        <w:rPr>
          <w:rFonts w:hint="eastAsia"/>
        </w:rPr>
        <w:instrText>\"</w:instrText>
      </w:r>
      <w:r>
        <w:rPr>
          <w:rFonts w:hint="eastAsia"/>
        </w:rPr>
        <w:instrText>定义</w:instrText>
      </w:r>
      <w:r>
        <w:rPr>
          <w:rFonts w:hint="eastAsia"/>
        </w:rPr>
        <w:instrText>,</w:instrText>
      </w:r>
      <w:r>
        <w:rPr>
          <w:rFonts w:hint="eastAsia"/>
        </w:rPr>
        <w:instrText>到</w:instrText>
      </w:r>
      <w:r>
        <w:rPr>
          <w:rFonts w:hint="eastAsia"/>
        </w:rPr>
        <w:instrText>2000</w:instrText>
      </w:r>
      <w:r>
        <w:rPr>
          <w:rFonts w:hint="eastAsia"/>
        </w:rPr>
        <w:instrText>年美国科学技术政策办公室的</w:instrText>
      </w:r>
      <w:r>
        <w:rPr>
          <w:rFonts w:hint="eastAsia"/>
        </w:rPr>
        <w:instrText>\"</w:instrText>
      </w:r>
      <w:r>
        <w:rPr>
          <w:rFonts w:hint="eastAsia"/>
        </w:rPr>
        <w:instrText>研究不端行为</w:instrText>
      </w:r>
      <w:r>
        <w:rPr>
          <w:rFonts w:hint="eastAsia"/>
        </w:rPr>
        <w:instrText>\"</w:instrText>
      </w:r>
      <w:r>
        <w:rPr>
          <w:rFonts w:hint="eastAsia"/>
        </w:rPr>
        <w:instrText>定义实现了定义的统一</w:instrText>
      </w:r>
      <w:r>
        <w:rPr>
          <w:rFonts w:hint="eastAsia"/>
        </w:rPr>
        <w:instrText>,</w:instrText>
      </w:r>
      <w:r>
        <w:rPr>
          <w:rFonts w:hint="eastAsia"/>
        </w:rPr>
        <w:instrText>美国科学不端行为的定义经历了十多年的争论</w:instrText>
      </w:r>
      <w:r>
        <w:rPr>
          <w:rFonts w:hint="eastAsia"/>
        </w:rPr>
        <w:instrText>,</w:instrText>
      </w:r>
      <w:r>
        <w:rPr>
          <w:rFonts w:hint="eastAsia"/>
        </w:rPr>
        <w:instrText>内涵发生了四个大的变化</w:instrText>
      </w:r>
      <w:r>
        <w:rPr>
          <w:rFonts w:hint="eastAsia"/>
        </w:rPr>
        <w:instrText>,</w:instrText>
      </w:r>
      <w:r>
        <w:rPr>
          <w:rFonts w:hint="eastAsia"/>
        </w:rPr>
        <w:instrText>一是取消模糊语言</w:instrText>
      </w:r>
      <w:r>
        <w:rPr>
          <w:rFonts w:hint="eastAsia"/>
        </w:rPr>
        <w:instrText>\"</w:instrText>
      </w:r>
      <w:r>
        <w:rPr>
          <w:rFonts w:hint="eastAsia"/>
        </w:rPr>
        <w:instrText>其他行为</w:instrText>
      </w:r>
      <w:r>
        <w:rPr>
          <w:rFonts w:hint="eastAsia"/>
        </w:rPr>
        <w:instrText>\";</w:instrText>
      </w:r>
      <w:r>
        <w:rPr>
          <w:rFonts w:hint="eastAsia"/>
        </w:rPr>
        <w:instrText>二是加强对术语</w:instrText>
      </w:r>
      <w:r>
        <w:rPr>
          <w:rFonts w:hint="eastAsia"/>
        </w:rPr>
        <w:instrText>\"</w:instrText>
      </w:r>
      <w:r>
        <w:rPr>
          <w:rFonts w:hint="eastAsia"/>
        </w:rPr>
        <w:instrText>捏造、篡改和剽窃</w:instrText>
      </w:r>
      <w:r>
        <w:rPr>
          <w:rFonts w:hint="eastAsia"/>
        </w:rPr>
        <w:instrText>\"</w:instrText>
      </w:r>
      <w:r>
        <w:rPr>
          <w:rFonts w:hint="eastAsia"/>
        </w:rPr>
        <w:instrText>的解释</w:instrText>
      </w:r>
      <w:r>
        <w:rPr>
          <w:rFonts w:hint="eastAsia"/>
        </w:rPr>
        <w:instrText>;</w:instrText>
      </w:r>
      <w:r>
        <w:rPr>
          <w:rFonts w:hint="eastAsia"/>
        </w:rPr>
        <w:instrText>三是建立不端行为调查结论的判断依据</w:instrText>
      </w:r>
      <w:r>
        <w:rPr>
          <w:rFonts w:hint="eastAsia"/>
        </w:rPr>
        <w:instrText>;</w:instrText>
      </w:r>
      <w:r>
        <w:rPr>
          <w:rFonts w:hint="eastAsia"/>
        </w:rPr>
        <w:instrText>四是从</w:instrText>
      </w:r>
      <w:r>
        <w:rPr>
          <w:rFonts w:hint="eastAsia"/>
        </w:rPr>
        <w:instrText>\"</w:instrText>
      </w:r>
      <w:r>
        <w:rPr>
          <w:rFonts w:hint="eastAsia"/>
        </w:rPr>
        <w:instrText>科学不端行为</w:instrText>
      </w:r>
      <w:r>
        <w:rPr>
          <w:rFonts w:hint="eastAsia"/>
        </w:rPr>
        <w:instrText>\"</w:instrText>
      </w:r>
      <w:r>
        <w:rPr>
          <w:rFonts w:hint="eastAsia"/>
        </w:rPr>
        <w:instrText>转变为</w:instrText>
      </w:r>
      <w:r>
        <w:rPr>
          <w:rFonts w:hint="eastAsia"/>
        </w:rPr>
        <w:instrText>\"</w:instrText>
      </w:r>
      <w:r>
        <w:rPr>
          <w:rFonts w:hint="eastAsia"/>
        </w:rPr>
        <w:instrText>研究不端行为</w:instrText>
      </w:r>
      <w:r>
        <w:rPr>
          <w:rFonts w:hint="eastAsia"/>
        </w:rPr>
        <w:instrText>\"</w:instrText>
      </w:r>
      <w:r>
        <w:rPr>
          <w:rFonts w:hint="eastAsia"/>
        </w:rPr>
        <w:instrText>。</w:instrText>
      </w:r>
      <w:r>
        <w:rPr>
          <w:rFonts w:hint="eastAsia"/>
        </w:rPr>
        <w:instrText>","container-title":"</w:instrText>
      </w:r>
      <w:r>
        <w:rPr>
          <w:rFonts w:hint="eastAsia"/>
        </w:rPr>
        <w:instrText>科学学研究</w:instrText>
      </w:r>
      <w:r>
        <w:rPr>
          <w:rFonts w:hint="eastAsia"/>
        </w:rPr>
        <w:instrText>","DOI":"10.16192/j.cnki.1003-2053.2008.02.028","ISSN":"1003-2053","issue":"2","language":"zh-CN","note":"24 citations(CNKI)[2023-10-7]&lt;</w:instrText>
      </w:r>
      <w:r>
        <w:rPr>
          <w:rFonts w:hint="eastAsia"/>
        </w:rPr>
        <w:instrText>北大核心</w:instrText>
      </w:r>
      <w:r>
        <w:rPr>
          <w:rFonts w:hint="eastAsia"/>
        </w:rPr>
        <w:instrText>, CSSCI&gt;","page":"255-260","source":"CNKI","title":"</w:instrText>
      </w:r>
      <w:r>
        <w:rPr>
          <w:rFonts w:hint="eastAsia"/>
        </w:rPr>
        <w:instrText>论美国科学不端行为定义演变的几个趋向</w:instrText>
      </w:r>
      <w:r>
        <w:rPr>
          <w:rFonts w:hint="eastAsia"/>
        </w:rPr>
        <w:instrText>","author":[{"literal":"</w:instrText>
      </w:r>
      <w:r>
        <w:rPr>
          <w:rFonts w:hint="eastAsia"/>
        </w:rPr>
        <w:instrText>王阳</w:instrText>
      </w:r>
      <w:r>
        <w:rPr>
          <w:rFonts w:hint="eastAsia"/>
        </w:rPr>
        <w:instrText>"},{"literal":"</w:instrText>
      </w:r>
      <w:r>
        <w:rPr>
          <w:rFonts w:hint="eastAsia"/>
        </w:rPr>
        <w:instrText>王希艳</w:instrText>
      </w:r>
      <w:r>
        <w:rPr>
          <w:rFonts w:hint="eastAsia"/>
        </w:rPr>
        <w:instrText xml:space="preserve">"}],"issued":{"date-parts":[["2008"]]}}}],"schema":"https://github.com/citation-style-language/schema/raw/master/csl-citation.json"} </w:instrText>
      </w:r>
      <w:r>
        <w:fldChar w:fldCharType="separate"/>
      </w:r>
      <w:r>
        <w:t>（</w:t>
      </w:r>
      <w:ins w:id="152" w:author="莉 刘" w:date="2024-10-22T14:14:00Z" w16du:dateUtc="2024-10-22T06:14:00Z">
        <w:r w:rsidR="00BE3796" w:rsidRPr="00A84E0D">
          <w:rPr>
            <w:rFonts w:hint="eastAsia"/>
            <w:rPrChange w:id="153" w:author="沪楠 陈" w:date="2024-10-22T15:53:00Z" w16du:dateUtc="2024-10-22T07:53:00Z">
              <w:rPr>
                <w:rFonts w:cs="Times New Roman" w:hint="eastAsia"/>
                <w:kern w:val="0"/>
                <w:sz w:val="24"/>
                <w:szCs w:val="24"/>
              </w:rPr>
            </w:rPrChange>
          </w:rPr>
          <w:t>王阳</w:t>
        </w:r>
      </w:ins>
      <w:ins w:id="154" w:author="沪楠 陈" w:date="2024-10-22T15:53:00Z" w16du:dateUtc="2024-10-22T07:53:00Z">
        <w:r w:rsidR="00A84E0D">
          <w:rPr>
            <w:rFonts w:hint="eastAsia"/>
          </w:rPr>
          <w:t xml:space="preserve"> </w:t>
        </w:r>
      </w:ins>
      <w:ins w:id="155" w:author="莉 刘" w:date="2024-10-22T14:14:00Z" w16du:dateUtc="2024-10-22T06:14:00Z">
        <w:r w:rsidR="00BE3796" w:rsidRPr="00A84E0D">
          <w:rPr>
            <w:rPrChange w:id="156" w:author="沪楠 陈" w:date="2024-10-22T15:53:00Z" w16du:dateUtc="2024-10-22T07:53:00Z">
              <w:rPr>
                <w:rFonts w:cs="Times New Roman"/>
                <w:kern w:val="0"/>
                <w:sz w:val="24"/>
                <w:szCs w:val="24"/>
              </w:rPr>
            </w:rPrChange>
          </w:rPr>
          <w:t>&amp;</w:t>
        </w:r>
      </w:ins>
      <w:ins w:id="157" w:author="沪楠 陈" w:date="2024-10-22T15:53:00Z" w16du:dateUtc="2024-10-22T07:53:00Z">
        <w:r w:rsidR="00A84E0D">
          <w:rPr>
            <w:rFonts w:hint="eastAsia"/>
          </w:rPr>
          <w:t xml:space="preserve"> </w:t>
        </w:r>
      </w:ins>
      <w:ins w:id="158" w:author="莉 刘" w:date="2024-10-22T14:14:00Z" w16du:dateUtc="2024-10-22T06:14:00Z">
        <w:r w:rsidR="00BE3796" w:rsidRPr="00A84E0D">
          <w:rPr>
            <w:rFonts w:hint="eastAsia"/>
            <w:rPrChange w:id="159" w:author="沪楠 陈" w:date="2024-10-22T15:53:00Z" w16du:dateUtc="2024-10-22T07:53:00Z">
              <w:rPr>
                <w:rFonts w:cs="Times New Roman" w:hint="eastAsia"/>
                <w:kern w:val="0"/>
                <w:sz w:val="24"/>
                <w:szCs w:val="24"/>
              </w:rPr>
            </w:rPrChange>
          </w:rPr>
          <w:t>王希艳</w:t>
        </w:r>
      </w:ins>
      <w:del w:id="160" w:author="莉 刘" w:date="2024-10-22T14:14:00Z" w16du:dateUtc="2024-10-22T06:14:00Z">
        <w:r w:rsidDel="00BE3796">
          <w:delText>王阳</w:delText>
        </w:r>
        <w:r w:rsidDel="00BE3796">
          <w:delText xml:space="preserve"> </w:delText>
        </w:r>
        <w:r w:rsidDel="00BE3796">
          <w:delText>等</w:delText>
        </w:r>
      </w:del>
      <w:r>
        <w:t>，</w:t>
      </w:r>
      <w:r>
        <w:t>2008</w:t>
      </w:r>
      <w:r>
        <w:t>）</w:t>
      </w:r>
      <w:r>
        <w:fldChar w:fldCharType="end"/>
      </w:r>
      <w:r>
        <w:rPr>
          <w:rFonts w:hint="eastAsia"/>
        </w:rPr>
        <w:t>。而国内也有学者认为其意为“使用他人的作品而‘漏失来源’”</w:t>
      </w:r>
      <w:r>
        <w:fldChar w:fldCharType="begin"/>
      </w:r>
      <w:r>
        <w:rPr>
          <w:rFonts w:hint="eastAsia"/>
        </w:rPr>
        <w:instrText xml:space="preserve"> ADDIN ZOTERO_ITEM CSL_CITATION {"citationID":"Im9dWXif","properties":{"formattedCitation":"\\uc0\\u65288{}\\uc0\\u26041{}\\uc0\\u27969{}\\uc0\\u33459{}\\uc0\\u65292{}2006\\uc0\\u65289{}","plainCitation":"</w:instrText>
      </w:r>
      <w:r>
        <w:rPr>
          <w:rFonts w:hint="eastAsia"/>
        </w:rPr>
        <w:instrText>（方流芳，</w:instrText>
      </w:r>
      <w:r>
        <w:rPr>
          <w:rFonts w:hint="eastAsia"/>
        </w:rPr>
        <w:instrText>2006</w:instrText>
      </w:r>
      <w:r>
        <w:rPr>
          <w:rFonts w:hint="eastAsia"/>
        </w:rPr>
        <w:instrText>）</w:instrText>
      </w:r>
      <w:r>
        <w:rPr>
          <w:rFonts w:hint="eastAsia"/>
        </w:rPr>
        <w:instrText>","noteIndex":0},"citationItems":[{"id":949,"uris":["http://zotero.org/users/12109334/items/N7RCNSCY"],"itemData":{"id":949,"type":"article-journal","abstract":"</w:instrText>
      </w:r>
      <w:r>
        <w:rPr>
          <w:rFonts w:hint="eastAsia"/>
        </w:rPr>
        <w:instrText>尽管剽窃与学术诚信相对立</w:instrText>
      </w:r>
      <w:r>
        <w:rPr>
          <w:rFonts w:hint="eastAsia"/>
        </w:rPr>
        <w:instrText>,</w:instrText>
      </w:r>
      <w:r>
        <w:rPr>
          <w:rFonts w:hint="eastAsia"/>
        </w:rPr>
        <w:instrText>但是</w:instrText>
      </w:r>
      <w:r>
        <w:rPr>
          <w:rFonts w:hint="eastAsia"/>
        </w:rPr>
        <w:instrText>,</w:instrText>
      </w:r>
      <w:r>
        <w:rPr>
          <w:rFonts w:hint="eastAsia"/>
        </w:rPr>
        <w:instrText>两者又从不同的方向折射出学者个人、学术群体和制度之间的紧张关系。在一定程度</w:instrText>
      </w:r>
      <w:r>
        <w:rPr>
          <w:rFonts w:hint="eastAsia"/>
        </w:rPr>
        <w:instrText>,</w:instrText>
      </w:r>
      <w:r>
        <w:rPr>
          <w:rFonts w:hint="eastAsia"/>
        </w:rPr>
        <w:instrText>遏制剽窃的力量的来自我们对问题本身的认识和言说</w:instrText>
      </w:r>
      <w:r>
        <w:rPr>
          <w:rFonts w:hint="eastAsia"/>
        </w:rPr>
        <w:instrText>,</w:instrText>
      </w:r>
      <w:r>
        <w:rPr>
          <w:rFonts w:hint="eastAsia"/>
        </w:rPr>
        <w:instrText>诸如</w:instrText>
      </w:r>
      <w:r>
        <w:rPr>
          <w:rFonts w:hint="eastAsia"/>
        </w:rPr>
        <w:instrText>:</w:instrText>
      </w:r>
      <w:r>
        <w:rPr>
          <w:rFonts w:hint="eastAsia"/>
        </w:rPr>
        <w:instrText>什么是剽窃</w:instrText>
      </w:r>
      <w:r>
        <w:rPr>
          <w:rFonts w:hint="eastAsia"/>
        </w:rPr>
        <w:instrText>?</w:instrText>
      </w:r>
      <w:r>
        <w:rPr>
          <w:rFonts w:hint="eastAsia"/>
        </w:rPr>
        <w:instrText>作者为什么要归认来源</w:instrText>
      </w:r>
      <w:r>
        <w:rPr>
          <w:rFonts w:hint="eastAsia"/>
        </w:rPr>
        <w:instrText>?</w:instrText>
      </w:r>
      <w:r>
        <w:rPr>
          <w:rFonts w:hint="eastAsia"/>
        </w:rPr>
        <w:instrText>版权法、侵权法和学术纪律在遏制剽窃过程中分别和共同担当什么样的角色</w:instrText>
      </w:r>
      <w:r>
        <w:rPr>
          <w:rFonts w:hint="eastAsia"/>
        </w:rPr>
        <w:instrText>?</w:instrText>
      </w:r>
      <w:r>
        <w:rPr>
          <w:rFonts w:hint="eastAsia"/>
        </w:rPr>
        <w:instrText>本文试图在国内外现有的研究的基础上</w:instrText>
      </w:r>
      <w:r>
        <w:rPr>
          <w:rFonts w:hint="eastAsia"/>
        </w:rPr>
        <w:instrText>,</w:instrText>
      </w:r>
      <w:r>
        <w:rPr>
          <w:rFonts w:hint="eastAsia"/>
        </w:rPr>
        <w:instrText>以中国实情为主要关注</w:instrText>
      </w:r>
      <w:r>
        <w:rPr>
          <w:rFonts w:hint="eastAsia"/>
        </w:rPr>
        <w:instrText>,</w:instrText>
      </w:r>
      <w:r>
        <w:rPr>
          <w:rFonts w:hint="eastAsia"/>
        </w:rPr>
        <w:instrText>探讨上述问题。</w:instrText>
      </w:r>
      <w:r>
        <w:rPr>
          <w:rFonts w:hint="eastAsia"/>
        </w:rPr>
        <w:instrText>","container-title":"</w:instrText>
      </w:r>
      <w:r>
        <w:rPr>
          <w:rFonts w:hint="eastAsia"/>
        </w:rPr>
        <w:instrText>中国法学</w:instrText>
      </w:r>
      <w:r>
        <w:rPr>
          <w:rFonts w:hint="eastAsia"/>
        </w:rPr>
        <w:instrText xml:space="preserve">","DOI":"10.14111/j.cnki.zgfx.2006.05.014","ISSN":"1003-1707","issue":"5","language":"zh-CN","note":"Core: </w:instrText>
      </w:r>
      <w:r>
        <w:rPr>
          <w:rFonts w:hint="eastAsia"/>
        </w:rPr>
        <w:instrText>北大核心</w:instrText>
      </w:r>
      <w:r>
        <w:rPr>
          <w:rFonts w:hint="eastAsia"/>
        </w:rPr>
        <w:instrText>, CSSCI","page":"155-169","source":"CNKI","title":"</w:instrText>
      </w:r>
      <w:r>
        <w:rPr>
          <w:rFonts w:hint="eastAsia"/>
        </w:rPr>
        <w:instrText>学术剽窃和法律内外的对策</w:instrText>
      </w:r>
      <w:r>
        <w:rPr>
          <w:rFonts w:hint="eastAsia"/>
        </w:rPr>
        <w:instrText>","author":[{"literal":"</w:instrText>
      </w:r>
      <w:r>
        <w:rPr>
          <w:rFonts w:hint="eastAsia"/>
        </w:rPr>
        <w:instrText>方流芳</w:instrText>
      </w:r>
      <w:r>
        <w:rPr>
          <w:rFonts w:hint="eastAsia"/>
        </w:rPr>
        <w:instrText xml:space="preserve">"}],"issued":{"date-parts":[["2006"]]}}}],"schema":"https://github.com/citation-style-language/schema/raw/master/csl-citation.json"} </w:instrText>
      </w:r>
      <w:r>
        <w:fldChar w:fldCharType="separate"/>
      </w:r>
      <w:r>
        <w:t>（方流芳，</w:t>
      </w:r>
      <w:r>
        <w:t>2006</w:t>
      </w:r>
      <w:r>
        <w:t>）</w:t>
      </w:r>
      <w:r>
        <w:fldChar w:fldCharType="end"/>
      </w:r>
      <w:r>
        <w:rPr>
          <w:rFonts w:hint="eastAsia"/>
        </w:rPr>
        <w:t>，且剽窃的对象超越了版权法的思想表达二分法，</w:t>
      </w:r>
      <w:del w:id="161" w:author="沪楠 陈" w:date="2024-10-17T17:02:00Z">
        <w:r w:rsidDel="A3A411EA">
          <w:rPr>
            <w:rFonts w:hint="eastAsia"/>
          </w:rPr>
          <w:delText>，</w:delText>
        </w:r>
      </w:del>
      <w:r>
        <w:rPr>
          <w:rFonts w:hint="eastAsia"/>
        </w:rPr>
        <w:t>覆盖了作品观点和方法等属于版权法中思想范畴的客体。我国教育界也认可这种判断标准。教育部科学技术委员会学风建设委员在</w:t>
      </w:r>
      <w:r>
        <w:rPr>
          <w:rFonts w:hint="eastAsia"/>
        </w:rPr>
        <w:lastRenderedPageBreak/>
        <w:t>2017</w:t>
      </w:r>
      <w:r>
        <w:rPr>
          <w:rFonts w:hint="eastAsia"/>
        </w:rPr>
        <w:t>版《高等学校科学技术学术规范指南》将学术剽窃定义为“行为人通过……隐蔽手段将他人作品改头换面发表，且没有改变原有作品的实质性内容；或是窃取他人的创作（学术）思想……作为自己的作品发表”。我国首个</w:t>
      </w:r>
      <w:r>
        <w:t>针对学术不端行为的行业标准《学术出版规范</w:t>
      </w:r>
      <w:r>
        <w:t xml:space="preserve"> </w:t>
      </w:r>
      <w:r>
        <w:t>期刊学术不端行为界定》</w:t>
      </w:r>
      <w:r>
        <w:rPr>
          <w:rFonts w:hint="eastAsia"/>
        </w:rPr>
        <w:t>也将“</w:t>
      </w:r>
      <w:r>
        <w:t>观点剽窃</w:t>
      </w:r>
      <w:r>
        <w:rPr>
          <w:rFonts w:hint="eastAsia"/>
        </w:rPr>
        <w:t>”和“</w:t>
      </w:r>
      <w:r>
        <w:t>研究（实验）方法剽窃</w:t>
      </w:r>
      <w:r>
        <w:rPr>
          <w:rFonts w:hint="eastAsia"/>
        </w:rPr>
        <w:t>”列为具体剽窃行为之一。可以说，学术剽窃就是将他人作品中的思想、观点、研究方法或表达据为己有而不归认来源。更进一步，不同于广泛意义上的非法剽窃行为，高等教育的学术</w:t>
      </w:r>
      <w:proofErr w:type="gramStart"/>
      <w:r>
        <w:rPr>
          <w:rFonts w:hint="eastAsia"/>
        </w:rPr>
        <w:t>剽窃指</w:t>
      </w:r>
      <w:proofErr w:type="gramEnd"/>
      <w:r>
        <w:rPr>
          <w:rFonts w:hint="eastAsia"/>
        </w:rPr>
        <w:t>的是接受高等教育的学生所实施的学术剽窃行为，其过程则主要发生在高校学习任务的完成和考核评估的过程中</w:t>
      </w:r>
      <w:r>
        <w:fldChar w:fldCharType="begin"/>
      </w:r>
      <w:r>
        <w:rPr>
          <w:rFonts w:hint="eastAsia"/>
        </w:rPr>
        <w:instrText xml:space="preserve"> ADDIN ZOTERO_ITEM CSL_CITATION {"citationID":"Js6nJfP7","properties":{"formattedCitation":"\\uc0\\u65288{}\\uc0\\u40784{}\\uc0\\u29233{}\\uc0\\u27665{} \\uc0\\u31561{}\\uc0\\u65292{}2010\\uc0\\u65289{}","plainCitation":"</w:instrText>
      </w:r>
      <w:r>
        <w:rPr>
          <w:rFonts w:hint="eastAsia"/>
        </w:rPr>
        <w:instrText>（齐爱民</w:instrText>
      </w:r>
      <w:r>
        <w:rPr>
          <w:rFonts w:hint="eastAsia"/>
        </w:rPr>
        <w:instrText xml:space="preserve"> </w:instrText>
      </w:r>
      <w:r>
        <w:rPr>
          <w:rFonts w:hint="eastAsia"/>
        </w:rPr>
        <w:instrText>等，</w:instrText>
      </w:r>
      <w:r>
        <w:rPr>
          <w:rFonts w:hint="eastAsia"/>
        </w:rPr>
        <w:instrText>2010</w:instrText>
      </w:r>
      <w:r>
        <w:rPr>
          <w:rFonts w:hint="eastAsia"/>
        </w:rPr>
        <w:instrText>）</w:instrText>
      </w:r>
      <w:r>
        <w:rPr>
          <w:rFonts w:hint="eastAsia"/>
        </w:rPr>
        <w:instrText>","noteIndex":0},"citationItems":[{"id":1192,"uris":["http://zotero.org/users/12109334/items/R2HQZ98W"],"itemData":{"id":1192,"type":"article-journal","abstract":"</w:instrText>
      </w:r>
      <w:r>
        <w:rPr>
          <w:rFonts w:hint="eastAsia"/>
        </w:rPr>
        <w:instrText>抄袭作为一种典型的学术腐败行为</w:instrText>
      </w:r>
      <w:r>
        <w:rPr>
          <w:rFonts w:hint="eastAsia"/>
        </w:rPr>
        <w:instrText>,</w:instrText>
      </w:r>
      <w:r>
        <w:rPr>
          <w:rFonts w:hint="eastAsia"/>
        </w:rPr>
        <w:instrText>不仅违反了学术道德规范</w:instrText>
      </w:r>
      <w:r>
        <w:rPr>
          <w:rFonts w:hint="eastAsia"/>
        </w:rPr>
        <w:instrText>,</w:instrText>
      </w:r>
      <w:r>
        <w:rPr>
          <w:rFonts w:hint="eastAsia"/>
        </w:rPr>
        <w:instrText>同时还违反了著作权法</w:instrText>
      </w:r>
      <w:r>
        <w:rPr>
          <w:rFonts w:hint="eastAsia"/>
        </w:rPr>
        <w:instrText>,</w:instrText>
      </w:r>
      <w:r>
        <w:rPr>
          <w:rFonts w:hint="eastAsia"/>
        </w:rPr>
        <w:instrText>并侵犯了他人的著作权。但是学术抄袭的认定标准与著作权侵权的认定标准不一致</w:instrText>
      </w:r>
      <w:r>
        <w:rPr>
          <w:rFonts w:hint="eastAsia"/>
        </w:rPr>
        <w:instrText>,</w:instrText>
      </w:r>
      <w:r>
        <w:rPr>
          <w:rFonts w:hint="eastAsia"/>
        </w:rPr>
        <w:instrText>国内学术界需要建立完善的学术道德规范与学术抄袭审查机制。学术抄袭的治理则需要司法机关、学术界与行政机构的共同参与。</w:instrText>
      </w:r>
      <w:r>
        <w:rPr>
          <w:rFonts w:hint="eastAsia"/>
        </w:rPr>
        <w:instrText>","container-title":"</w:instrText>
      </w:r>
      <w:r>
        <w:rPr>
          <w:rFonts w:hint="eastAsia"/>
        </w:rPr>
        <w:instrText>重庆大学学报</w:instrText>
      </w:r>
      <w:r>
        <w:rPr>
          <w:rFonts w:hint="eastAsia"/>
        </w:rPr>
        <w:instrText>(</w:instrText>
      </w:r>
      <w:r>
        <w:rPr>
          <w:rFonts w:hint="eastAsia"/>
        </w:rPr>
        <w:instrText>社会科学版</w:instrText>
      </w:r>
      <w:r>
        <w:rPr>
          <w:rFonts w:hint="eastAsia"/>
        </w:rPr>
        <w:instrText>)","ISSN":"1008-5831","issue":"6","language":"zh-CN","note":"24 citations(CNKI)[2023-10-7]&lt;</w:instrText>
      </w:r>
      <w:r>
        <w:rPr>
          <w:rFonts w:hint="eastAsia"/>
        </w:rPr>
        <w:instrText>北大核心</w:instrText>
      </w:r>
      <w:r>
        <w:rPr>
          <w:rFonts w:hint="eastAsia"/>
        </w:rPr>
        <w:instrText>, CSSCI&gt;","page":"86-92","source":"CNKI","title":"</w:instrText>
      </w:r>
      <w:r>
        <w:rPr>
          <w:rFonts w:hint="eastAsia"/>
        </w:rPr>
        <w:instrText>论学术抄袭的两面性</w:instrText>
      </w:r>
      <w:r>
        <w:rPr>
          <w:rFonts w:hint="eastAsia"/>
        </w:rPr>
        <w:instrText>:</w:instrText>
      </w:r>
      <w:r>
        <w:rPr>
          <w:rFonts w:hint="eastAsia"/>
        </w:rPr>
        <w:instrText>以学术规范和法律规范的区分为视角</w:instrText>
      </w:r>
      <w:r>
        <w:rPr>
          <w:rFonts w:hint="eastAsia"/>
        </w:rPr>
        <w:instrText>","volume":"16","author":[{"literal":"</w:instrText>
      </w:r>
      <w:r>
        <w:rPr>
          <w:rFonts w:hint="eastAsia"/>
        </w:rPr>
        <w:instrText>齐爱民</w:instrText>
      </w:r>
      <w:r>
        <w:rPr>
          <w:rFonts w:hint="eastAsia"/>
        </w:rPr>
        <w:instrText>"},{"literal":"</w:instrText>
      </w:r>
      <w:r>
        <w:rPr>
          <w:rFonts w:hint="eastAsia"/>
        </w:rPr>
        <w:instrText>周伟萌</w:instrText>
      </w:r>
      <w:r>
        <w:rPr>
          <w:rFonts w:hint="eastAsia"/>
        </w:rPr>
        <w:instrText xml:space="preserve">"}],"issued":{"date-parts":[["2010"]]}}}],"schema":"https://github.com/citation-style-language/schema/raw/master/csl-citation.json"} </w:instrText>
      </w:r>
      <w:r>
        <w:fldChar w:fldCharType="separate"/>
      </w:r>
      <w:r>
        <w:t>（</w:t>
      </w:r>
      <w:r>
        <w:rPr>
          <w:rFonts w:hint="eastAsia"/>
        </w:rPr>
        <w:t>齐爱民</w:t>
      </w:r>
      <w:r>
        <w:rPr>
          <w:rFonts w:hint="eastAsia"/>
        </w:rPr>
        <w:t xml:space="preserve"> &amp; </w:t>
      </w:r>
      <w:r>
        <w:rPr>
          <w:rFonts w:hint="eastAsia"/>
        </w:rPr>
        <w:t>周伟萌</w:t>
      </w:r>
      <w:r>
        <w:t>，</w:t>
      </w:r>
      <w:r>
        <w:t>2010</w:t>
      </w:r>
      <w:r>
        <w:t>）</w:t>
      </w:r>
      <w:r>
        <w:fldChar w:fldCharType="end"/>
      </w:r>
      <w:r>
        <w:rPr>
          <w:rFonts w:hint="eastAsia"/>
        </w:rPr>
        <w:t>；从行为主体和后果看，也一定程度上有别于高校教职工的学术剽窃</w:t>
      </w:r>
      <w:r>
        <w:fldChar w:fldCharType="begin"/>
      </w:r>
      <w:r>
        <w:rPr>
          <w:rFonts w:hint="eastAsia"/>
        </w:rPr>
        <w:instrText xml:space="preserve"> ADDIN ZOTERO_ITEM CSL_CITATION {"citationID":"4i63fbQC","properties":{"formattedCitation":"\\uc0\\u65288{}\\uc0\\u20399{}\\uc0\\u21033{}\\uc0\\u38451{} \\uc0\\u31561{}\\uc0\\u65292{}2023\\uc0\\u65289{}","plainCitation":"</w:instrText>
      </w:r>
      <w:r>
        <w:rPr>
          <w:rFonts w:hint="eastAsia"/>
        </w:rPr>
        <w:instrText>（侯利阳</w:instrText>
      </w:r>
      <w:r>
        <w:rPr>
          <w:rFonts w:hint="eastAsia"/>
        </w:rPr>
        <w:instrText xml:space="preserve"> </w:instrText>
      </w:r>
      <w:r>
        <w:rPr>
          <w:rFonts w:hint="eastAsia"/>
        </w:rPr>
        <w:instrText>等，</w:instrText>
      </w:r>
      <w:r>
        <w:rPr>
          <w:rFonts w:hint="eastAsia"/>
        </w:rPr>
        <w:instrText>2023</w:instrText>
      </w:r>
      <w:r>
        <w:rPr>
          <w:rFonts w:hint="eastAsia"/>
        </w:rPr>
        <w:instrText>）</w:instrText>
      </w:r>
      <w:r>
        <w:rPr>
          <w:rFonts w:hint="eastAsia"/>
        </w:rPr>
        <w:instrText>","noteIndex":0},"citationItems":[{"id":1512,"uris":["http://zotero.org/users/12109334/items/5QI3GRT6"],"itemData":{"id":1512,"type":"article-journal","abstract":"ChatGPT</w:instrText>
      </w:r>
      <w:r>
        <w:rPr>
          <w:rFonts w:hint="eastAsia"/>
        </w:rPr>
        <w:instrText>的出现意味着人工智能的发展进入新阶段。虽然</w:instrText>
      </w:r>
      <w:r>
        <w:rPr>
          <w:rFonts w:hint="eastAsia"/>
        </w:rPr>
        <w:instrText>ChatGPT</w:instrText>
      </w:r>
      <w:r>
        <w:rPr>
          <w:rFonts w:hint="eastAsia"/>
        </w:rPr>
        <w:instrText>的终极商业化场景尚未明确，但其改变人类创新活动的潜力已经引发社会上下广为关注。目前</w:instrText>
      </w:r>
      <w:r>
        <w:rPr>
          <w:rFonts w:hint="eastAsia"/>
        </w:rPr>
        <w:instrText>ChatGPT</w:instrText>
      </w:r>
      <w:r>
        <w:rPr>
          <w:rFonts w:hint="eastAsia"/>
        </w:rPr>
        <w:instrText>引发的创新挑战主要与其生成物的学术性使用密切相关：一方面，</w:instrText>
      </w:r>
      <w:r>
        <w:rPr>
          <w:rFonts w:hint="eastAsia"/>
        </w:rPr>
        <w:instrText>ChatGPT</w:instrText>
      </w:r>
      <w:r>
        <w:rPr>
          <w:rFonts w:hint="eastAsia"/>
        </w:rPr>
        <w:instrText>生成物是否可以受到著作权的保护；另一方面，学者和学生使用</w:instrText>
      </w:r>
      <w:r>
        <w:rPr>
          <w:rFonts w:hint="eastAsia"/>
        </w:rPr>
        <w:instrText>ChatGPT</w:instrText>
      </w:r>
      <w:r>
        <w:rPr>
          <w:rFonts w:hint="eastAsia"/>
        </w:rPr>
        <w:instrText>生成物完成学术论文或者课程论文是否构成学术不端。人工智能的学术性使用宜从工具化的角度进行处理。因此，我们应当在不排斥学术性使用</w:instrText>
      </w:r>
      <w:r>
        <w:rPr>
          <w:rFonts w:hint="eastAsia"/>
        </w:rPr>
        <w:instrText>ChatGPT</w:instrText>
      </w:r>
      <w:r>
        <w:rPr>
          <w:rFonts w:hint="eastAsia"/>
        </w:rPr>
        <w:instrText>生成物的同时，对一些特定的滥用行为进行规制。</w:instrText>
      </w:r>
      <w:r>
        <w:rPr>
          <w:rFonts w:hint="eastAsia"/>
        </w:rPr>
        <w:instrText>","container-title":"</w:instrText>
      </w:r>
      <w:r>
        <w:rPr>
          <w:rFonts w:hint="eastAsia"/>
        </w:rPr>
        <w:instrText>东北师大学报</w:instrText>
      </w:r>
      <w:r>
        <w:rPr>
          <w:rFonts w:hint="eastAsia"/>
        </w:rPr>
        <w:instrText>(</w:instrText>
      </w:r>
      <w:r>
        <w:rPr>
          <w:rFonts w:hint="eastAsia"/>
        </w:rPr>
        <w:instrText>哲学社会科学版</w:instrText>
      </w:r>
      <w:r>
        <w:rPr>
          <w:rFonts w:hint="eastAsia"/>
        </w:rPr>
        <w:instrText xml:space="preserve">)","DOI":"10.16164/j.cnki.22-1062/c.2023.04.004","ISSN":"1001-6201","issue":"4","language":"zh-CN","note":"Core: </w:instrText>
      </w:r>
      <w:r>
        <w:rPr>
          <w:rFonts w:hint="eastAsia"/>
        </w:rPr>
        <w:instrText>北大核心</w:instrText>
      </w:r>
      <w:r>
        <w:rPr>
          <w:rFonts w:hint="eastAsia"/>
        </w:rPr>
        <w:instrText>, CSSCI, AMI","page":"29-39","source":"CNKI","title":"ChatGPT</w:instrText>
      </w:r>
      <w:r>
        <w:rPr>
          <w:rFonts w:hint="eastAsia"/>
        </w:rPr>
        <w:instrText>学术性使用中的法律挑战与制度因应</w:instrText>
      </w:r>
      <w:r>
        <w:rPr>
          <w:rFonts w:hint="eastAsia"/>
        </w:rPr>
        <w:instrText>","author":[{"literal":"</w:instrText>
      </w:r>
      <w:r>
        <w:rPr>
          <w:rFonts w:hint="eastAsia"/>
        </w:rPr>
        <w:instrText>侯利阳</w:instrText>
      </w:r>
      <w:r>
        <w:rPr>
          <w:rFonts w:hint="eastAsia"/>
        </w:rPr>
        <w:instrText>"},{"literal":"</w:instrText>
      </w:r>
      <w:r>
        <w:rPr>
          <w:rFonts w:hint="eastAsia"/>
        </w:rPr>
        <w:instrText>李兆轩</w:instrText>
      </w:r>
      <w:r>
        <w:rPr>
          <w:rFonts w:hint="eastAsia"/>
        </w:rPr>
        <w:instrText>"}],"issued":{"date-parts":[["2023"]]}}}],"schema":"https://github.com/citation-style-language/schema/ra</w:instrText>
      </w:r>
      <w:r>
        <w:instrText xml:space="preserve">w/master/csl-citation.json"} </w:instrText>
      </w:r>
      <w:r>
        <w:fldChar w:fldCharType="separate"/>
      </w:r>
      <w:r>
        <w:t>（</w:t>
      </w:r>
      <w:proofErr w:type="gramStart"/>
      <w:r>
        <w:rPr>
          <w:rFonts w:hint="eastAsia"/>
        </w:rPr>
        <w:t>侯利阳</w:t>
      </w:r>
      <w:proofErr w:type="gramEnd"/>
      <w:r>
        <w:rPr>
          <w:rFonts w:hint="eastAsia"/>
        </w:rPr>
        <w:t xml:space="preserve"> &amp; </w:t>
      </w:r>
      <w:proofErr w:type="gramStart"/>
      <w:r>
        <w:rPr>
          <w:rFonts w:hint="eastAsia"/>
        </w:rPr>
        <w:t>李兆轩</w:t>
      </w:r>
      <w:proofErr w:type="gramEnd"/>
      <w:del w:id="162" w:author="沪楠 陈" w:date="2024-10-16T19:20:00Z">
        <w:r w:rsidDel="BF954061">
          <w:delText xml:space="preserve"> </w:delText>
        </w:r>
        <w:r w:rsidDel="BF954061">
          <w:delText>等</w:delText>
        </w:r>
      </w:del>
      <w:r>
        <w:t>，</w:t>
      </w:r>
      <w:r>
        <w:t>2023</w:t>
      </w:r>
      <w:r>
        <w:t>）</w:t>
      </w:r>
      <w:r>
        <w:fldChar w:fldCharType="end"/>
      </w:r>
      <w:r>
        <w:rPr>
          <w:rFonts w:hint="eastAsia"/>
        </w:rPr>
        <w:t>。在过去几十年间，随着互联网技术的出现，获取、复制作品的门槛变得极低。高等教育中的学术剽窃行为也随</w:t>
      </w:r>
      <w:ins w:id="163" w:author="沪楠 陈" w:date="2024-10-18T11:00:00Z">
        <w:r>
          <w:rPr>
            <w:rFonts w:hint="eastAsia"/>
          </w:rPr>
          <w:t>之</w:t>
        </w:r>
      </w:ins>
      <w:del w:id="164" w:author="沪楠 陈" w:date="2024-10-18T11:00:00Z">
        <w:r w:rsidDel="61F7057E">
          <w:rPr>
            <w:rFonts w:hint="eastAsia"/>
          </w:rPr>
          <w:delText>着</w:delText>
        </w:r>
      </w:del>
      <w:r>
        <w:rPr>
          <w:rFonts w:hint="eastAsia"/>
        </w:rPr>
        <w:t>增多。</w:t>
      </w:r>
      <w:del w:id="165" w:author="沪楠 陈" w:date="2024-10-18T11:00:00Z">
        <w:r w:rsidDel="E9AB3A15">
          <w:rPr>
            <w:rFonts w:hint="eastAsia"/>
          </w:rPr>
          <w:delText>但</w:delText>
        </w:r>
      </w:del>
      <w:r>
        <w:rPr>
          <w:rFonts w:hint="eastAsia"/>
        </w:rPr>
        <w:t>与此同时，互联网时代学术剽窃的规制手段中技术治理的思路开始大放异彩，并隐隐有“代码即法律”的趋势。例如，得益于查重技术的应用与推广，国内外高校课程</w:t>
      </w:r>
      <w:ins w:id="166" w:author="沪楠 陈" w:date="2024-10-17T17:26:00Z">
        <w:r>
          <w:rPr>
            <w:rFonts w:hint="eastAsia"/>
          </w:rPr>
          <w:t>作业</w:t>
        </w:r>
      </w:ins>
      <w:del w:id="167" w:author="沪楠 陈" w:date="2024-10-17T17:26:00Z">
        <w:r w:rsidDel="D6E1E097">
          <w:rPr>
            <w:rFonts w:hint="eastAsia"/>
          </w:rPr>
          <w:delText>论文</w:delText>
        </w:r>
      </w:del>
      <w:r>
        <w:rPr>
          <w:rFonts w:hint="eastAsia"/>
        </w:rPr>
        <w:t>与学位论文都特别倚重其来判定和规制学术剽窃。</w:t>
      </w:r>
    </w:p>
    <w:p w14:paraId="20DD27BE" w14:textId="162AA18C" w:rsidR="002A315E" w:rsidRDefault="00000000">
      <w:pPr>
        <w:ind w:firstLine="420"/>
      </w:pPr>
      <w:r>
        <w:rPr>
          <w:rFonts w:hint="eastAsia"/>
          <w:szCs w:val="20"/>
        </w:rPr>
        <w:t>总的来说，剽窃概念的诞生和作者身份密不可分，但其内涵和外延的演变受到多重因素的影响，而印刷机和互联网等颠覆性技术则是最重要的决定性因素之一。诚如</w:t>
      </w:r>
      <w:bookmarkStart w:id="168" w:name="_Hlk180498191"/>
      <w:r>
        <w:rPr>
          <w:rFonts w:hint="eastAsia"/>
          <w:szCs w:val="20"/>
        </w:rPr>
        <w:t>布莱恩·</w:t>
      </w:r>
      <w:bookmarkEnd w:id="168"/>
      <w:r>
        <w:rPr>
          <w:rFonts w:hint="eastAsia"/>
          <w:szCs w:val="20"/>
        </w:rPr>
        <w:t>阿瑟所言，“时代创造着技术，技术同时也创造着时代。每个时代的更迭都与技术相关，并且这些技术比任何其他东西都更能定义一个时代的风格”</w:t>
      </w:r>
      <w:r>
        <w:rPr>
          <w:szCs w:val="20"/>
        </w:rPr>
        <w:fldChar w:fldCharType="begin"/>
      </w:r>
      <w:r>
        <w:rPr>
          <w:rFonts w:hint="eastAsia"/>
          <w:szCs w:val="20"/>
        </w:rPr>
        <w:instrText xml:space="preserve"> ADDIN ZOTERO_ITEM CSL_CITATION {"citationID":"EdpNdRS1","properties":{"formattedCitation":"\\uc0\\u65288{}\\uc0\\u24067{}\\uc0\\u33713{}\\uc0\\u24681{} \\uc0\\u38463{}\\uc0\\u29791{}\\uc0\\u65292{}2014\\uc0\\u65289{}","plainCitation":"</w:instrText>
      </w:r>
      <w:r>
        <w:rPr>
          <w:rFonts w:hint="eastAsia"/>
          <w:szCs w:val="20"/>
        </w:rPr>
        <w:instrText>（布莱恩</w:instrText>
      </w:r>
      <w:r>
        <w:rPr>
          <w:rFonts w:hint="eastAsia"/>
          <w:szCs w:val="20"/>
        </w:rPr>
        <w:instrText xml:space="preserve"> </w:instrText>
      </w:r>
      <w:r>
        <w:rPr>
          <w:rFonts w:hint="eastAsia"/>
          <w:szCs w:val="20"/>
        </w:rPr>
        <w:instrText>阿瑟，</w:instrText>
      </w:r>
      <w:r>
        <w:rPr>
          <w:rFonts w:hint="eastAsia"/>
          <w:szCs w:val="20"/>
        </w:rPr>
        <w:instrText>2014</w:instrText>
      </w:r>
      <w:r>
        <w:rPr>
          <w:rFonts w:hint="eastAsia"/>
          <w:szCs w:val="20"/>
        </w:rPr>
        <w:instrText>）</w:instrText>
      </w:r>
      <w:r>
        <w:rPr>
          <w:rFonts w:hint="eastAsia"/>
          <w:szCs w:val="20"/>
        </w:rPr>
        <w:instrText>","dontUpdate":true,"noteIndex":0},"citationItems":[{"id":5935,"uris":["http://zotero.org/users/12109334/items/KRSCZIW9"],"itemData":{"id":5935,"type":"book","publisher":"</w:instrText>
      </w:r>
      <w:r>
        <w:rPr>
          <w:rFonts w:hint="eastAsia"/>
          <w:szCs w:val="20"/>
        </w:rPr>
        <w:instrText>浙江人民出版社</w:instrText>
      </w:r>
      <w:r>
        <w:rPr>
          <w:rFonts w:hint="eastAsia"/>
          <w:szCs w:val="20"/>
        </w:rPr>
        <w:instrText>","title":"</w:instrText>
      </w:r>
      <w:r>
        <w:rPr>
          <w:rFonts w:hint="eastAsia"/>
          <w:szCs w:val="20"/>
        </w:rPr>
        <w:instrText>技术的本质</w:instrText>
      </w:r>
      <w:r>
        <w:rPr>
          <w:rFonts w:hint="eastAsia"/>
          <w:szCs w:val="20"/>
        </w:rPr>
        <w:instrText>","author":[{"literal":"</w:instrText>
      </w:r>
      <w:r>
        <w:rPr>
          <w:rFonts w:hint="eastAsia"/>
          <w:szCs w:val="20"/>
        </w:rPr>
        <w:instrText>布莱恩</w:instrText>
      </w:r>
      <w:r>
        <w:rPr>
          <w:rFonts w:hint="eastAsia"/>
          <w:szCs w:val="20"/>
        </w:rPr>
        <w:instrText xml:space="preserve"> </w:instrText>
      </w:r>
      <w:r>
        <w:rPr>
          <w:rFonts w:hint="eastAsia"/>
          <w:szCs w:val="20"/>
        </w:rPr>
        <w:instrText>阿瑟</w:instrText>
      </w:r>
      <w:r>
        <w:rPr>
          <w:rFonts w:hint="eastAsia"/>
          <w:szCs w:val="20"/>
        </w:rPr>
        <w:instrText>"}],"translator":[{"literal":"</w:instrText>
      </w:r>
      <w:r>
        <w:rPr>
          <w:rFonts w:hint="eastAsia"/>
          <w:szCs w:val="20"/>
        </w:rPr>
        <w:instrText>曹东溟</w:instrText>
      </w:r>
      <w:r>
        <w:rPr>
          <w:rFonts w:hint="eastAsia"/>
          <w:szCs w:val="20"/>
        </w:rPr>
        <w:instrText>"},{"literal":"</w:instrText>
      </w:r>
      <w:r>
        <w:rPr>
          <w:rFonts w:hint="eastAsia"/>
          <w:szCs w:val="20"/>
        </w:rPr>
        <w:instrText>王健</w:instrText>
      </w:r>
      <w:r>
        <w:rPr>
          <w:rFonts w:hint="eastAsia"/>
          <w:szCs w:val="20"/>
        </w:rPr>
        <w:instrText xml:space="preserve">"}],"issued":{"date-parts":[["2014"]]}}}],"schema":"https://github.com/citation-style-language/schema/raw/master/csl-citation.json"} </w:instrText>
      </w:r>
      <w:r>
        <w:rPr>
          <w:szCs w:val="20"/>
        </w:rPr>
        <w:fldChar w:fldCharType="separate"/>
      </w:r>
      <w:r>
        <w:rPr>
          <w:rFonts w:cs="Times New Roman"/>
          <w:kern w:val="0"/>
          <w:szCs w:val="24"/>
        </w:rPr>
        <w:t>（</w:t>
      </w:r>
      <w:ins w:id="169" w:author="莉 刘" w:date="2024-10-22T14:02:00Z" w16du:dateUtc="2024-10-22T06:02:00Z">
        <w:r w:rsidR="00FA289E">
          <w:rPr>
            <w:rFonts w:hint="eastAsia"/>
            <w:szCs w:val="20"/>
          </w:rPr>
          <w:t>布莱恩·</w:t>
        </w:r>
      </w:ins>
      <w:r>
        <w:rPr>
          <w:rFonts w:cs="Times New Roman"/>
          <w:kern w:val="0"/>
          <w:szCs w:val="24"/>
        </w:rPr>
        <w:t>阿瑟，</w:t>
      </w:r>
      <w:r>
        <w:rPr>
          <w:rFonts w:cs="Times New Roman"/>
          <w:kern w:val="0"/>
          <w:szCs w:val="24"/>
        </w:rPr>
        <w:t>2014</w:t>
      </w:r>
      <w:r>
        <w:rPr>
          <w:rFonts w:cs="Times New Roman" w:hint="eastAsia"/>
          <w:kern w:val="0"/>
          <w:szCs w:val="24"/>
        </w:rPr>
        <w:t>，</w:t>
      </w:r>
      <w:r>
        <w:rPr>
          <w:rFonts w:cs="Times New Roman" w:hint="eastAsia"/>
          <w:kern w:val="0"/>
          <w:szCs w:val="24"/>
        </w:rPr>
        <w:t>p. 86</w:t>
      </w:r>
      <w:r>
        <w:rPr>
          <w:rFonts w:cs="Times New Roman"/>
          <w:kern w:val="0"/>
          <w:szCs w:val="24"/>
        </w:rPr>
        <w:t>）</w:t>
      </w:r>
      <w:r>
        <w:rPr>
          <w:szCs w:val="20"/>
        </w:rPr>
        <w:fldChar w:fldCharType="end"/>
      </w:r>
      <w:r>
        <w:rPr>
          <w:rFonts w:hint="eastAsia"/>
          <w:szCs w:val="20"/>
        </w:rPr>
        <w:t>。就本文所指学术剽窃而言，其起源于精神性权利，在文学财产权的滋养下壮大，并在颠覆性技术的推动下不断演变。而其规制手段从道德评价、标准化防盗和法律约束，再到普遍适用的查重技术，技术治理的比重在不断提升，其稳定性与一致性也在逐步增强。可见，技术既是引发问题的根源，也是规制手段的新出路。那么在</w:t>
      </w:r>
      <w:r>
        <w:rPr>
          <w:rFonts w:hint="eastAsia"/>
          <w:szCs w:val="20"/>
        </w:rPr>
        <w:t>AIGC</w:t>
      </w:r>
      <w:r>
        <w:rPr>
          <w:rFonts w:hint="eastAsia"/>
          <w:szCs w:val="20"/>
        </w:rPr>
        <w:t>时代，同为颠覆性技术的生成式人工智能又给高等教育带来了怎样的新困境？又该如何化解呢？</w:t>
      </w:r>
      <w:r>
        <w:rPr>
          <w:szCs w:val="20"/>
        </w:rPr>
        <w:t xml:space="preserve"> </w:t>
      </w:r>
    </w:p>
    <w:p w14:paraId="5F4A5BC5" w14:textId="77777777" w:rsidR="002A315E" w:rsidRDefault="00000000">
      <w:pPr>
        <w:pStyle w:val="af4"/>
        <w:rPr>
          <w:sz w:val="24"/>
          <w:szCs w:val="24"/>
        </w:rPr>
      </w:pPr>
      <w:r>
        <w:rPr>
          <w:rFonts w:hint="eastAsia"/>
          <w:sz w:val="24"/>
          <w:szCs w:val="24"/>
        </w:rPr>
        <w:t>三、高等教育的</w:t>
      </w:r>
      <w:r>
        <w:rPr>
          <w:rFonts w:hint="eastAsia"/>
          <w:sz w:val="24"/>
          <w:szCs w:val="24"/>
        </w:rPr>
        <w:t>AIGC</w:t>
      </w:r>
      <w:r>
        <w:rPr>
          <w:rFonts w:hint="eastAsia"/>
          <w:sz w:val="24"/>
          <w:szCs w:val="24"/>
        </w:rPr>
        <w:t>剽窃规制困境</w:t>
      </w:r>
    </w:p>
    <w:p w14:paraId="42AF73CD" w14:textId="77777777" w:rsidR="002A315E" w:rsidRDefault="00000000">
      <w:pPr>
        <w:ind w:firstLineChars="0" w:firstLine="420"/>
        <w:rPr>
          <w:szCs w:val="20"/>
        </w:rPr>
      </w:pPr>
      <w:r>
        <w:rPr>
          <w:rFonts w:hint="eastAsia"/>
          <w:szCs w:val="20"/>
        </w:rPr>
        <w:t>在海外高校，关于</w:t>
      </w:r>
      <w:r>
        <w:rPr>
          <w:rFonts w:hint="eastAsia"/>
          <w:szCs w:val="20"/>
        </w:rPr>
        <w:t>AIGC</w:t>
      </w:r>
      <w:r>
        <w:rPr>
          <w:rFonts w:hint="eastAsia"/>
          <w:szCs w:val="20"/>
        </w:rPr>
        <w:t>剽窃的报道已是层出不穷</w:t>
      </w:r>
      <w:r>
        <w:rPr>
          <w:szCs w:val="20"/>
        </w:rPr>
        <w:fldChar w:fldCharType="begin"/>
      </w:r>
      <w:r>
        <w:rPr>
          <w:rFonts w:hint="eastAsia"/>
          <w:szCs w:val="20"/>
        </w:rPr>
        <w:instrText xml:space="preserve"> ADDIN ZOTERO_ITEM CSL_CITATION {"citationID":"XSsbBfuR","properties":{"formattedCitation":"\\uc0\\u65288{}Nikki Battiste\\uc0\\u65292{}2023\\uc0\\u65307{}Kristi Evans\\uc0\\u65292{}[2023]\\uc0\\u65289{}","plainCitation":"</w:instrText>
      </w:r>
      <w:r>
        <w:rPr>
          <w:rFonts w:hint="eastAsia"/>
          <w:szCs w:val="20"/>
        </w:rPr>
        <w:instrText>（</w:instrText>
      </w:r>
      <w:r>
        <w:rPr>
          <w:rFonts w:hint="eastAsia"/>
          <w:szCs w:val="20"/>
        </w:rPr>
        <w:instrText>Nikki Battiste</w:instrText>
      </w:r>
      <w:r>
        <w:rPr>
          <w:rFonts w:hint="eastAsia"/>
          <w:szCs w:val="20"/>
        </w:rPr>
        <w:instrText>，</w:instrText>
      </w:r>
      <w:r>
        <w:rPr>
          <w:rFonts w:hint="eastAsia"/>
          <w:szCs w:val="20"/>
        </w:rPr>
        <w:instrText>2023</w:instrText>
      </w:r>
      <w:r>
        <w:rPr>
          <w:rFonts w:hint="eastAsia"/>
          <w:szCs w:val="20"/>
        </w:rPr>
        <w:instrText>；</w:instrText>
      </w:r>
      <w:r>
        <w:rPr>
          <w:rFonts w:hint="eastAsia"/>
          <w:szCs w:val="20"/>
        </w:rPr>
        <w:instrText>Kristi Evans</w:instrText>
      </w:r>
      <w:r>
        <w:rPr>
          <w:rFonts w:hint="eastAsia"/>
          <w:szCs w:val="20"/>
        </w:rPr>
        <w:instrText>，</w:instrText>
      </w:r>
      <w:r>
        <w:rPr>
          <w:rFonts w:hint="eastAsia"/>
          <w:szCs w:val="20"/>
        </w:rPr>
        <w:instrText>[2023]</w:instrText>
      </w:r>
      <w:r>
        <w:rPr>
          <w:rFonts w:hint="eastAsia"/>
          <w:szCs w:val="20"/>
        </w:rPr>
        <w:instrText>）</w:instrText>
      </w:r>
      <w:r>
        <w:rPr>
          <w:rFonts w:hint="eastAsia"/>
          <w:szCs w:val="20"/>
        </w:rPr>
        <w:instrText xml:space="preserve">","dontUpdate":true,"noteIndex":0},"citationItems":[{"id":752,"uris":["http://zotero.org/users/12109334/items/SMUZ2RAW"],"itemData":{"id":752,"type":"broadcast","abstract":"Artificial intelligence software called ChatGPT is being used by students </w:instrText>
      </w:r>
      <w:r>
        <w:rPr>
          <w:szCs w:val="20"/>
        </w:rPr>
        <w:instrText xml:space="preserve">to cheat on tests and write essays. Nikki Battiste takes a look at how it works.","language":"en-us","title":"Does artificial intelligence help students cheat? - CBS News","title-short":"Does artificial intelligence help students cheat?","URL":"https://www.cbsnews.com/video/does-artificial-intelligence-help-students-cheat/","director":[{"literal":"Nikki Battiste"}],"accessed":{"date-parts":[["2023",9,19]]},"issued":{"date-parts":[["2023",1,11]]}}},{"id":1556,"uris":["http://zotero.org/users/12109334/items/LENJL4Z5"],"itemData":{"id":1556,"type":"webpage","language":"en-US","title":"Aumann: A.I. Chatbots Altering Education | Northern Today","URL":"https://news.nmu.edu/aumann-ai-chatbots-altering-education","author":[{"literal":"Kristi Evans"}],"accessed":{"date-parts":[["2023",10,29]]}}}],"schema":"https://github.com/citation-style-language/schema/raw/master/csl-citation.json"} </w:instrText>
      </w:r>
      <w:r>
        <w:rPr>
          <w:szCs w:val="20"/>
        </w:rPr>
        <w:fldChar w:fldCharType="separate"/>
      </w:r>
      <w:r>
        <w:rPr>
          <w:rFonts w:cs="Times New Roman"/>
          <w:kern w:val="0"/>
          <w:szCs w:val="21"/>
        </w:rPr>
        <w:t>（</w:t>
      </w:r>
      <w:r>
        <w:rPr>
          <w:rFonts w:cs="Times New Roman"/>
          <w:kern w:val="0"/>
          <w:szCs w:val="21"/>
        </w:rPr>
        <w:t>Battiste</w:t>
      </w:r>
      <w:r>
        <w:rPr>
          <w:rFonts w:cs="Times New Roman" w:hint="eastAsia"/>
          <w:kern w:val="0"/>
          <w:szCs w:val="21"/>
        </w:rPr>
        <w:t xml:space="preserve">, </w:t>
      </w:r>
      <w:r>
        <w:rPr>
          <w:rFonts w:cs="Times New Roman"/>
          <w:kern w:val="0"/>
          <w:szCs w:val="21"/>
        </w:rPr>
        <w:t>2023</w:t>
      </w:r>
      <w:r>
        <w:rPr>
          <w:rFonts w:cs="Times New Roman" w:hint="eastAsia"/>
          <w:kern w:val="0"/>
          <w:szCs w:val="21"/>
        </w:rPr>
        <w:t xml:space="preserve">; </w:t>
      </w:r>
      <w:r>
        <w:rPr>
          <w:rFonts w:cs="Times New Roman"/>
          <w:kern w:val="0"/>
          <w:szCs w:val="21"/>
        </w:rPr>
        <w:t>Evans</w:t>
      </w:r>
      <w:r>
        <w:rPr>
          <w:rFonts w:cs="Times New Roman" w:hint="eastAsia"/>
          <w:kern w:val="0"/>
          <w:szCs w:val="21"/>
        </w:rPr>
        <w:t xml:space="preserve">, </w:t>
      </w:r>
      <w:r>
        <w:rPr>
          <w:rFonts w:cs="Times New Roman"/>
          <w:kern w:val="0"/>
          <w:szCs w:val="21"/>
        </w:rPr>
        <w:t>2023</w:t>
      </w:r>
      <w:r>
        <w:rPr>
          <w:rFonts w:cs="Times New Roman"/>
          <w:kern w:val="0"/>
          <w:szCs w:val="21"/>
        </w:rPr>
        <w:t>）</w:t>
      </w:r>
      <w:r>
        <w:rPr>
          <w:szCs w:val="20"/>
        </w:rPr>
        <w:fldChar w:fldCharType="end"/>
      </w:r>
      <w:r>
        <w:rPr>
          <w:rFonts w:hint="eastAsia"/>
          <w:szCs w:val="20"/>
        </w:rPr>
        <w:t>。国内浙江大学开展的千余名大学生实证调研表明，约七成受访者表示熟悉生成式人工智能</w:t>
      </w:r>
      <w:r>
        <w:rPr>
          <w:szCs w:val="20"/>
        </w:rPr>
        <w:fldChar w:fldCharType="begin"/>
      </w:r>
      <w:r>
        <w:rPr>
          <w:rFonts w:hint="eastAsia"/>
          <w:szCs w:val="20"/>
        </w:rPr>
        <w:instrText xml:space="preserve"> ADDIN ZOTERO_ITEM CSL_CITATION {"citationID":"g2Yvoe2J","properties":{"formattedCitation":"\\uc0\\u65288{}\\uc0\\u26446{}\\uc0\\u33395{} \\uc0\\u31561{}\\uc0\\u65292{}2024\\uc0\\u65289{}","plainCitation":"</w:instrText>
      </w:r>
      <w:r>
        <w:rPr>
          <w:rFonts w:hint="eastAsia"/>
          <w:szCs w:val="20"/>
        </w:rPr>
        <w:instrText>（李艳</w:instrText>
      </w:r>
      <w:r>
        <w:rPr>
          <w:rFonts w:hint="eastAsia"/>
          <w:szCs w:val="20"/>
        </w:rPr>
        <w:instrText xml:space="preserve"> </w:instrText>
      </w:r>
      <w:r>
        <w:rPr>
          <w:rFonts w:hint="eastAsia"/>
          <w:szCs w:val="20"/>
        </w:rPr>
        <w:instrText>等，</w:instrText>
      </w:r>
      <w:r>
        <w:rPr>
          <w:rFonts w:hint="eastAsia"/>
          <w:szCs w:val="20"/>
        </w:rPr>
        <w:instrText>2024</w:instrText>
      </w:r>
      <w:r>
        <w:rPr>
          <w:rFonts w:hint="eastAsia"/>
          <w:szCs w:val="20"/>
        </w:rPr>
        <w:instrText>）</w:instrText>
      </w:r>
      <w:r>
        <w:rPr>
          <w:rFonts w:hint="eastAsia"/>
          <w:szCs w:val="20"/>
        </w:rPr>
        <w:instrText>","noteIndex":0},"citationItems":[{"id":5855,"uris":["http://zotero.org/users/12109334/items/YDY4N7DZ"],"itemData":{"id":5855,"type":"article-journal","abstract":"</w:instrText>
      </w:r>
      <w:r>
        <w:rPr>
          <w:rFonts w:hint="eastAsia"/>
          <w:szCs w:val="20"/>
        </w:rPr>
        <w:instrText>本研究随机调查了</w:instrText>
      </w:r>
      <w:r>
        <w:rPr>
          <w:rFonts w:hint="eastAsia"/>
          <w:szCs w:val="20"/>
        </w:rPr>
        <w:instrText>1190</w:instrText>
      </w:r>
      <w:r>
        <w:rPr>
          <w:rFonts w:hint="eastAsia"/>
          <w:szCs w:val="20"/>
        </w:rPr>
        <w:instrText>位浙江大学本科生，通过描述统计、差异检验及事后多重比较等方法，分析大学生生成式人工智能的使用现状及影响因素。研究表明，约七成受访者表示熟悉生成式人工智能；三分之二的大学生使用生成式人工智能的时间在</w:instrText>
      </w:r>
      <w:r>
        <w:rPr>
          <w:rFonts w:hint="eastAsia"/>
          <w:szCs w:val="20"/>
        </w:rPr>
        <w:instrText>2022</w:instrText>
      </w:r>
      <w:r>
        <w:rPr>
          <w:rFonts w:hint="eastAsia"/>
          <w:szCs w:val="20"/>
        </w:rPr>
        <w:instrText>年</w:instrText>
      </w:r>
      <w:r>
        <w:rPr>
          <w:rFonts w:hint="eastAsia"/>
          <w:szCs w:val="20"/>
        </w:rPr>
        <w:instrText>12</w:instrText>
      </w:r>
      <w:r>
        <w:rPr>
          <w:rFonts w:hint="eastAsia"/>
          <w:szCs w:val="20"/>
        </w:rPr>
        <w:instrText>月</w:instrText>
      </w:r>
      <w:r>
        <w:rPr>
          <w:rFonts w:hint="eastAsia"/>
          <w:szCs w:val="20"/>
        </w:rPr>
        <w:instrText>-2023</w:instrText>
      </w:r>
      <w:r>
        <w:rPr>
          <w:rFonts w:hint="eastAsia"/>
          <w:szCs w:val="20"/>
        </w:rPr>
        <w:instrText>年</w:instrText>
      </w:r>
      <w:r>
        <w:rPr>
          <w:rFonts w:hint="eastAsia"/>
          <w:szCs w:val="20"/>
        </w:rPr>
        <w:instrText>6</w:instrText>
      </w:r>
      <w:r>
        <w:rPr>
          <w:rFonts w:hint="eastAsia"/>
          <w:szCs w:val="20"/>
        </w:rPr>
        <w:instrText>月间，四分之一的大学生开始使用生成式人工智能的时间是</w:instrText>
      </w:r>
      <w:r>
        <w:rPr>
          <w:rFonts w:hint="eastAsia"/>
          <w:szCs w:val="20"/>
        </w:rPr>
        <w:instrText>2023</w:instrText>
      </w:r>
      <w:r>
        <w:rPr>
          <w:rFonts w:hint="eastAsia"/>
          <w:szCs w:val="20"/>
        </w:rPr>
        <w:instrText>年</w:instrText>
      </w:r>
      <w:r>
        <w:rPr>
          <w:rFonts w:hint="eastAsia"/>
          <w:szCs w:val="20"/>
        </w:rPr>
        <w:instrText>7-11</w:instrText>
      </w:r>
      <w:r>
        <w:rPr>
          <w:rFonts w:hint="eastAsia"/>
          <w:szCs w:val="20"/>
        </w:rPr>
        <w:instrText>月；五分之一大学生表示会经常使用，七成大学生表示会偶尔使用；大学生使用最多的生成式人工智能工具是</w:instrText>
      </w:r>
      <w:r>
        <w:rPr>
          <w:rFonts w:hint="eastAsia"/>
          <w:szCs w:val="20"/>
        </w:rPr>
        <w:instrText>ChatGPT</w:instrText>
      </w:r>
      <w:r>
        <w:rPr>
          <w:rFonts w:hint="eastAsia"/>
          <w:szCs w:val="20"/>
        </w:rPr>
        <w:instrText>；使用最多的技术是文本生成技术；最常用的生成式人工智能功能包括文本生成和信息搜索；约六成大学生学过生成式人工智能的知识或技能；大学生使用生成式人工智能的四大典型场景（课程学习、科研活动、日常生活以及升学求职）中，科研活动是最常用生成式人工智能场景；性别、年级、专业大类等变量会不同程度影响大学生使用生成式人工智能；希望学校开设生成式人工智能相关课程</w:instrText>
      </w:r>
      <w:r>
        <w:rPr>
          <w:rFonts w:hint="eastAsia"/>
          <w:szCs w:val="20"/>
        </w:rPr>
        <w:instrText>/</w:instrText>
      </w:r>
      <w:r>
        <w:rPr>
          <w:rFonts w:hint="eastAsia"/>
          <w:szCs w:val="20"/>
        </w:rPr>
        <w:instrText>讲座是大学生提出最多的建议。基于调研结果，本研究从高教管理部门、公司机构、高校和教师等角度，提出未来高校使用生成式人工智能的建议，以期为生成式人工智能融入高等教育教学实践提供参考。</w:instrText>
      </w:r>
      <w:r>
        <w:rPr>
          <w:rFonts w:hint="eastAsia"/>
          <w:szCs w:val="20"/>
        </w:rPr>
        <w:instrText>","container-title":"</w:instrText>
      </w:r>
      <w:r>
        <w:rPr>
          <w:rFonts w:hint="eastAsia"/>
          <w:szCs w:val="20"/>
        </w:rPr>
        <w:instrText>开放教育研究</w:instrText>
      </w:r>
      <w:r>
        <w:rPr>
          <w:rFonts w:hint="eastAsia"/>
          <w:szCs w:val="20"/>
        </w:rPr>
        <w:instrText>","DOI":"10.13966/j.cnki.kfjyyj.2024.01.010","ISSN":"1007-2179","issue":"1","language":"zh-CN","note":"original-container-title: Open Education Research\nfoundation: 2019</w:instrText>
      </w:r>
      <w:r>
        <w:rPr>
          <w:rFonts w:hint="eastAsia"/>
          <w:szCs w:val="20"/>
        </w:rPr>
        <w:instrText>年度国家社会科学基金重大项目“人工智能促进未来教育发展研究”（</w:instrText>
      </w:r>
      <w:r>
        <w:rPr>
          <w:rFonts w:hint="eastAsia"/>
          <w:szCs w:val="20"/>
        </w:rPr>
        <w:instrText>19ZDA364</w:instrText>
      </w:r>
      <w:r>
        <w:rPr>
          <w:rFonts w:hint="eastAsia"/>
          <w:szCs w:val="20"/>
        </w:rPr>
        <w:instrText>）；</w:instrText>
      </w:r>
      <w:r>
        <w:rPr>
          <w:rFonts w:hint="eastAsia"/>
          <w:szCs w:val="20"/>
        </w:rPr>
        <w:instrText xml:space="preserve"> </w:instrText>
      </w:r>
      <w:r>
        <w:rPr>
          <w:rFonts w:hint="eastAsia"/>
          <w:szCs w:val="20"/>
        </w:rPr>
        <w:instrText>浙江大学基本科研业务费专项资金项目（</w:instrText>
      </w:r>
      <w:r>
        <w:rPr>
          <w:rFonts w:hint="eastAsia"/>
          <w:szCs w:val="20"/>
        </w:rPr>
        <w:instrText>S20230157</w:instrText>
      </w:r>
      <w:r>
        <w:rPr>
          <w:rFonts w:hint="eastAsia"/>
          <w:szCs w:val="20"/>
        </w:rPr>
        <w:instrText>）；</w:instrText>
      </w:r>
      <w:r>
        <w:rPr>
          <w:rFonts w:hint="eastAsia"/>
          <w:szCs w:val="20"/>
        </w:rPr>
        <w:instrText xml:space="preserve">\ndownload: 5871\nalbum: </w:instrText>
      </w:r>
      <w:r>
        <w:rPr>
          <w:rFonts w:hint="eastAsia"/>
          <w:szCs w:val="20"/>
        </w:rPr>
        <w:instrText>社会科学Ⅱ辑</w:instrText>
      </w:r>
      <w:r>
        <w:rPr>
          <w:rFonts w:hint="eastAsia"/>
          <w:szCs w:val="20"/>
        </w:rPr>
        <w:instrText>;</w:instrText>
      </w:r>
      <w:r>
        <w:rPr>
          <w:rFonts w:hint="eastAsia"/>
          <w:szCs w:val="20"/>
        </w:rPr>
        <w:instrText>信息科技</w:instrText>
      </w:r>
      <w:r>
        <w:rPr>
          <w:rFonts w:hint="eastAsia"/>
          <w:szCs w:val="20"/>
        </w:rPr>
        <w:instrText xml:space="preserve">\nCLC: G645.5;TP18\ndbcode: CJFQ\ndbname: CJFDLAST2024\nfilename: JFJJ202401010\npublicationTag: </w:instrText>
      </w:r>
      <w:r>
        <w:rPr>
          <w:rFonts w:hint="eastAsia"/>
          <w:szCs w:val="20"/>
        </w:rPr>
        <w:instrText>北大核心</w:instrText>
      </w:r>
      <w:r>
        <w:rPr>
          <w:rFonts w:hint="eastAsia"/>
          <w:szCs w:val="20"/>
        </w:rPr>
        <w:instrText>, JST, CSSCI, AMI</w:instrText>
      </w:r>
      <w:r>
        <w:rPr>
          <w:rFonts w:hint="eastAsia"/>
          <w:szCs w:val="20"/>
        </w:rPr>
        <w:instrText>核心</w:instrText>
      </w:r>
      <w:r>
        <w:rPr>
          <w:rFonts w:hint="eastAsia"/>
          <w:szCs w:val="20"/>
        </w:rPr>
        <w:instrText>\nCIF: 7.203\nAIF: 4.462","page":"89-98","source":"CNKI","title":"</w:instrText>
      </w:r>
      <w:r>
        <w:rPr>
          <w:rFonts w:hint="eastAsia"/>
          <w:szCs w:val="20"/>
        </w:rPr>
        <w:instrText>大学生生成式人工智能应用现状与思考——基于浙江大学的调查</w:instrText>
      </w:r>
      <w:r>
        <w:rPr>
          <w:rFonts w:hint="eastAsia"/>
          <w:szCs w:val="20"/>
        </w:rPr>
        <w:instrText>","volume":"30","author":[{"literal":"</w:instrText>
      </w:r>
      <w:r>
        <w:rPr>
          <w:rFonts w:hint="eastAsia"/>
          <w:szCs w:val="20"/>
        </w:rPr>
        <w:instrText>李艳</w:instrText>
      </w:r>
      <w:r>
        <w:rPr>
          <w:rFonts w:hint="eastAsia"/>
          <w:szCs w:val="20"/>
        </w:rPr>
        <w:instrText>"},{"literal":"</w:instrText>
      </w:r>
      <w:r>
        <w:rPr>
          <w:rFonts w:hint="eastAsia"/>
          <w:szCs w:val="20"/>
        </w:rPr>
        <w:instrText>许洁</w:instrText>
      </w:r>
      <w:r>
        <w:rPr>
          <w:rFonts w:hint="eastAsia"/>
          <w:szCs w:val="20"/>
        </w:rPr>
        <w:instrText>"},{"literal":"</w:instrText>
      </w:r>
      <w:r>
        <w:rPr>
          <w:rFonts w:hint="eastAsia"/>
          <w:szCs w:val="20"/>
        </w:rPr>
        <w:instrText>贾程媛</w:instrText>
      </w:r>
      <w:r>
        <w:rPr>
          <w:rFonts w:hint="eastAsia"/>
          <w:szCs w:val="20"/>
        </w:rPr>
        <w:instrText>"},{"literal":"</w:instrText>
      </w:r>
      <w:r>
        <w:rPr>
          <w:rFonts w:hint="eastAsia"/>
          <w:szCs w:val="20"/>
        </w:rPr>
        <w:instrText>翟雪松</w:instrText>
      </w:r>
      <w:r>
        <w:rPr>
          <w:rFonts w:hint="eastAsia"/>
          <w:szCs w:val="20"/>
        </w:rPr>
        <w:instrText>"}],"issued":{"date-parts":[["2024"]]}}}],"schema":"https:/</w:instrText>
      </w:r>
      <w:r>
        <w:rPr>
          <w:szCs w:val="20"/>
        </w:rPr>
        <w:instrText xml:space="preserve">/github.com/citation-style-language/schema/raw/master/csl-citation.json"} </w:instrText>
      </w:r>
      <w:r>
        <w:rPr>
          <w:szCs w:val="20"/>
        </w:rPr>
        <w:fldChar w:fldCharType="separate"/>
      </w:r>
      <w:r>
        <w:rPr>
          <w:rFonts w:cs="Times New Roman"/>
          <w:kern w:val="0"/>
          <w:szCs w:val="24"/>
        </w:rPr>
        <w:t>（李艳</w:t>
      </w:r>
      <w:r>
        <w:rPr>
          <w:rFonts w:cs="Times New Roman"/>
          <w:kern w:val="0"/>
          <w:szCs w:val="24"/>
        </w:rPr>
        <w:t xml:space="preserve"> </w:t>
      </w:r>
      <w:r>
        <w:rPr>
          <w:rFonts w:cs="Times New Roman"/>
          <w:kern w:val="0"/>
          <w:szCs w:val="24"/>
        </w:rPr>
        <w:t>等，</w:t>
      </w:r>
      <w:r>
        <w:rPr>
          <w:rFonts w:cs="Times New Roman"/>
          <w:kern w:val="0"/>
          <w:szCs w:val="24"/>
        </w:rPr>
        <w:t>2024</w:t>
      </w:r>
      <w:r>
        <w:rPr>
          <w:rFonts w:cs="Times New Roman"/>
          <w:kern w:val="0"/>
          <w:szCs w:val="24"/>
        </w:rPr>
        <w:t>）</w:t>
      </w:r>
      <w:r>
        <w:rPr>
          <w:szCs w:val="20"/>
        </w:rPr>
        <w:fldChar w:fldCharType="end"/>
      </w:r>
      <w:r>
        <w:rPr>
          <w:rFonts w:hint="eastAsia"/>
          <w:szCs w:val="20"/>
        </w:rPr>
        <w:t>，大学生正广泛使用生成式人工智能。随着国产大模型的推广与应用，我国高校也面临着类似国外高校同行的压力。然而，相较于国外高校的积极回应，无论是</w:t>
      </w:r>
      <w:ins w:id="170" w:author="沪楠 陈" w:date="2024-10-17T17:28:00Z">
        <w:r>
          <w:rPr>
            <w:rFonts w:hint="eastAsia"/>
            <w:szCs w:val="20"/>
          </w:rPr>
          <w:t>《中华人民共和国学位法》（</w:t>
        </w:r>
      </w:ins>
      <w:ins w:id="171" w:author="沪楠 陈" w:date="2024-10-17T17:29:00Z">
        <w:r>
          <w:rPr>
            <w:rFonts w:hint="eastAsia"/>
            <w:szCs w:val="20"/>
          </w:rPr>
          <w:t>以下简称</w:t>
        </w:r>
      </w:ins>
      <w:ins w:id="172" w:author="沪楠 陈" w:date="2024-10-18T10:50:00Z">
        <w:r>
          <w:rPr>
            <w:rFonts w:hint="eastAsia"/>
            <w:szCs w:val="20"/>
          </w:rPr>
          <w:t>《</w:t>
        </w:r>
      </w:ins>
      <w:r>
        <w:rPr>
          <w:rFonts w:hint="eastAsia"/>
          <w:szCs w:val="20"/>
        </w:rPr>
        <w:t>学位法</w:t>
      </w:r>
      <w:ins w:id="173" w:author="沪楠 陈" w:date="2024-10-18T10:50:00Z">
        <w:r>
          <w:rPr>
            <w:rFonts w:hint="eastAsia"/>
            <w:szCs w:val="20"/>
          </w:rPr>
          <w:t>》</w:t>
        </w:r>
      </w:ins>
      <w:ins w:id="174" w:author="沪楠 陈" w:date="2024-10-17T17:29:00Z">
        <w:r>
          <w:rPr>
            <w:rFonts w:hint="eastAsia"/>
            <w:szCs w:val="20"/>
          </w:rPr>
          <w:t>）</w:t>
        </w:r>
      </w:ins>
      <w:ins w:id="175" w:author="沪楠 陈" w:date="2024-10-17T17:27:00Z">
        <w:r>
          <w:rPr>
            <w:rFonts w:hint="eastAsia"/>
            <w:szCs w:val="20"/>
          </w:rPr>
          <w:t>等法律法规</w:t>
        </w:r>
      </w:ins>
      <w:r>
        <w:rPr>
          <w:rFonts w:hint="eastAsia"/>
          <w:szCs w:val="20"/>
        </w:rPr>
        <w:t>还是高校学术诚信政策都未能就</w:t>
      </w:r>
      <w:r>
        <w:rPr>
          <w:rFonts w:hint="eastAsia"/>
          <w:szCs w:val="20"/>
        </w:rPr>
        <w:t>AIGC</w:t>
      </w:r>
      <w:r>
        <w:rPr>
          <w:rFonts w:hint="eastAsia"/>
          <w:szCs w:val="20"/>
        </w:rPr>
        <w:t>剽窃问题做出有效回应。究其原因，一方面是由于现代剽窃概念无法较好适配相关行为，导致无法将其定性。另一方面，现有规制手段是否仍能发挥效用仍需仔细审视。</w:t>
      </w:r>
    </w:p>
    <w:p w14:paraId="5FFA5424" w14:textId="77777777" w:rsidR="002A315E" w:rsidRDefault="00000000">
      <w:pPr>
        <w:pStyle w:val="af2"/>
        <w:ind w:firstLine="420"/>
        <w:rPr>
          <w:szCs w:val="20"/>
        </w:rPr>
      </w:pPr>
      <w:r>
        <w:rPr>
          <w:rFonts w:ascii="黑体" w:eastAsia="黑体" w:hAnsi="黑体" w:hint="eastAsia"/>
          <w:szCs w:val="21"/>
        </w:rPr>
        <w:lastRenderedPageBreak/>
        <w:t>（一）</w:t>
      </w:r>
      <w:r>
        <w:rPr>
          <w:rFonts w:hint="eastAsia"/>
          <w:szCs w:val="20"/>
        </w:rPr>
        <w:t>AIGC</w:t>
      </w:r>
      <w:r>
        <w:rPr>
          <w:rFonts w:hint="eastAsia"/>
          <w:szCs w:val="20"/>
        </w:rPr>
        <w:t>利用行为定性之难</w:t>
      </w:r>
    </w:p>
    <w:p w14:paraId="217ACCA9" w14:textId="209D2729" w:rsidR="002A315E" w:rsidRDefault="00000000">
      <w:pPr>
        <w:ind w:firstLineChars="0" w:firstLine="420"/>
        <w:rPr>
          <w:szCs w:val="20"/>
        </w:rPr>
      </w:pPr>
      <w:r>
        <w:rPr>
          <w:rFonts w:hint="eastAsia"/>
          <w:szCs w:val="20"/>
        </w:rPr>
        <w:t>AIGC</w:t>
      </w:r>
      <w:r>
        <w:rPr>
          <w:rFonts w:hint="eastAsia"/>
          <w:szCs w:val="20"/>
        </w:rPr>
        <w:t>本身的混合性特征导致利用行为难以被学术剽窃这一概念所涵</w:t>
      </w:r>
      <w:proofErr w:type="gramStart"/>
      <w:r>
        <w:rPr>
          <w:rFonts w:hint="eastAsia"/>
          <w:szCs w:val="20"/>
        </w:rPr>
        <w:t>摄</w:t>
      </w:r>
      <w:proofErr w:type="gramEnd"/>
      <w:r>
        <w:rPr>
          <w:rFonts w:hint="eastAsia"/>
          <w:szCs w:val="20"/>
        </w:rPr>
        <w:t>。回顾前文所界定的学术剽窃概念，“将他人作品中的思想、观点、研究方法或表达据为己有而不归认来源”，涵摄</w:t>
      </w:r>
      <w:r>
        <w:rPr>
          <w:rFonts w:hint="eastAsia"/>
          <w:szCs w:val="20"/>
        </w:rPr>
        <w:t xml:space="preserve"> AIGC</w:t>
      </w:r>
      <w:r>
        <w:rPr>
          <w:rFonts w:hint="eastAsia"/>
          <w:szCs w:val="20"/>
        </w:rPr>
        <w:t>利用行为面临诸多不适。首先面临的概念解释问题即为，</w:t>
      </w:r>
      <w:r>
        <w:rPr>
          <w:rFonts w:hint="eastAsia"/>
          <w:szCs w:val="20"/>
        </w:rPr>
        <w:t>AIGC</w:t>
      </w:r>
      <w:r>
        <w:rPr>
          <w:rFonts w:hint="eastAsia"/>
          <w:szCs w:val="20"/>
        </w:rPr>
        <w:t>是否能被界定为“他人作品”。一方面，</w:t>
      </w:r>
      <w:r>
        <w:rPr>
          <w:rFonts w:hint="eastAsia"/>
          <w:szCs w:val="20"/>
        </w:rPr>
        <w:t>AIGC</w:t>
      </w:r>
      <w:r>
        <w:rPr>
          <w:rFonts w:hint="eastAsia"/>
          <w:szCs w:val="20"/>
        </w:rPr>
        <w:t>本身形式不定，能否被视作</w:t>
      </w:r>
      <w:ins w:id="176" w:author="沪楠 陈" w:date="2024-10-18T10:54:00Z">
        <w:r>
          <w:rPr>
            <w:rFonts w:hint="eastAsia"/>
            <w:szCs w:val="20"/>
          </w:rPr>
          <w:t>《</w:t>
        </w:r>
      </w:ins>
      <w:r>
        <w:rPr>
          <w:rFonts w:hint="eastAsia"/>
          <w:szCs w:val="20"/>
        </w:rPr>
        <w:t>著作权法</w:t>
      </w:r>
      <w:ins w:id="177" w:author="沪楠 陈" w:date="2024-10-18T10:47:00Z">
        <w:r>
          <w:rPr>
            <w:rFonts w:hint="eastAsia"/>
            <w:szCs w:val="20"/>
          </w:rPr>
          <w:t>》</w:t>
        </w:r>
      </w:ins>
      <w:r>
        <w:rPr>
          <w:rFonts w:hint="eastAsia"/>
          <w:szCs w:val="20"/>
        </w:rPr>
        <w:t>意义上的作品</w:t>
      </w:r>
      <w:ins w:id="178" w:author="沪楠 陈" w:date="2024-10-18T11:01:00Z">
        <w:r>
          <w:rPr>
            <w:rFonts w:hint="eastAsia"/>
            <w:szCs w:val="20"/>
          </w:rPr>
          <w:t>，现今</w:t>
        </w:r>
      </w:ins>
      <w:r>
        <w:rPr>
          <w:rFonts w:hint="eastAsia"/>
          <w:szCs w:val="20"/>
        </w:rPr>
        <w:t>学界并无定论。另一方面，即便确认</w:t>
      </w:r>
      <w:r>
        <w:rPr>
          <w:rFonts w:hint="eastAsia"/>
          <w:szCs w:val="20"/>
        </w:rPr>
        <w:t>AIGC</w:t>
      </w:r>
      <w:r>
        <w:rPr>
          <w:rFonts w:hint="eastAsia"/>
          <w:szCs w:val="20"/>
        </w:rPr>
        <w:t>的可版权性，随之而来的权利归属问题更加冲击了学术剽窃概念本身——如果</w:t>
      </w:r>
      <w:proofErr w:type="gramStart"/>
      <w:r>
        <w:rPr>
          <w:rFonts w:hint="eastAsia"/>
          <w:szCs w:val="20"/>
        </w:rPr>
        <w:t>涵摄某一</w:t>
      </w:r>
      <w:proofErr w:type="gramEnd"/>
      <w:r>
        <w:rPr>
          <w:rFonts w:hint="eastAsia"/>
          <w:szCs w:val="20"/>
        </w:rPr>
        <w:t>AIGC</w:t>
      </w:r>
      <w:r>
        <w:rPr>
          <w:rFonts w:hint="eastAsia"/>
          <w:szCs w:val="20"/>
        </w:rPr>
        <w:t>利用行为，则究竟何人是概念所指“他人”？更进一步，“归认来源”作为另一要件，应当</w:t>
      </w:r>
      <w:proofErr w:type="gramStart"/>
      <w:r>
        <w:rPr>
          <w:rFonts w:hint="eastAsia"/>
          <w:szCs w:val="20"/>
        </w:rPr>
        <w:t>如何归认所指</w:t>
      </w:r>
      <w:proofErr w:type="gramEnd"/>
      <w:r>
        <w:rPr>
          <w:rFonts w:hint="eastAsia"/>
          <w:szCs w:val="20"/>
        </w:rPr>
        <w:t>的“他人”？出现在这些问题的根本原因在于，</w:t>
      </w:r>
      <w:r>
        <w:rPr>
          <w:rFonts w:hint="eastAsia"/>
          <w:szCs w:val="20"/>
        </w:rPr>
        <w:t>GAI</w:t>
      </w:r>
      <w:r>
        <w:rPr>
          <w:rFonts w:hint="eastAsia"/>
          <w:szCs w:val="20"/>
        </w:rPr>
        <w:t>加持下的学术剽窃行为具有鲜明的混合特性。学生、机器乃至训练语料的原版权人的实质性贡献交融一起。即便一段</w:t>
      </w:r>
      <w:r>
        <w:rPr>
          <w:rFonts w:hint="eastAsia"/>
          <w:szCs w:val="20"/>
        </w:rPr>
        <w:t>AIGC</w:t>
      </w:r>
      <w:r>
        <w:rPr>
          <w:rFonts w:hint="eastAsia"/>
          <w:szCs w:val="20"/>
        </w:rPr>
        <w:t>是学生通过精心设计提示词与外部资料辛勤努力所得，我们也不能忽略机器提供方的精巧设计与安排，更不能无视无数训练语料作者们的独创性贡献。因此，从权利归属的规范层面来看，必须明确</w:t>
      </w:r>
      <w:r>
        <w:rPr>
          <w:rFonts w:hint="eastAsia"/>
          <w:szCs w:val="20"/>
        </w:rPr>
        <w:t>AIGC</w:t>
      </w:r>
      <w:r>
        <w:rPr>
          <w:rFonts w:hint="eastAsia"/>
          <w:szCs w:val="20"/>
        </w:rPr>
        <w:t>的权利归属——究竟是训练语料的原版权人、</w:t>
      </w:r>
      <w:r>
        <w:rPr>
          <w:rFonts w:hint="eastAsia"/>
          <w:szCs w:val="20"/>
        </w:rPr>
        <w:t>AIGC</w:t>
      </w:r>
      <w:r>
        <w:rPr>
          <w:rFonts w:hint="eastAsia"/>
          <w:szCs w:val="20"/>
        </w:rPr>
        <w:t>工具提供方抑或用户本身，否则学生完全可以主张自己就是</w:t>
      </w:r>
      <w:r>
        <w:rPr>
          <w:rFonts w:hint="eastAsia"/>
          <w:szCs w:val="20"/>
        </w:rPr>
        <w:t>AIGC</w:t>
      </w:r>
      <w:r>
        <w:rPr>
          <w:rFonts w:hint="eastAsia"/>
          <w:szCs w:val="20"/>
        </w:rPr>
        <w:t>的权利人，不存在剽窃“他人”或不“归认来源”的情况。但该问题尚未在业界和学界形成共识。</w:t>
      </w:r>
      <w:ins w:id="179" w:author="沪楠 陈" w:date="2024-10-17T19:55:00Z">
        <w:r>
          <w:rPr>
            <w:rFonts w:hint="eastAsia"/>
            <w:szCs w:val="20"/>
          </w:rPr>
          <w:t>权利归属上的困难又进一步</w:t>
        </w:r>
      </w:ins>
      <w:ins w:id="180" w:author="沪楠 陈" w:date="2024-10-17T19:54:00Z">
        <w:r>
          <w:rPr>
            <w:rFonts w:hint="eastAsia"/>
            <w:szCs w:val="20"/>
          </w:rPr>
          <w:t>导致了</w:t>
        </w:r>
      </w:ins>
      <w:r>
        <w:rPr>
          <w:rFonts w:hint="eastAsia"/>
          <w:szCs w:val="20"/>
        </w:rPr>
        <w:t>更加实际的问题</w:t>
      </w:r>
      <w:ins w:id="181" w:author="沪楠 陈" w:date="2024-10-17T19:55:00Z">
        <w:r>
          <w:rPr>
            <w:rFonts w:hint="eastAsia"/>
            <w:szCs w:val="20"/>
          </w:rPr>
          <w:t>——</w:t>
        </w:r>
      </w:ins>
      <w:del w:id="182" w:author="沪楠 陈" w:date="2024-10-17T19:55:00Z">
        <w:r w:rsidDel="9201EBF0">
          <w:rPr>
            <w:rFonts w:hint="eastAsia"/>
            <w:szCs w:val="20"/>
          </w:rPr>
          <w:delText>是，</w:delText>
        </w:r>
      </w:del>
      <w:r>
        <w:rPr>
          <w:rFonts w:hint="eastAsia"/>
          <w:szCs w:val="20"/>
        </w:rPr>
        <w:t>从</w:t>
      </w:r>
      <w:proofErr w:type="gramStart"/>
      <w:r>
        <w:rPr>
          <w:rFonts w:hint="eastAsia"/>
          <w:szCs w:val="20"/>
        </w:rPr>
        <w:t>来源归认的</w:t>
      </w:r>
      <w:proofErr w:type="gramEnd"/>
      <w:ins w:id="183" w:author="沪楠 陈" w:date="2024-10-17T19:56:00Z">
        <w:r>
          <w:rPr>
            <w:rFonts w:hint="eastAsia"/>
            <w:szCs w:val="20"/>
          </w:rPr>
          <w:t>实际</w:t>
        </w:r>
      </w:ins>
      <w:r>
        <w:rPr>
          <w:rFonts w:hint="eastAsia"/>
          <w:szCs w:val="20"/>
        </w:rPr>
        <w:t>操作层面看，虽然合适</w:t>
      </w:r>
      <w:proofErr w:type="gramStart"/>
      <w:r>
        <w:rPr>
          <w:rFonts w:hint="eastAsia"/>
          <w:szCs w:val="20"/>
        </w:rPr>
        <w:t>的引注是</w:t>
      </w:r>
      <w:proofErr w:type="gramEnd"/>
      <w:r>
        <w:rPr>
          <w:rFonts w:hint="eastAsia"/>
          <w:szCs w:val="20"/>
        </w:rPr>
        <w:t>避免陷入学术剽窃风险的最佳手段，但如何引用</w:t>
      </w:r>
      <w:r>
        <w:rPr>
          <w:rFonts w:hint="eastAsia"/>
          <w:szCs w:val="20"/>
        </w:rPr>
        <w:t>AIGC</w:t>
      </w:r>
      <w:r>
        <w:rPr>
          <w:rFonts w:hint="eastAsia"/>
          <w:szCs w:val="20"/>
        </w:rPr>
        <w:t>也因其混合性而存在诸多问题。一方面，如果需要标注则究竟谁应当获得论文中属于</w:t>
      </w:r>
      <w:r>
        <w:rPr>
          <w:rFonts w:hint="eastAsia"/>
          <w:szCs w:val="20"/>
        </w:rPr>
        <w:t>AIGC</w:t>
      </w:r>
      <w:r>
        <w:rPr>
          <w:rFonts w:hint="eastAsia"/>
          <w:szCs w:val="20"/>
        </w:rPr>
        <w:t>部分的“适当的荣誉”尚未形成共识，尤其是在神经网络的算法黑箱影响下，寻找到某一段</w:t>
      </w:r>
      <w:r>
        <w:rPr>
          <w:rFonts w:hint="eastAsia"/>
          <w:szCs w:val="20"/>
        </w:rPr>
        <w:t>AIGC</w:t>
      </w:r>
      <w:r>
        <w:rPr>
          <w:rFonts w:hint="eastAsia"/>
          <w:szCs w:val="20"/>
        </w:rPr>
        <w:t>究竟用了谁的哪些内容几乎是不可能的</w:t>
      </w:r>
      <w:r>
        <w:rPr>
          <w:szCs w:val="20"/>
          <w:highlight w:val="yellow"/>
        </w:rPr>
        <w:fldChar w:fldCharType="begin"/>
      </w:r>
      <w:r>
        <w:rPr>
          <w:rFonts w:hint="eastAsia"/>
          <w:szCs w:val="20"/>
        </w:rPr>
        <w:instrText xml:space="preserve"> ADDIN ZOTERO_ITEM CSL_CITATION {"citationID":"e9gpEaQU","properties":{"formattedCitation":"\\uc0\\u65288{}Daswin De Silva \\uc0\\u31561{}\\uc0\\u65292{}2023\\uc0\\u65289{}","plainCitation":"</w:instrText>
      </w:r>
      <w:r>
        <w:rPr>
          <w:rFonts w:hint="eastAsia"/>
          <w:szCs w:val="20"/>
        </w:rPr>
        <w:instrText>（</w:instrText>
      </w:r>
      <w:r>
        <w:rPr>
          <w:rFonts w:hint="eastAsia"/>
          <w:szCs w:val="20"/>
        </w:rPr>
        <w:instrText xml:space="preserve">Daswin De Silva </w:instrText>
      </w:r>
      <w:r>
        <w:rPr>
          <w:rFonts w:hint="eastAsia"/>
          <w:szCs w:val="20"/>
        </w:rPr>
        <w:instrText>等，</w:instrText>
      </w:r>
      <w:r>
        <w:rPr>
          <w:rFonts w:hint="eastAsia"/>
          <w:szCs w:val="20"/>
        </w:rPr>
        <w:instrText>2023</w:instrText>
      </w:r>
      <w:r>
        <w:rPr>
          <w:rFonts w:hint="eastAsia"/>
          <w:szCs w:val="20"/>
        </w:rPr>
        <w:instrText>）</w:instrText>
      </w:r>
      <w:r>
        <w:rPr>
          <w:rFonts w:hint="eastAsia"/>
          <w:szCs w:val="20"/>
        </w:rPr>
        <w:instrText>","dontUpdate":true,"noteIndex":0},"cita</w:instrText>
      </w:r>
      <w:r>
        <w:rPr>
          <w:szCs w:val="20"/>
        </w:rPr>
        <w:instrText>tionItems":[{"id":810,"uris":["http://zotero.org/users/12109334/items/SUAHXVSU"],"itemData":{"id":810,"type":"paper-conference","abstract":"Chat Generative Pretrained Transformer (Chat-GPT) and related Generative AI models are leading a paradigm shift in the acceptance and application of Artificial Intelligence (AI) across all disciplines and industry sectors. Despite the criticisms of an ‘intelligence without knowledge or reasoning or the notions of truth’, ChatGPT is highly effective at human-like conversation with seemingly sophisticated and useful responses to questions, summarization, classification, extraction and generation tasks. Unlike similar large AI models in the modalities of image, audio and video, text-based conversation is straightforward and familiar to a large audience of regular users of the Internet and smartphone applications. This is further accentuated by the large-scale adoption of ‘standard’ chatbot technologies for trivial conversations in task-specific automation, across every industry sector. This rare combination of highly effective human-like conversation, familiarity of foundational technology and versatility of intelligent application, has led to several challenges and opportunities in leveraging generative AI. A primary challenge is its impact on the academic integrity of scholarly work, where AI-generated content can be useful and detrimental in both teaching and research. On the other hand, ChatGPT presents a unique opportunity in augmenting preexisting (‘standard’) chatbots with human-like conversation for advanced intelligent automation, across all application domains. Although diametrically opposed, the challenge of addressing academic integrity and the opportunity of augmenting pre-existing chatbots are grounded in the conversational AI capabilities of ChatGPT and similar generative AI models. In this paper, we investigate these formative capabilities and present guidelines for leveraging ChatGPT and similar generative AI models.","container-title":"2023 IEEE Interna</w:instrText>
      </w:r>
      <w:r>
        <w:rPr>
          <w:rFonts w:hint="eastAsia"/>
          <w:szCs w:val="20"/>
        </w:rPr>
        <w:instrText xml:space="preserve">tional Conference on Industrial Technology (ICIT)","DOI":"10.1109/ICIT58465.2023.10143123","event-title":"2023 IEEE International Conference on Industrial Technology (ICIT)","note":"ISSN: 2643-2978\ntitleTranslation: ChatGPT </w:instrText>
      </w:r>
      <w:r>
        <w:rPr>
          <w:rFonts w:hint="eastAsia"/>
          <w:szCs w:val="20"/>
        </w:rPr>
        <w:instrText>和生成式</w:instrText>
      </w:r>
      <w:r>
        <w:rPr>
          <w:rFonts w:hint="eastAsia"/>
          <w:szCs w:val="20"/>
        </w:rPr>
        <w:instrText xml:space="preserve"> AI </w:instrText>
      </w:r>
      <w:r>
        <w:rPr>
          <w:rFonts w:hint="eastAsia"/>
          <w:szCs w:val="20"/>
        </w:rPr>
        <w:instrText>指南，用于解决学术诚信问题并增强现有聊天机器人</w:instrText>
      </w:r>
      <w:r>
        <w:rPr>
          <w:rFonts w:hint="eastAsia"/>
          <w:szCs w:val="20"/>
        </w:rPr>
        <w:instrText>","page":"1-6","source":"IEEE Xplore","title":"ChatGPT and Generative AI Guidelines for Addressing Academic Integrity and Augmenting Pre-Existing Chatbots","author":[{"literal":"Daswin De Silva"},{"literal":"Nishan Mills"},{"literal":"Mona El-Ayoubi"},{"</w:instrText>
      </w:r>
      <w:r>
        <w:rPr>
          <w:szCs w:val="20"/>
        </w:rPr>
        <w:instrText xml:space="preserve">literal":"Milos Manic"},{"literal":"Damminda Alahakoon"}],"issued":{"date-parts":[["2023",4]]}}}],"schema":"https://github.com/citation-style-language/schema/raw/master/csl-citation.json"} </w:instrText>
      </w:r>
      <w:r>
        <w:rPr>
          <w:szCs w:val="20"/>
          <w:highlight w:val="yellow"/>
        </w:rPr>
        <w:fldChar w:fldCharType="separate"/>
      </w:r>
      <w:r>
        <w:rPr>
          <w:rFonts w:cs="Times New Roman"/>
          <w:kern w:val="0"/>
          <w:szCs w:val="21"/>
        </w:rPr>
        <w:t>（</w:t>
      </w:r>
      <w:ins w:id="184" w:author="莉 刘" w:date="2024-10-22T14:23:00Z" w16du:dateUtc="2024-10-22T06:23:00Z">
        <w:del w:id="185" w:author="沪楠 陈" w:date="2024-10-22T15:56:00Z" w16du:dateUtc="2024-10-22T07:56:00Z">
          <w:r w:rsidR="00936B5E" w:rsidRPr="00B858C0" w:rsidDel="00A84E0D">
            <w:rPr>
              <w:rFonts w:cs="Times New Roman"/>
              <w:kern w:val="0"/>
              <w:szCs w:val="21"/>
              <w:rPrChange w:id="186" w:author="沪楠 陈" w:date="2024-10-22T16:49:00Z" w16du:dateUtc="2024-10-22T08:49:00Z">
                <w:rPr>
                  <w:rFonts w:cs="Times New Roman"/>
                  <w:kern w:val="0"/>
                  <w:sz w:val="24"/>
                  <w:szCs w:val="24"/>
                </w:rPr>
              </w:rPrChange>
            </w:rPr>
            <w:delText xml:space="preserve"> </w:delText>
          </w:r>
        </w:del>
        <w:r w:rsidR="00936B5E" w:rsidRPr="00B858C0">
          <w:rPr>
            <w:rFonts w:cs="Times New Roman"/>
            <w:kern w:val="0"/>
            <w:szCs w:val="21"/>
            <w:rPrChange w:id="187" w:author="沪楠 陈" w:date="2024-10-22T16:49:00Z" w16du:dateUtc="2024-10-22T08:49:00Z">
              <w:rPr>
                <w:rFonts w:cs="Times New Roman"/>
                <w:kern w:val="0"/>
                <w:sz w:val="24"/>
                <w:szCs w:val="24"/>
              </w:rPr>
            </w:rPrChange>
          </w:rPr>
          <w:t>De-Silva</w:t>
        </w:r>
      </w:ins>
      <w:del w:id="188" w:author="莉 刘" w:date="2024-10-22T14:23:00Z" w16du:dateUtc="2024-10-22T06:23:00Z">
        <w:r w:rsidDel="00936B5E">
          <w:rPr>
            <w:rFonts w:cs="Times New Roman"/>
            <w:kern w:val="0"/>
            <w:szCs w:val="21"/>
          </w:rPr>
          <w:delText>Silva</w:delText>
        </w:r>
      </w:del>
      <w:r>
        <w:rPr>
          <w:rFonts w:cs="Times New Roman"/>
          <w:kern w:val="0"/>
          <w:szCs w:val="21"/>
        </w:rPr>
        <w:t xml:space="preserve"> </w:t>
      </w:r>
      <w:r>
        <w:rPr>
          <w:rFonts w:cs="Times New Roman" w:hint="eastAsia"/>
          <w:kern w:val="0"/>
          <w:szCs w:val="21"/>
        </w:rPr>
        <w:t xml:space="preserve">et al., </w:t>
      </w:r>
      <w:r>
        <w:rPr>
          <w:rFonts w:cs="Times New Roman"/>
          <w:kern w:val="0"/>
          <w:szCs w:val="21"/>
        </w:rPr>
        <w:t>2023</w:t>
      </w:r>
      <w:r>
        <w:rPr>
          <w:rFonts w:cs="Times New Roman"/>
          <w:kern w:val="0"/>
          <w:szCs w:val="21"/>
        </w:rPr>
        <w:t>）</w:t>
      </w:r>
      <w:r>
        <w:rPr>
          <w:szCs w:val="20"/>
          <w:highlight w:val="yellow"/>
        </w:rPr>
        <w:fldChar w:fldCharType="end"/>
      </w:r>
      <w:r>
        <w:rPr>
          <w:rFonts w:hint="eastAsia"/>
          <w:szCs w:val="20"/>
        </w:rPr>
        <w:t>，学生也就更不具备这种</w:t>
      </w:r>
      <w:proofErr w:type="gramStart"/>
      <w:r>
        <w:rPr>
          <w:rFonts w:hint="eastAsia"/>
          <w:szCs w:val="20"/>
        </w:rPr>
        <w:t>来源引注的</w:t>
      </w:r>
      <w:proofErr w:type="gramEnd"/>
      <w:r>
        <w:rPr>
          <w:rFonts w:hint="eastAsia"/>
          <w:szCs w:val="20"/>
        </w:rPr>
        <w:t>能力。另一方面，学界对</w:t>
      </w:r>
      <w:r>
        <w:rPr>
          <w:rFonts w:hint="eastAsia"/>
          <w:szCs w:val="20"/>
        </w:rPr>
        <w:t>AIGC</w:t>
      </w:r>
      <w:proofErr w:type="gramStart"/>
      <w:r>
        <w:rPr>
          <w:rFonts w:hint="eastAsia"/>
          <w:szCs w:val="20"/>
        </w:rPr>
        <w:t>的引注</w:t>
      </w:r>
      <w:ins w:id="189" w:author="沪楠 陈" w:date="2024-10-17T17:44:00Z">
        <w:r>
          <w:rPr>
            <w:rFonts w:hint="eastAsia"/>
            <w:szCs w:val="20"/>
          </w:rPr>
          <w:t>规则</w:t>
        </w:r>
      </w:ins>
      <w:proofErr w:type="gramEnd"/>
      <w:r>
        <w:rPr>
          <w:rFonts w:hint="eastAsia"/>
          <w:szCs w:val="20"/>
        </w:rPr>
        <w:t>也没形成统一标准，更有如《</w:t>
      </w:r>
      <w:r>
        <w:rPr>
          <w:rFonts w:hint="eastAsia"/>
          <w:szCs w:val="20"/>
        </w:rPr>
        <w:t>Nature</w:t>
      </w:r>
      <w:r>
        <w:rPr>
          <w:rFonts w:hint="eastAsia"/>
          <w:szCs w:val="20"/>
        </w:rPr>
        <w:t>》等学术期刊明确拒绝将</w:t>
      </w:r>
      <w:r>
        <w:rPr>
          <w:rFonts w:hint="eastAsia"/>
          <w:szCs w:val="20"/>
        </w:rPr>
        <w:t>GAI</w:t>
      </w:r>
      <w:r>
        <w:rPr>
          <w:rFonts w:hint="eastAsia"/>
          <w:szCs w:val="20"/>
        </w:rPr>
        <w:t>列为合著者，这也说明学界对于利用</w:t>
      </w:r>
      <w:r>
        <w:rPr>
          <w:rFonts w:hint="eastAsia"/>
          <w:szCs w:val="20"/>
        </w:rPr>
        <w:t>AIGC</w:t>
      </w:r>
      <w:r>
        <w:rPr>
          <w:rFonts w:hint="eastAsia"/>
          <w:szCs w:val="20"/>
        </w:rPr>
        <w:t>这一行为的性质仍心存疑虑。</w:t>
      </w:r>
    </w:p>
    <w:p w14:paraId="7F0A323A" w14:textId="77777777" w:rsidR="002A315E" w:rsidRDefault="00000000">
      <w:pPr>
        <w:ind w:firstLineChars="0" w:firstLine="420"/>
        <w:rPr>
          <w:szCs w:val="20"/>
        </w:rPr>
      </w:pPr>
      <w:r>
        <w:rPr>
          <w:rFonts w:hint="eastAsia"/>
          <w:szCs w:val="20"/>
        </w:rPr>
        <w:t>值得注意的是，</w:t>
      </w:r>
      <w:r>
        <w:rPr>
          <w:rFonts w:hint="eastAsia"/>
          <w:szCs w:val="20"/>
        </w:rPr>
        <w:t>2024</w:t>
      </w:r>
      <w:r>
        <w:rPr>
          <w:rFonts w:hint="eastAsia"/>
          <w:szCs w:val="20"/>
        </w:rPr>
        <w:t>年通过的</w:t>
      </w:r>
      <w:del w:id="190" w:author="沪楠 陈" w:date="2024-10-17T19:56:00Z">
        <w:r w:rsidDel="73CAF246">
          <w:rPr>
            <w:rFonts w:hint="eastAsia"/>
            <w:szCs w:val="20"/>
          </w:rPr>
          <w:delText>《中华人民共和国学位法》（以下简称</w:delText>
        </w:r>
      </w:del>
      <w:r>
        <w:rPr>
          <w:rFonts w:hint="eastAsia"/>
          <w:szCs w:val="20"/>
        </w:rPr>
        <w:t>《学位法》</w:t>
      </w:r>
      <w:del w:id="191" w:author="沪楠 陈" w:date="2024-10-17T19:56:00Z">
        <w:r w:rsidDel="96B3E31C">
          <w:rPr>
            <w:rFonts w:hint="eastAsia"/>
            <w:szCs w:val="20"/>
          </w:rPr>
          <w:delText>）</w:delText>
        </w:r>
      </w:del>
      <w:r>
        <w:rPr>
          <w:rFonts w:hint="eastAsia"/>
          <w:szCs w:val="20"/>
        </w:rPr>
        <w:t>就这一行为定性问题提供了可能的解决进路。</w:t>
      </w:r>
      <w:r>
        <w:rPr>
          <w:szCs w:val="20"/>
        </w:rPr>
        <w:t>2023</w:t>
      </w:r>
      <w:r>
        <w:rPr>
          <w:szCs w:val="20"/>
        </w:rPr>
        <w:t>年</w:t>
      </w:r>
      <w:r>
        <w:rPr>
          <w:szCs w:val="20"/>
        </w:rPr>
        <w:t>8</w:t>
      </w:r>
      <w:r>
        <w:rPr>
          <w:szCs w:val="20"/>
        </w:rPr>
        <w:t>月</w:t>
      </w:r>
      <w:r>
        <w:rPr>
          <w:szCs w:val="20"/>
        </w:rPr>
        <w:t>28</w:t>
      </w:r>
      <w:r>
        <w:rPr>
          <w:szCs w:val="20"/>
        </w:rPr>
        <w:t>日</w:t>
      </w:r>
      <w:r>
        <w:rPr>
          <w:rFonts w:hint="eastAsia"/>
          <w:szCs w:val="20"/>
        </w:rPr>
        <w:t>，由国务院提请审议《中华人民共和国学位法（草案）》在第</w:t>
      </w:r>
      <w:r>
        <w:rPr>
          <w:rFonts w:hint="eastAsia"/>
          <w:szCs w:val="20"/>
        </w:rPr>
        <w:t xml:space="preserve"> 82 </w:t>
      </w:r>
      <w:r>
        <w:rPr>
          <w:rFonts w:hint="eastAsia"/>
          <w:szCs w:val="20"/>
        </w:rPr>
        <w:t>条明确增设了“学位论文或者实践成果存在……人工智能代写等学术不端行为的”由学位授予单位撤销学位证书的规定。学生使用枪手代笔本质上就是一种“协议作弊”（</w:t>
      </w:r>
      <w:r>
        <w:rPr>
          <w:rFonts w:hint="eastAsia"/>
          <w:szCs w:val="20"/>
        </w:rPr>
        <w:t>Contract Cheating</w:t>
      </w:r>
      <w:r>
        <w:rPr>
          <w:rFonts w:hint="eastAsia"/>
          <w:szCs w:val="20"/>
        </w:rPr>
        <w:t>）行为，也即双方就有关写作服务等合作协议等达成一种委托关系</w:t>
      </w:r>
      <w:r>
        <w:rPr>
          <w:szCs w:val="20"/>
        </w:rPr>
        <w:fldChar w:fldCharType="begin"/>
      </w:r>
      <w:r>
        <w:rPr>
          <w:rFonts w:hint="eastAsia"/>
          <w:szCs w:val="20"/>
        </w:rPr>
        <w:instrText xml:space="preserve"> ADDIN ZOTERO_ITEM CSL_CITATION {"citationID":"WA9KU81j","properties":{"formattedCitation":"\\uc0\\u65288{}Tracey Bretag \\uc0\\u31561{}\\uc0\\u65292{}2019\\uc0\\u65289{}","plainCitation":"</w:instrText>
      </w:r>
      <w:r>
        <w:rPr>
          <w:rFonts w:hint="eastAsia"/>
          <w:szCs w:val="20"/>
        </w:rPr>
        <w:instrText>（</w:instrText>
      </w:r>
      <w:r>
        <w:rPr>
          <w:rFonts w:hint="eastAsia"/>
          <w:szCs w:val="20"/>
        </w:rPr>
        <w:instrText xml:space="preserve">Tracey Bretag </w:instrText>
      </w:r>
      <w:r>
        <w:rPr>
          <w:rFonts w:hint="eastAsia"/>
          <w:szCs w:val="20"/>
        </w:rPr>
        <w:instrText>等，</w:instrText>
      </w:r>
      <w:r>
        <w:rPr>
          <w:rFonts w:hint="eastAsia"/>
          <w:szCs w:val="20"/>
        </w:rPr>
        <w:instrText>2019</w:instrText>
      </w:r>
      <w:r>
        <w:rPr>
          <w:rFonts w:hint="eastAsia"/>
          <w:szCs w:val="20"/>
        </w:rPr>
        <w:instrText>）</w:instrText>
      </w:r>
      <w:r>
        <w:rPr>
          <w:rFonts w:hint="eastAsia"/>
          <w:szCs w:val="20"/>
        </w:rPr>
        <w:instrText>","dontUpdate":true,"noteIndex":0},"citation</w:instrText>
      </w:r>
      <w:r>
        <w:rPr>
          <w:szCs w:val="20"/>
        </w:rPr>
        <w:instrText xml:space="preserve">Items":[{"id":1207,"uris":["http://zotero.org/users/12109334/items/RSQGS5M8"],"itemData":{"id":1207,"type":"article-journal","abstract":"Recent Australian media scandals suggest that university students are increasingly outsourcing their assessments to third parties – a behaviour known as ‘contract cheating’. This paper reports on findings from a large survey of students from eight Australian universities (n = 14,086) which sought to explore students’ experiences with and attitudes towards contract cheating, and the contextual factors that may influence this behaviour. A spectrum of seven outsourcing behaviours were investigated, and three significant variables were found to be associated with contract cheating: dissatisfaction with the teaching and learning environment, a perception that there are ‘lots of opportunities to cheat’, and speaking a Language Other than English (LOTE) at home. To minimise contract cheating, our evidence suggests that universities need to support the development of teaching and learning environments which nurture strong student–teacher relationships, reduce opportunities to cheat through curriculum and assessment design, and address the well-recognised language and learning needs of LOTE students.","container-title":"Studies in Higher Education","DOI":"10.1080/03075079.2018.1462788","ISSN":"0307-5079","issue":"11","note":"publisher: Routledge\n_eprint: https://doi.org/10.1080/03075079.2018.1462788","page":"1837-1856","source":"Taylor and Francis+NEJM","title":"Contract cheating: a survey of Australian university students","title-short":"Contract cheating","volume":"44","author":[{"literal":"Tracey Bretag"},{"literal":"Rowena Harper"},{"literal":"Michael Burton"},{"literal":"Cath Ellis"},{"literal":"Philip Newton"},{"literal":"Pearl Rozenberg"},{"literal":"Sonia Saddiqui"},{"literal":"Karen van Haeringen"}],"issued":{"date-parts":[["2019",11,2]]}}}],"schema":"https://github.com/citation-style-language/schema/raw/master/csl-citation.json"} </w:instrText>
      </w:r>
      <w:r>
        <w:rPr>
          <w:szCs w:val="20"/>
        </w:rPr>
        <w:fldChar w:fldCharType="separate"/>
      </w:r>
      <w:r>
        <w:rPr>
          <w:rFonts w:cs="Times New Roman"/>
          <w:kern w:val="0"/>
          <w:szCs w:val="24"/>
        </w:rPr>
        <w:t>（</w:t>
      </w:r>
      <w:r>
        <w:rPr>
          <w:rFonts w:cs="Times New Roman"/>
          <w:kern w:val="0"/>
          <w:szCs w:val="24"/>
        </w:rPr>
        <w:t xml:space="preserve">Bretag </w:t>
      </w:r>
      <w:r>
        <w:rPr>
          <w:rFonts w:cs="Times New Roman" w:hint="eastAsia"/>
          <w:kern w:val="0"/>
          <w:szCs w:val="24"/>
        </w:rPr>
        <w:t xml:space="preserve">et al., </w:t>
      </w:r>
      <w:r>
        <w:rPr>
          <w:rFonts w:cs="Times New Roman"/>
          <w:kern w:val="0"/>
          <w:szCs w:val="24"/>
        </w:rPr>
        <w:t>2019</w:t>
      </w:r>
      <w:r>
        <w:rPr>
          <w:rFonts w:cs="Times New Roman"/>
          <w:kern w:val="0"/>
          <w:szCs w:val="24"/>
        </w:rPr>
        <w:t>）</w:t>
      </w:r>
      <w:r>
        <w:rPr>
          <w:szCs w:val="20"/>
        </w:rPr>
        <w:fldChar w:fldCharType="end"/>
      </w:r>
      <w:r>
        <w:rPr>
          <w:rFonts w:hint="eastAsia"/>
          <w:szCs w:val="20"/>
        </w:rPr>
        <w:t>。那么使用</w:t>
      </w:r>
      <w:r>
        <w:rPr>
          <w:rFonts w:hint="eastAsia"/>
          <w:szCs w:val="20"/>
        </w:rPr>
        <w:t>AIGC</w:t>
      </w:r>
      <w:r>
        <w:rPr>
          <w:rFonts w:hint="eastAsia"/>
          <w:szCs w:val="20"/>
        </w:rPr>
        <w:t>的行为完全可被视作是委托机器完成学术作业，因此使用“人工智能代写”抑或是“机器代笔”</w:t>
      </w:r>
      <w:del w:id="192" w:author="沪楠 陈" w:date="2024-10-17T19:57:00Z">
        <w:r w:rsidDel="3FAA2F43">
          <w:rPr>
            <w:rFonts w:hint="eastAsia"/>
            <w:szCs w:val="20"/>
          </w:rPr>
          <w:delText>这一</w:delText>
        </w:r>
      </w:del>
      <w:r>
        <w:rPr>
          <w:rFonts w:hint="eastAsia"/>
          <w:szCs w:val="20"/>
        </w:rPr>
        <w:t>概念涵</w:t>
      </w:r>
      <w:proofErr w:type="gramStart"/>
      <w:r>
        <w:rPr>
          <w:rFonts w:hint="eastAsia"/>
          <w:szCs w:val="20"/>
        </w:rPr>
        <w:t>摄相关</w:t>
      </w:r>
      <w:proofErr w:type="gramEnd"/>
      <w:r>
        <w:rPr>
          <w:rFonts w:hint="eastAsia"/>
          <w:szCs w:val="20"/>
        </w:rPr>
        <w:t>行为</w:t>
      </w:r>
      <w:ins w:id="193" w:author="沪楠 陈" w:date="2024-10-17T19:57:00Z">
        <w:r>
          <w:rPr>
            <w:rFonts w:hint="eastAsia"/>
            <w:szCs w:val="20"/>
          </w:rPr>
          <w:t>的理论进路</w:t>
        </w:r>
      </w:ins>
      <w:r>
        <w:rPr>
          <w:rFonts w:hint="eastAsia"/>
          <w:szCs w:val="20"/>
        </w:rPr>
        <w:t>并无不当。然而，在正式通过的《学位法》中却并未采纳草案中的做法，而是直接使用了“代</w:t>
      </w:r>
      <w:r>
        <w:rPr>
          <w:rFonts w:hint="eastAsia"/>
          <w:szCs w:val="20"/>
        </w:rPr>
        <w:lastRenderedPageBreak/>
        <w:t>写”这一概念。由此引发了另外一个问题，即“代写”这一概念是否能囊括“人工智能代写”？这一问题仍有待观察，并不能仅仅因为草案中昙花一现的可能趋势，就断定“代写”这一概念的具体外延。但就实际情况而言，已有高校在学位论文涉</w:t>
      </w:r>
      <w:r>
        <w:rPr>
          <w:rFonts w:hint="eastAsia"/>
          <w:szCs w:val="20"/>
        </w:rPr>
        <w:t>AIGC</w:t>
      </w:r>
      <w:r>
        <w:rPr>
          <w:rFonts w:hint="eastAsia"/>
          <w:szCs w:val="20"/>
        </w:rPr>
        <w:t>的相关政策中明确引用了这一规定。</w:t>
      </w:r>
      <w:r>
        <w:rPr>
          <w:rStyle w:val="af1"/>
        </w:rPr>
        <w:footnoteReference w:id="2"/>
      </w:r>
    </w:p>
    <w:p w14:paraId="4535DC2C" w14:textId="77777777" w:rsidR="002A315E" w:rsidRPr="007B2E6F" w:rsidRDefault="00000000">
      <w:pPr>
        <w:pStyle w:val="af2"/>
        <w:ind w:firstLine="420"/>
        <w:rPr>
          <w:szCs w:val="21"/>
        </w:rPr>
      </w:pPr>
      <w:r>
        <w:rPr>
          <w:rFonts w:hint="eastAsia"/>
          <w:szCs w:val="20"/>
        </w:rPr>
        <w:t>（</w:t>
      </w:r>
      <w:r w:rsidRPr="007B2E6F">
        <w:rPr>
          <w:rFonts w:hint="eastAsia"/>
          <w:szCs w:val="21"/>
        </w:rPr>
        <w:t>二）现有规制手段之不足</w:t>
      </w:r>
    </w:p>
    <w:p w14:paraId="3E4C5CA0" w14:textId="77777777" w:rsidR="002A315E" w:rsidRPr="007B2E6F" w:rsidRDefault="00000000">
      <w:pPr>
        <w:ind w:firstLineChars="0" w:firstLine="0"/>
        <w:rPr>
          <w:szCs w:val="21"/>
        </w:rPr>
      </w:pPr>
      <w:r w:rsidRPr="007B2E6F">
        <w:rPr>
          <w:szCs w:val="21"/>
        </w:rPr>
        <w:tab/>
      </w:r>
      <w:r w:rsidRPr="007B2E6F">
        <w:rPr>
          <w:rFonts w:hint="eastAsia"/>
          <w:szCs w:val="21"/>
        </w:rPr>
        <w:t>尽管在概念适配上存在一定障碍，但这并不妨碍一些利用</w:t>
      </w:r>
      <w:r w:rsidRPr="007B2E6F">
        <w:rPr>
          <w:rFonts w:hint="eastAsia"/>
          <w:szCs w:val="21"/>
        </w:rPr>
        <w:t>AIGC</w:t>
      </w:r>
      <w:r w:rsidRPr="007B2E6F">
        <w:rPr>
          <w:rFonts w:hint="eastAsia"/>
          <w:szCs w:val="21"/>
        </w:rPr>
        <w:t>的行为被认定为“学术不端”，并加以规制。因此，更重要的问题是仔细审视现有规制资源的效用及其不足之处。现有规制资源基本包括两大类，第一类是以高校学术诚信政策、教育部部门规章以及</w:t>
      </w:r>
      <w:del w:id="194" w:author="沪楠 陈" w:date="2024-10-18T10:50:00Z">
        <w:r w:rsidRPr="007B2E6F" w:rsidDel="1BEA2DDA">
          <w:rPr>
            <w:rFonts w:hint="eastAsia"/>
            <w:szCs w:val="21"/>
          </w:rPr>
          <w:delText>学位法</w:delText>
        </w:r>
      </w:del>
      <w:ins w:id="195" w:author="沪楠 陈" w:date="2024-10-18T10:50:00Z">
        <w:r w:rsidRPr="007B2E6F">
          <w:rPr>
            <w:rFonts w:hint="eastAsia"/>
            <w:szCs w:val="21"/>
          </w:rPr>
          <w:t>《学位法》</w:t>
        </w:r>
      </w:ins>
      <w:r w:rsidRPr="007B2E6F">
        <w:rPr>
          <w:rFonts w:hint="eastAsia"/>
          <w:szCs w:val="21"/>
        </w:rPr>
        <w:t>等政策法规为主的行为规范资源。第二类则是以重复率检测和“</w:t>
      </w:r>
      <w:r w:rsidRPr="007B2E6F">
        <w:rPr>
          <w:rFonts w:hint="eastAsia"/>
          <w:szCs w:val="21"/>
        </w:rPr>
        <w:t>AIGC</w:t>
      </w:r>
      <w:r w:rsidRPr="007B2E6F">
        <w:rPr>
          <w:rFonts w:hint="eastAsia"/>
          <w:szCs w:val="21"/>
        </w:rPr>
        <w:t>相似度”检测为主的事实认定资源。二者在当下均面临一定问题。</w:t>
      </w:r>
    </w:p>
    <w:p w14:paraId="128A3B66" w14:textId="77777777" w:rsidR="002A315E" w:rsidRPr="007B2E6F" w:rsidRDefault="00000000">
      <w:pPr>
        <w:ind w:firstLine="422"/>
        <w:outlineLvl w:val="3"/>
        <w:rPr>
          <w:b/>
          <w:bCs/>
          <w:szCs w:val="21"/>
        </w:rPr>
      </w:pPr>
      <w:r w:rsidRPr="007B2E6F">
        <w:rPr>
          <w:rFonts w:hint="eastAsia"/>
          <w:b/>
          <w:bCs/>
          <w:szCs w:val="21"/>
        </w:rPr>
        <w:t xml:space="preserve">1. </w:t>
      </w:r>
      <w:r w:rsidRPr="007B2E6F">
        <w:rPr>
          <w:rFonts w:hint="eastAsia"/>
          <w:b/>
          <w:bCs/>
          <w:szCs w:val="21"/>
        </w:rPr>
        <w:t>制度之缺</w:t>
      </w:r>
    </w:p>
    <w:p w14:paraId="5C15604A" w14:textId="77777777" w:rsidR="002A315E" w:rsidRPr="007B2E6F" w:rsidRDefault="00000000">
      <w:pPr>
        <w:ind w:firstLineChars="0" w:firstLine="0"/>
        <w:rPr>
          <w:szCs w:val="21"/>
        </w:rPr>
      </w:pPr>
      <w:r w:rsidRPr="007B2E6F">
        <w:rPr>
          <w:szCs w:val="21"/>
        </w:rPr>
        <w:tab/>
      </w:r>
      <w:r w:rsidRPr="007B2E6F">
        <w:rPr>
          <w:rFonts w:hint="eastAsia"/>
          <w:szCs w:val="21"/>
        </w:rPr>
        <w:t>当前，</w:t>
      </w:r>
      <w:del w:id="196" w:author="沪楠 陈" w:date="2024-10-17T20:13:00Z">
        <w:r w:rsidRPr="007B2E6F" w:rsidDel="D3FBE8A6">
          <w:rPr>
            <w:rFonts w:hint="eastAsia"/>
            <w:szCs w:val="21"/>
          </w:rPr>
          <w:delText>我国</w:delText>
        </w:r>
      </w:del>
      <w:ins w:id="197" w:author="沪楠 陈" w:date="2024-10-18T11:01:00Z">
        <w:r w:rsidRPr="007B2E6F">
          <w:rPr>
            <w:rFonts w:hint="eastAsia"/>
            <w:szCs w:val="21"/>
          </w:rPr>
          <w:t>《</w:t>
        </w:r>
      </w:ins>
      <w:ins w:id="198" w:author="沪楠 陈" w:date="2024-10-17T20:10:00Z">
        <w:r w:rsidRPr="007B2E6F">
          <w:rPr>
            <w:rFonts w:hint="eastAsia"/>
            <w:szCs w:val="21"/>
          </w:rPr>
          <w:t>著作权</w:t>
        </w:r>
      </w:ins>
      <w:del w:id="199" w:author="沪楠 陈" w:date="2024-10-17T20:10:00Z">
        <w:r w:rsidRPr="007B2E6F" w:rsidDel="760468EC">
          <w:rPr>
            <w:rFonts w:hint="eastAsia"/>
            <w:szCs w:val="21"/>
          </w:rPr>
          <w:delText>版权</w:delText>
        </w:r>
      </w:del>
      <w:r w:rsidRPr="007B2E6F">
        <w:rPr>
          <w:rFonts w:hint="eastAsia"/>
          <w:szCs w:val="21"/>
        </w:rPr>
        <w:t>法</w:t>
      </w:r>
      <w:ins w:id="200" w:author="沪楠 陈" w:date="2024-10-18T11:01:00Z">
        <w:r w:rsidRPr="007B2E6F">
          <w:rPr>
            <w:rFonts w:hint="eastAsia"/>
            <w:szCs w:val="21"/>
          </w:rPr>
          <w:t>》</w:t>
        </w:r>
      </w:ins>
      <w:r w:rsidRPr="007B2E6F">
        <w:rPr>
          <w:rFonts w:hint="eastAsia"/>
          <w:szCs w:val="21"/>
        </w:rPr>
        <w:t>、</w:t>
      </w:r>
      <w:ins w:id="201" w:author="沪楠 陈" w:date="2024-10-17T20:13:00Z">
        <w:r w:rsidRPr="007B2E6F">
          <w:rPr>
            <w:rFonts w:hint="eastAsia"/>
            <w:szCs w:val="21"/>
          </w:rPr>
          <w:t>《中华人民共和国教育法》（以下简称</w:t>
        </w:r>
      </w:ins>
      <w:ins w:id="202" w:author="沪楠 陈" w:date="2024-10-18T10:51:00Z">
        <w:r w:rsidRPr="007B2E6F">
          <w:rPr>
            <w:rFonts w:hint="eastAsia"/>
            <w:szCs w:val="21"/>
          </w:rPr>
          <w:t>《</w:t>
        </w:r>
      </w:ins>
      <w:r w:rsidRPr="007B2E6F">
        <w:rPr>
          <w:rFonts w:hint="eastAsia"/>
          <w:szCs w:val="21"/>
        </w:rPr>
        <w:t>教育法</w:t>
      </w:r>
      <w:ins w:id="203" w:author="沪楠 陈" w:date="2024-10-18T10:51:00Z">
        <w:r w:rsidRPr="007B2E6F">
          <w:rPr>
            <w:rFonts w:hint="eastAsia"/>
            <w:szCs w:val="21"/>
          </w:rPr>
          <w:t>》</w:t>
        </w:r>
      </w:ins>
      <w:ins w:id="204" w:author="沪楠 陈" w:date="2024-10-17T20:13:00Z">
        <w:r w:rsidRPr="007B2E6F">
          <w:rPr>
            <w:rFonts w:hint="eastAsia"/>
            <w:szCs w:val="21"/>
          </w:rPr>
          <w:t>）</w:t>
        </w:r>
      </w:ins>
      <w:r w:rsidRPr="007B2E6F">
        <w:rPr>
          <w:rFonts w:hint="eastAsia"/>
          <w:szCs w:val="21"/>
        </w:rPr>
        <w:t>、</w:t>
      </w:r>
      <w:del w:id="205" w:author="沪楠 陈" w:date="2024-10-18T10:50:00Z">
        <w:r w:rsidRPr="007B2E6F" w:rsidDel="0CD9733B">
          <w:rPr>
            <w:rFonts w:hint="eastAsia"/>
            <w:szCs w:val="21"/>
          </w:rPr>
          <w:delText>学位法</w:delText>
        </w:r>
      </w:del>
      <w:ins w:id="206" w:author="沪楠 陈" w:date="2024-10-18T10:50:00Z">
        <w:r w:rsidRPr="007B2E6F">
          <w:rPr>
            <w:rFonts w:hint="eastAsia"/>
            <w:szCs w:val="21"/>
          </w:rPr>
          <w:t>《学位法》</w:t>
        </w:r>
      </w:ins>
      <w:r w:rsidRPr="007B2E6F">
        <w:rPr>
          <w:rFonts w:hint="eastAsia"/>
          <w:szCs w:val="21"/>
        </w:rPr>
        <w:t>和高校学术诚信政策等政策法规在一定程度上提供了可能的规制进路，但都因各自的原因在</w:t>
      </w:r>
      <w:r w:rsidRPr="007B2E6F">
        <w:rPr>
          <w:rFonts w:hint="eastAsia"/>
          <w:szCs w:val="21"/>
        </w:rPr>
        <w:t>AIGC</w:t>
      </w:r>
      <w:r w:rsidRPr="007B2E6F">
        <w:rPr>
          <w:rFonts w:hint="eastAsia"/>
          <w:szCs w:val="21"/>
        </w:rPr>
        <w:t>时代难以发挥最佳规范作用。第一，就</w:t>
      </w:r>
      <w:del w:id="207" w:author="沪楠 陈" w:date="2024-10-17T20:11:00Z">
        <w:r w:rsidRPr="007B2E6F" w:rsidDel="97197A49">
          <w:rPr>
            <w:rFonts w:hint="eastAsia"/>
            <w:szCs w:val="21"/>
          </w:rPr>
          <w:delText>版权法</w:delText>
        </w:r>
      </w:del>
      <w:ins w:id="208" w:author="沪楠 陈" w:date="2024-10-18T10:48:00Z">
        <w:r w:rsidRPr="007B2E6F">
          <w:rPr>
            <w:rFonts w:hint="eastAsia"/>
            <w:szCs w:val="21"/>
          </w:rPr>
          <w:t>《著作权法》</w:t>
        </w:r>
      </w:ins>
      <w:r w:rsidRPr="007B2E6F">
        <w:rPr>
          <w:rFonts w:hint="eastAsia"/>
          <w:szCs w:val="21"/>
        </w:rPr>
        <w:t>而言，其规制范围仅限于法律意义上剽窃，学术剽窃不一定受到</w:t>
      </w:r>
      <w:del w:id="209" w:author="沪楠 陈" w:date="2024-10-17T20:11:00Z">
        <w:r w:rsidRPr="007B2E6F" w:rsidDel="17ED73BF">
          <w:rPr>
            <w:rFonts w:hint="eastAsia"/>
            <w:szCs w:val="21"/>
          </w:rPr>
          <w:delText>版权法</w:delText>
        </w:r>
      </w:del>
      <w:ins w:id="210" w:author="沪楠 陈" w:date="2024-10-18T10:48:00Z">
        <w:r w:rsidRPr="007B2E6F">
          <w:rPr>
            <w:rFonts w:hint="eastAsia"/>
            <w:szCs w:val="21"/>
          </w:rPr>
          <w:t>《著作权法》</w:t>
        </w:r>
      </w:ins>
      <w:r w:rsidRPr="007B2E6F">
        <w:rPr>
          <w:rFonts w:hint="eastAsia"/>
          <w:szCs w:val="21"/>
        </w:rPr>
        <w:t>规制。根据《著作权法》第</w:t>
      </w:r>
      <w:r w:rsidRPr="007B2E6F">
        <w:rPr>
          <w:rFonts w:hint="eastAsia"/>
          <w:szCs w:val="21"/>
        </w:rPr>
        <w:t>52</w:t>
      </w:r>
      <w:r w:rsidRPr="007B2E6F">
        <w:rPr>
          <w:rFonts w:hint="eastAsia"/>
          <w:szCs w:val="21"/>
        </w:rPr>
        <w:t>条，高校学生滥用</w:t>
      </w:r>
      <w:r w:rsidRPr="007B2E6F">
        <w:rPr>
          <w:rFonts w:hint="eastAsia"/>
          <w:szCs w:val="21"/>
        </w:rPr>
        <w:t>GAI</w:t>
      </w:r>
      <w:r w:rsidRPr="007B2E6F">
        <w:rPr>
          <w:rFonts w:hint="eastAsia"/>
          <w:szCs w:val="21"/>
        </w:rPr>
        <w:t>的行为</w:t>
      </w:r>
      <w:ins w:id="211" w:author="沪楠 陈" w:date="2024-10-17T20:02:00Z">
        <w:r w:rsidRPr="007B2E6F">
          <w:rPr>
            <w:rFonts w:hint="eastAsia"/>
            <w:szCs w:val="21"/>
          </w:rPr>
          <w:t>可</w:t>
        </w:r>
      </w:ins>
      <w:r w:rsidRPr="007B2E6F">
        <w:rPr>
          <w:rFonts w:hint="eastAsia"/>
          <w:szCs w:val="21"/>
        </w:rPr>
        <w:t>受到“剽窃他人作品的”这一项侵权指控。必须指出，</w:t>
      </w:r>
      <w:r w:rsidRPr="007B2E6F">
        <w:rPr>
          <w:rFonts w:hint="eastAsia"/>
          <w:szCs w:val="21"/>
        </w:rPr>
        <w:t>AIGC</w:t>
      </w:r>
      <w:r w:rsidRPr="007B2E6F">
        <w:rPr>
          <w:rFonts w:hint="eastAsia"/>
          <w:szCs w:val="21"/>
        </w:rPr>
        <w:t>并非完全由机器原创而得，其中相当一部分内容直接源自训练语料</w:t>
      </w:r>
      <w:r w:rsidRPr="007B2E6F">
        <w:rPr>
          <w:szCs w:val="21"/>
        </w:rPr>
        <w:fldChar w:fldCharType="begin"/>
      </w:r>
      <w:r w:rsidRPr="007B2E6F">
        <w:rPr>
          <w:rFonts w:hint="eastAsia"/>
          <w:szCs w:val="21"/>
        </w:rPr>
        <w:instrText xml:space="preserve"> ADDIN ZOTERO_ITEM CSL_CITATION {"citationID":"sn8E2NSN","properties":{"formattedCitation":"\\uc0\\u65288{}Adrian de Wynter \\uc0\\u31561{}\\uc0\\u65292{}2023\\uc0\\u65289{}","plainCitation":"</w:instrText>
      </w:r>
      <w:r w:rsidRPr="007B2E6F">
        <w:rPr>
          <w:rFonts w:hint="eastAsia"/>
          <w:szCs w:val="21"/>
        </w:rPr>
        <w:instrText>（</w:instrText>
      </w:r>
      <w:r w:rsidRPr="007B2E6F">
        <w:rPr>
          <w:rFonts w:hint="eastAsia"/>
          <w:szCs w:val="21"/>
        </w:rPr>
        <w:instrText xml:space="preserve">Adrian de Wynter </w:instrText>
      </w:r>
      <w:r w:rsidRPr="007B2E6F">
        <w:rPr>
          <w:rFonts w:hint="eastAsia"/>
          <w:szCs w:val="21"/>
        </w:rPr>
        <w:instrText>等，</w:instrText>
      </w:r>
      <w:r w:rsidRPr="007B2E6F">
        <w:rPr>
          <w:rFonts w:hint="eastAsia"/>
          <w:szCs w:val="21"/>
        </w:rPr>
        <w:instrText>2023</w:instrText>
      </w:r>
      <w:r w:rsidRPr="007B2E6F">
        <w:rPr>
          <w:rFonts w:hint="eastAsia"/>
          <w:szCs w:val="21"/>
        </w:rPr>
        <w:instrText>）</w:instrText>
      </w:r>
      <w:r w:rsidRPr="007B2E6F">
        <w:rPr>
          <w:rFonts w:hint="eastAsia"/>
          <w:szCs w:val="21"/>
        </w:rPr>
        <w:instrText>","dontUpdate":true,"noteIndex":0},"ci</w:instrText>
      </w:r>
      <w:r w:rsidRPr="007B2E6F">
        <w:rPr>
          <w:szCs w:val="21"/>
        </w:rPr>
        <w:instrText xml:space="preserve">tationItems":[{"id":791,"uris":["http://zotero.org/users/12109334/items/M4LGYBS2"],"itemData":{"id":791,"type":"article-journal","abstract":"We present an empirical evaluation of various outputs generated by nine of the most widely-available large language models (LLMs). Our analysis is done with off-the-shelf, readily-available tools. We find a correlation between percentage of memorized text, percentage of unique text, and overall output quality, when measured with respect to output pathologies such as counterfactual and logically-flawed statements, and general failures like not staying on topic. Overall, 80.0% of the outputs evaluated contained memorized data, but outputs containing the most memorized content were also more likely to be considered of high quality. We discuss and evaluate mitigation strategies, showing that, in the models evaluated, the rate of memorized text being output is reduced. We conclude with a discussion on potential implications around what it means to learn, to memorize, and </w:instrText>
      </w:r>
      <w:r w:rsidRPr="007B2E6F">
        <w:rPr>
          <w:rFonts w:hint="eastAsia"/>
          <w:szCs w:val="21"/>
        </w:rPr>
        <w:instrText xml:space="preserve">to evaluate quality text.","container-title":"Natural Language Processing Journal","DOI":"10.1016/j.nlp.2023.100024","ISSN":"29497191","journalAbbreviation":"Natural Language Processing Journal","note":"arXiv:2304.08637 [cs]\ntitleTranslation: </w:instrText>
      </w:r>
      <w:r w:rsidRPr="007B2E6F">
        <w:rPr>
          <w:rFonts w:hint="eastAsia"/>
          <w:szCs w:val="21"/>
        </w:rPr>
        <w:instrText>对大型语言模型输出的评估：话语和记忆</w:instrText>
      </w:r>
      <w:r w:rsidRPr="007B2E6F">
        <w:rPr>
          <w:rFonts w:hint="eastAsia"/>
          <w:szCs w:val="21"/>
        </w:rPr>
        <w:instrText>","page":"100024","source":"arXiv.org","title":"An Evaluation on Large Language Model Outputs: Discourse and Memorization","title-short":"An Evaluation on Large Language Model Outputs","volume":"4","author":[{"literal":"Adrian de Wynter"},{"literal</w:instrText>
      </w:r>
      <w:r w:rsidRPr="007B2E6F">
        <w:rPr>
          <w:szCs w:val="21"/>
        </w:rPr>
        <w:instrText xml:space="preserve">":"Xun Wang"},{"literal":"Alex Sokolov"},{"literal":"Qilong Gu"},{"literal":"Si-Qing Chen"}],"issued":{"date-parts":[["2023",9]]}}}],"schema":"https://github.com/citation-style-language/schema/raw/master/csl-citation.json"} </w:instrText>
      </w:r>
      <w:r w:rsidRPr="007B2E6F">
        <w:rPr>
          <w:szCs w:val="21"/>
        </w:rPr>
        <w:fldChar w:fldCharType="separate"/>
      </w:r>
      <w:r w:rsidRPr="007B2E6F">
        <w:rPr>
          <w:rFonts w:cs="Times New Roman"/>
          <w:kern w:val="0"/>
          <w:szCs w:val="21"/>
        </w:rPr>
        <w:t>（</w:t>
      </w:r>
      <w:r w:rsidRPr="007B2E6F">
        <w:rPr>
          <w:rFonts w:cs="Times New Roman"/>
          <w:kern w:val="0"/>
          <w:szCs w:val="21"/>
        </w:rPr>
        <w:t>de</w:t>
      </w:r>
      <w:r w:rsidRPr="007B2E6F">
        <w:rPr>
          <w:rFonts w:cs="Times New Roman" w:hint="eastAsia"/>
          <w:kern w:val="0"/>
          <w:szCs w:val="21"/>
        </w:rPr>
        <w:t xml:space="preserve"> </w:t>
      </w:r>
      <w:r w:rsidRPr="007B2E6F">
        <w:rPr>
          <w:rFonts w:cs="Times New Roman"/>
          <w:kern w:val="0"/>
          <w:szCs w:val="21"/>
        </w:rPr>
        <w:t xml:space="preserve">Wynter </w:t>
      </w:r>
      <w:r w:rsidRPr="007B2E6F">
        <w:rPr>
          <w:rFonts w:cs="Times New Roman" w:hint="eastAsia"/>
          <w:kern w:val="0"/>
          <w:szCs w:val="21"/>
        </w:rPr>
        <w:t xml:space="preserve">et al., </w:t>
      </w:r>
      <w:r w:rsidRPr="007B2E6F">
        <w:rPr>
          <w:rFonts w:cs="Times New Roman"/>
          <w:kern w:val="0"/>
          <w:szCs w:val="21"/>
        </w:rPr>
        <w:t>2023</w:t>
      </w:r>
      <w:r w:rsidRPr="007B2E6F">
        <w:rPr>
          <w:rFonts w:cs="Times New Roman"/>
          <w:kern w:val="0"/>
          <w:szCs w:val="21"/>
        </w:rPr>
        <w:t>）</w:t>
      </w:r>
      <w:r w:rsidRPr="007B2E6F">
        <w:rPr>
          <w:szCs w:val="21"/>
        </w:rPr>
        <w:fldChar w:fldCharType="end"/>
      </w:r>
      <w:r w:rsidRPr="007B2E6F">
        <w:rPr>
          <w:rFonts w:hint="eastAsia"/>
          <w:szCs w:val="21"/>
        </w:rPr>
        <w:t>。因此，当学生原封不动地使用受</w:t>
      </w:r>
      <w:del w:id="212" w:author="沪楠 陈" w:date="2024-10-18T10:48:00Z">
        <w:r w:rsidRPr="007B2E6F" w:rsidDel="4F2FB589">
          <w:rPr>
            <w:rFonts w:hint="eastAsia"/>
            <w:szCs w:val="21"/>
          </w:rPr>
          <w:delText>著作权法</w:delText>
        </w:r>
      </w:del>
      <w:ins w:id="213" w:author="沪楠 陈" w:date="2024-10-18T10:48:00Z">
        <w:r w:rsidRPr="007B2E6F">
          <w:rPr>
            <w:rFonts w:hint="eastAsia"/>
            <w:szCs w:val="21"/>
          </w:rPr>
          <w:t>《著作权法》</w:t>
        </w:r>
      </w:ins>
      <w:r w:rsidRPr="007B2E6F">
        <w:rPr>
          <w:rFonts w:hint="eastAsia"/>
          <w:szCs w:val="21"/>
        </w:rPr>
        <w:t>保护的他人表达时，即便来自于</w:t>
      </w:r>
      <w:r w:rsidRPr="007B2E6F">
        <w:rPr>
          <w:rFonts w:hint="eastAsia"/>
          <w:szCs w:val="21"/>
        </w:rPr>
        <w:t>AIGC</w:t>
      </w:r>
      <w:r w:rsidRPr="007B2E6F">
        <w:rPr>
          <w:rFonts w:hint="eastAsia"/>
          <w:szCs w:val="21"/>
        </w:rPr>
        <w:t>，也仍然构成第</w:t>
      </w:r>
      <w:r w:rsidRPr="007B2E6F">
        <w:rPr>
          <w:rFonts w:hint="eastAsia"/>
          <w:szCs w:val="21"/>
        </w:rPr>
        <w:t>52</w:t>
      </w:r>
      <w:r w:rsidRPr="007B2E6F">
        <w:rPr>
          <w:rFonts w:hint="eastAsia"/>
          <w:szCs w:val="21"/>
        </w:rPr>
        <w:t>条所规范的剽窃行为。但</w:t>
      </w:r>
      <w:del w:id="214" w:author="沪楠 陈" w:date="2024-10-17T20:11:00Z">
        <w:r w:rsidRPr="007B2E6F" w:rsidDel="22E1FC35">
          <w:rPr>
            <w:rFonts w:hint="eastAsia"/>
            <w:szCs w:val="21"/>
          </w:rPr>
          <w:delText>版权法</w:delText>
        </w:r>
      </w:del>
      <w:ins w:id="215" w:author="沪楠 陈" w:date="2024-10-18T10:48:00Z">
        <w:r w:rsidRPr="007B2E6F">
          <w:rPr>
            <w:rFonts w:hint="eastAsia"/>
            <w:szCs w:val="21"/>
          </w:rPr>
          <w:t>《著作权法》</w:t>
        </w:r>
      </w:ins>
      <w:r w:rsidRPr="007B2E6F">
        <w:rPr>
          <w:rFonts w:hint="eastAsia"/>
          <w:szCs w:val="21"/>
        </w:rPr>
        <w:t>受限于其立法目的和规则对象，在规制高校学术剽窃方面有明显不足。首先，立德树人的教育目标并非</w:t>
      </w:r>
      <w:del w:id="216" w:author="沪楠 陈" w:date="2024-10-17T20:11:00Z">
        <w:r w:rsidRPr="007B2E6F" w:rsidDel="FD508B08">
          <w:rPr>
            <w:rFonts w:hint="eastAsia"/>
            <w:szCs w:val="21"/>
          </w:rPr>
          <w:delText>版权法</w:delText>
        </w:r>
      </w:del>
      <w:ins w:id="217" w:author="沪楠 陈" w:date="2024-10-18T10:48:00Z">
        <w:r w:rsidRPr="007B2E6F">
          <w:rPr>
            <w:rFonts w:hint="eastAsia"/>
            <w:szCs w:val="21"/>
          </w:rPr>
          <w:t>《著作权法》</w:t>
        </w:r>
      </w:ins>
      <w:r w:rsidRPr="007B2E6F">
        <w:rPr>
          <w:rFonts w:hint="eastAsia"/>
          <w:szCs w:val="21"/>
        </w:rPr>
        <w:t>的立法初衷，调整因版权作品而产生的法律关系并保护权利人的署名权、复制权等著作权才是其所关心的。其次，出于促进作品传播与思想交流的</w:t>
      </w:r>
      <w:proofErr w:type="gramStart"/>
      <w:r w:rsidRPr="007B2E6F">
        <w:rPr>
          <w:rFonts w:hint="eastAsia"/>
          <w:szCs w:val="21"/>
        </w:rPr>
        <w:t>考量</w:t>
      </w:r>
      <w:proofErr w:type="gramEnd"/>
      <w:r w:rsidRPr="007B2E6F">
        <w:rPr>
          <w:rFonts w:hint="eastAsia"/>
          <w:szCs w:val="21"/>
        </w:rPr>
        <w:t>，思想表达二分法是近现代以来最牢固的</w:t>
      </w:r>
      <w:del w:id="218" w:author="沪楠 陈" w:date="2024-10-17T20:11:00Z">
        <w:r w:rsidRPr="007B2E6F" w:rsidDel="AF6F5CC2">
          <w:rPr>
            <w:rFonts w:hint="eastAsia"/>
            <w:szCs w:val="21"/>
          </w:rPr>
          <w:delText>版权法</w:delText>
        </w:r>
      </w:del>
      <w:ins w:id="219" w:author="沪楠 陈" w:date="2024-10-18T10:48:00Z">
        <w:r w:rsidRPr="007B2E6F">
          <w:rPr>
            <w:rFonts w:hint="eastAsia"/>
            <w:szCs w:val="21"/>
          </w:rPr>
          <w:t>《著作权法》</w:t>
        </w:r>
      </w:ins>
      <w:r w:rsidRPr="007B2E6F">
        <w:rPr>
          <w:rFonts w:hint="eastAsia"/>
          <w:szCs w:val="21"/>
        </w:rPr>
        <w:t>原则之一</w:t>
      </w:r>
      <w:del w:id="220" w:author="沪楠 陈" w:date="2024-10-17T20:02:00Z">
        <w:r w:rsidRPr="007B2E6F" w:rsidDel="93AF36D2">
          <w:rPr>
            <w:rFonts w:hint="eastAsia"/>
            <w:szCs w:val="21"/>
          </w:rPr>
          <w:delText>严格遵守</w:delText>
        </w:r>
      </w:del>
      <w:r w:rsidRPr="007B2E6F">
        <w:rPr>
          <w:rFonts w:hint="eastAsia"/>
          <w:szCs w:val="21"/>
        </w:rPr>
        <w:t>，</w:t>
      </w:r>
      <w:ins w:id="221" w:author="沪楠 陈" w:date="2024-10-17T20:03:00Z">
        <w:r w:rsidRPr="007B2E6F">
          <w:rPr>
            <w:rFonts w:hint="eastAsia"/>
            <w:szCs w:val="21"/>
          </w:rPr>
          <w:t>作品中只有属于表达的部分才受到</w:t>
        </w:r>
      </w:ins>
      <w:ins w:id="222" w:author="沪楠 陈" w:date="2024-10-18T10:49:00Z">
        <w:r w:rsidRPr="007B2E6F">
          <w:rPr>
            <w:rFonts w:hint="eastAsia"/>
            <w:szCs w:val="21"/>
          </w:rPr>
          <w:t>《著作权法》</w:t>
        </w:r>
      </w:ins>
      <w:ins w:id="223" w:author="沪楠 陈" w:date="2024-10-17T20:03:00Z">
        <w:r w:rsidRPr="007B2E6F">
          <w:rPr>
            <w:rFonts w:hint="eastAsia"/>
            <w:szCs w:val="21"/>
          </w:rPr>
          <w:t>保护，</w:t>
        </w:r>
      </w:ins>
      <w:r w:rsidRPr="007B2E6F">
        <w:rPr>
          <w:rFonts w:hint="eastAsia"/>
          <w:szCs w:val="21"/>
        </w:rPr>
        <w:t>也即他人学术思想、原创方法或公有领域作品等均属于公众自由使用的范围。最后，版权侵权指控的成立一般遵循“接触</w:t>
      </w:r>
      <w:r w:rsidRPr="007B2E6F">
        <w:rPr>
          <w:rFonts w:hint="eastAsia"/>
          <w:szCs w:val="21"/>
        </w:rPr>
        <w:t>+</w:t>
      </w:r>
      <w:r w:rsidRPr="007B2E6F">
        <w:rPr>
          <w:rFonts w:hint="eastAsia"/>
          <w:szCs w:val="21"/>
        </w:rPr>
        <w:t>实质性相似”的原则</w:t>
      </w:r>
      <w:r w:rsidRPr="007B2E6F">
        <w:rPr>
          <w:szCs w:val="21"/>
        </w:rPr>
        <w:fldChar w:fldCharType="begin"/>
      </w:r>
      <w:r w:rsidRPr="007B2E6F">
        <w:rPr>
          <w:rFonts w:hint="eastAsia"/>
          <w:szCs w:val="21"/>
        </w:rPr>
        <w:instrText xml:space="preserve"> ADDIN ZOTERO_ITEM CSL_CITATION {"citationID":"F9tyJKE3","properties":{"formattedCitation":"\\uc0\\u65288{}\\uc0\\u21556{}\\uc0\\u27721{}\\uc0\\u19996{}\\uc0\\u65292{}2015\\uc0\\u65289{}","plainCitation":"</w:instrText>
      </w:r>
      <w:r w:rsidRPr="007B2E6F">
        <w:rPr>
          <w:rFonts w:hint="eastAsia"/>
          <w:szCs w:val="21"/>
        </w:rPr>
        <w:instrText>（吴汉东，</w:instrText>
      </w:r>
      <w:r w:rsidRPr="007B2E6F">
        <w:rPr>
          <w:rFonts w:hint="eastAsia"/>
          <w:szCs w:val="21"/>
        </w:rPr>
        <w:instrText>2015</w:instrText>
      </w:r>
      <w:r w:rsidRPr="007B2E6F">
        <w:rPr>
          <w:rFonts w:hint="eastAsia"/>
          <w:szCs w:val="21"/>
        </w:rPr>
        <w:instrText>）</w:instrText>
      </w:r>
      <w:r w:rsidRPr="007B2E6F">
        <w:rPr>
          <w:rFonts w:hint="eastAsia"/>
          <w:szCs w:val="21"/>
        </w:rPr>
        <w:instrText>","noteIndex":0},"citationItems":[{"id":2029,"uris":["http://zotero.org/users/12109334/items/IP72B3TT"],"itemData":{"id":2029,"type":"article-journal","abstract":"</w:instrText>
      </w:r>
      <w:r w:rsidRPr="007B2E6F">
        <w:rPr>
          <w:rFonts w:hint="eastAsia"/>
          <w:szCs w:val="21"/>
        </w:rPr>
        <w:instrText>知识产权侵权认定与一般民事侵权认定有诸多不同</w:instrText>
      </w:r>
      <w:r w:rsidRPr="007B2E6F">
        <w:rPr>
          <w:rFonts w:hint="eastAsia"/>
          <w:szCs w:val="21"/>
        </w:rPr>
        <w:instrText>,\"</w:instrText>
      </w:r>
      <w:r w:rsidRPr="007B2E6F">
        <w:rPr>
          <w:rFonts w:hint="eastAsia"/>
          <w:szCs w:val="21"/>
        </w:rPr>
        <w:instrText>实质性相似</w:instrText>
      </w:r>
      <w:r w:rsidRPr="007B2E6F">
        <w:rPr>
          <w:rFonts w:hint="eastAsia"/>
          <w:szCs w:val="21"/>
        </w:rPr>
        <w:instrText>+</w:instrText>
      </w:r>
      <w:r w:rsidRPr="007B2E6F">
        <w:rPr>
          <w:rFonts w:hint="eastAsia"/>
          <w:szCs w:val="21"/>
        </w:rPr>
        <w:instrText>接触</w:instrText>
      </w:r>
      <w:r w:rsidRPr="007B2E6F">
        <w:rPr>
          <w:rFonts w:hint="eastAsia"/>
          <w:szCs w:val="21"/>
        </w:rPr>
        <w:instrText>\"</w:instrText>
      </w:r>
      <w:r w:rsidRPr="007B2E6F">
        <w:rPr>
          <w:rFonts w:hint="eastAsia"/>
          <w:szCs w:val="21"/>
        </w:rPr>
        <w:instrText>是侵犯知识产权行为认定的重要规则。这一规则以知识产权法的知识创新和信息传播理论作为思想基础</w:instrText>
      </w:r>
      <w:r w:rsidRPr="007B2E6F">
        <w:rPr>
          <w:rFonts w:hint="eastAsia"/>
          <w:szCs w:val="21"/>
        </w:rPr>
        <w:instrText>,</w:instrText>
      </w:r>
      <w:r w:rsidRPr="007B2E6F">
        <w:rPr>
          <w:rFonts w:hint="eastAsia"/>
          <w:szCs w:val="21"/>
        </w:rPr>
        <w:instrText>旨在调整知识主体接触</w:instrText>
      </w:r>
      <w:r w:rsidRPr="007B2E6F">
        <w:rPr>
          <w:rFonts w:hint="eastAsia"/>
          <w:szCs w:val="21"/>
        </w:rPr>
        <w:instrText>\"</w:instrText>
      </w:r>
      <w:r w:rsidRPr="007B2E6F">
        <w:rPr>
          <w:rFonts w:hint="eastAsia"/>
          <w:szCs w:val="21"/>
        </w:rPr>
        <w:instrText>已知</w:instrText>
      </w:r>
      <w:r w:rsidRPr="007B2E6F">
        <w:rPr>
          <w:rFonts w:hint="eastAsia"/>
          <w:szCs w:val="21"/>
        </w:rPr>
        <w:instrText>\"</w:instrText>
      </w:r>
      <w:r w:rsidRPr="007B2E6F">
        <w:rPr>
          <w:rFonts w:hint="eastAsia"/>
          <w:szCs w:val="21"/>
        </w:rPr>
        <w:instrText>和创造</w:instrText>
      </w:r>
      <w:r w:rsidRPr="007B2E6F">
        <w:rPr>
          <w:rFonts w:hint="eastAsia"/>
          <w:szCs w:val="21"/>
        </w:rPr>
        <w:instrText>\"</w:instrText>
      </w:r>
      <w:r w:rsidRPr="007B2E6F">
        <w:rPr>
          <w:rFonts w:hint="eastAsia"/>
          <w:szCs w:val="21"/>
        </w:rPr>
        <w:instrText>新知</w:instrText>
      </w:r>
      <w:r w:rsidRPr="007B2E6F">
        <w:rPr>
          <w:rFonts w:hint="eastAsia"/>
          <w:szCs w:val="21"/>
        </w:rPr>
        <w:instrText>\"</w:instrText>
      </w:r>
      <w:r w:rsidRPr="007B2E6F">
        <w:rPr>
          <w:rFonts w:hint="eastAsia"/>
          <w:szCs w:val="21"/>
        </w:rPr>
        <w:instrText>的社会关系</w:instrText>
      </w:r>
      <w:r w:rsidRPr="007B2E6F">
        <w:rPr>
          <w:rFonts w:hint="eastAsia"/>
          <w:szCs w:val="21"/>
        </w:rPr>
        <w:instrText>,</w:instrText>
      </w:r>
      <w:r w:rsidRPr="007B2E6F">
        <w:rPr>
          <w:rFonts w:hint="eastAsia"/>
          <w:szCs w:val="21"/>
        </w:rPr>
        <w:instrText>制裁非法利用他人智力成果的侵权行为。</w:instrText>
      </w:r>
      <w:r w:rsidRPr="007B2E6F">
        <w:rPr>
          <w:rFonts w:hint="eastAsia"/>
          <w:szCs w:val="21"/>
        </w:rPr>
        <w:instrText>\"</w:instrText>
      </w:r>
      <w:r w:rsidRPr="007B2E6F">
        <w:rPr>
          <w:rFonts w:hint="eastAsia"/>
          <w:szCs w:val="21"/>
        </w:rPr>
        <w:instrText>实质性相似</w:instrText>
      </w:r>
      <w:r w:rsidRPr="007B2E6F">
        <w:rPr>
          <w:rFonts w:hint="eastAsia"/>
          <w:szCs w:val="21"/>
        </w:rPr>
        <w:instrText>+</w:instrText>
      </w:r>
      <w:r w:rsidRPr="007B2E6F">
        <w:rPr>
          <w:rFonts w:hint="eastAsia"/>
          <w:szCs w:val="21"/>
        </w:rPr>
        <w:instrText>接触</w:instrText>
      </w:r>
      <w:r w:rsidRPr="007B2E6F">
        <w:rPr>
          <w:rFonts w:hint="eastAsia"/>
          <w:szCs w:val="21"/>
        </w:rPr>
        <w:instrText>\"</w:instrText>
      </w:r>
      <w:r w:rsidRPr="007B2E6F">
        <w:rPr>
          <w:rFonts w:hint="eastAsia"/>
          <w:szCs w:val="21"/>
        </w:rPr>
        <w:instrText>规则适用于著作权、专利权和商业秘密保护领域</w:instrText>
      </w:r>
      <w:r w:rsidRPr="007B2E6F">
        <w:rPr>
          <w:rFonts w:hint="eastAsia"/>
          <w:szCs w:val="21"/>
        </w:rPr>
        <w:instrText>,</w:instrText>
      </w:r>
      <w:r w:rsidRPr="007B2E6F">
        <w:rPr>
          <w:rFonts w:hint="eastAsia"/>
          <w:szCs w:val="21"/>
        </w:rPr>
        <w:instrText>是对侵权行为认定之法律适用的理论概括和司法经验总结。在司法实践中</w:instrText>
      </w:r>
      <w:r w:rsidRPr="007B2E6F">
        <w:rPr>
          <w:rFonts w:hint="eastAsia"/>
          <w:szCs w:val="21"/>
        </w:rPr>
        <w:instrText>,</w:instrText>
      </w:r>
      <w:r w:rsidRPr="007B2E6F">
        <w:rPr>
          <w:rFonts w:hint="eastAsia"/>
          <w:szCs w:val="21"/>
        </w:rPr>
        <w:instrText>通过两项作品或技术的比对分析</w:instrText>
      </w:r>
      <w:r w:rsidRPr="007B2E6F">
        <w:rPr>
          <w:rFonts w:hint="eastAsia"/>
          <w:szCs w:val="21"/>
        </w:rPr>
        <w:instrText>,</w:instrText>
      </w:r>
      <w:r w:rsidRPr="007B2E6F">
        <w:rPr>
          <w:rFonts w:hint="eastAsia"/>
          <w:szCs w:val="21"/>
        </w:rPr>
        <w:instrText>界分特定知识产权的保护范围。上述规则的适用决定了侵权行为审查认定的逻辑顺序与当事人举证责任的分配状况。</w:instrText>
      </w:r>
      <w:r w:rsidRPr="007B2E6F">
        <w:rPr>
          <w:rFonts w:hint="eastAsia"/>
          <w:szCs w:val="21"/>
        </w:rPr>
        <w:instrText>","container-title":"</w:instrText>
      </w:r>
      <w:r w:rsidRPr="007B2E6F">
        <w:rPr>
          <w:rFonts w:hint="eastAsia"/>
          <w:szCs w:val="21"/>
        </w:rPr>
        <w:instrText>法学</w:instrText>
      </w:r>
      <w:r w:rsidRPr="007B2E6F">
        <w:rPr>
          <w:rFonts w:hint="eastAsia"/>
          <w:szCs w:val="21"/>
        </w:rPr>
        <w:instrText>","ISSN":"1000-4238","issue":"8","language":"zh-CN","page":"63-72","source":"CNKI","title":"</w:instrText>
      </w:r>
      <w:r w:rsidRPr="007B2E6F">
        <w:rPr>
          <w:rFonts w:hint="eastAsia"/>
          <w:szCs w:val="21"/>
        </w:rPr>
        <w:instrText>试论“实质性相似</w:instrText>
      </w:r>
      <w:r w:rsidRPr="007B2E6F">
        <w:rPr>
          <w:rFonts w:hint="eastAsia"/>
          <w:szCs w:val="21"/>
        </w:rPr>
        <w:instrText>+</w:instrText>
      </w:r>
      <w:r w:rsidRPr="007B2E6F">
        <w:rPr>
          <w:rFonts w:hint="eastAsia"/>
          <w:szCs w:val="21"/>
        </w:rPr>
        <w:instrText>接触”的侵权认定规则</w:instrText>
      </w:r>
      <w:r w:rsidRPr="007B2E6F">
        <w:rPr>
          <w:rFonts w:hint="eastAsia"/>
          <w:szCs w:val="21"/>
        </w:rPr>
        <w:instrText>","author":[{"literal":"</w:instrText>
      </w:r>
      <w:r w:rsidRPr="007B2E6F">
        <w:rPr>
          <w:rFonts w:hint="eastAsia"/>
          <w:szCs w:val="21"/>
        </w:rPr>
        <w:instrText>吴汉东</w:instrText>
      </w:r>
      <w:r w:rsidRPr="007B2E6F">
        <w:rPr>
          <w:rFonts w:hint="eastAsia"/>
          <w:szCs w:val="21"/>
        </w:rPr>
        <w:instrText xml:space="preserve">"}],"issued":{"date-parts":[["2015"]]}}}],"schema":"https://github.com/citation-style-language/schema/raw/master/csl-citation.json"} </w:instrText>
      </w:r>
      <w:r w:rsidRPr="007B2E6F">
        <w:rPr>
          <w:szCs w:val="21"/>
        </w:rPr>
        <w:fldChar w:fldCharType="separate"/>
      </w:r>
      <w:r w:rsidRPr="007B2E6F">
        <w:rPr>
          <w:rFonts w:cs="Times New Roman"/>
          <w:kern w:val="0"/>
          <w:szCs w:val="21"/>
        </w:rPr>
        <w:t>（吴</w:t>
      </w:r>
      <w:r w:rsidRPr="007B2E6F">
        <w:rPr>
          <w:rFonts w:cs="Times New Roman"/>
          <w:kern w:val="0"/>
          <w:szCs w:val="21"/>
        </w:rPr>
        <w:lastRenderedPageBreak/>
        <w:t>汉东，</w:t>
      </w:r>
      <w:r w:rsidRPr="007B2E6F">
        <w:rPr>
          <w:rFonts w:cs="Times New Roman"/>
          <w:kern w:val="0"/>
          <w:szCs w:val="21"/>
        </w:rPr>
        <w:t>2015</w:t>
      </w:r>
      <w:r w:rsidRPr="007B2E6F">
        <w:rPr>
          <w:rFonts w:cs="Times New Roman"/>
          <w:kern w:val="0"/>
          <w:szCs w:val="21"/>
        </w:rPr>
        <w:t>）</w:t>
      </w:r>
      <w:r w:rsidRPr="007B2E6F">
        <w:rPr>
          <w:szCs w:val="21"/>
        </w:rPr>
        <w:fldChar w:fldCharType="end"/>
      </w:r>
      <w:r w:rsidRPr="007B2E6F">
        <w:rPr>
          <w:rFonts w:hint="eastAsia"/>
          <w:szCs w:val="21"/>
        </w:rPr>
        <w:t>，但因</w:t>
      </w:r>
      <w:r w:rsidRPr="007B2E6F">
        <w:rPr>
          <w:rFonts w:hint="eastAsia"/>
          <w:szCs w:val="21"/>
        </w:rPr>
        <w:t>AIGC</w:t>
      </w:r>
      <w:r w:rsidRPr="007B2E6F">
        <w:rPr>
          <w:rFonts w:hint="eastAsia"/>
          <w:szCs w:val="21"/>
        </w:rPr>
        <w:t>的混合性和人工智能黑匣子的特征，这通常</w:t>
      </w:r>
      <w:del w:id="224" w:author="沪楠 陈" w:date="2024-10-17T20:04:00Z">
        <w:r w:rsidRPr="007B2E6F" w:rsidDel="7B8B092E">
          <w:rPr>
            <w:rFonts w:hint="eastAsia"/>
            <w:szCs w:val="21"/>
          </w:rPr>
          <w:delText>被认为</w:delText>
        </w:r>
      </w:del>
      <w:r w:rsidRPr="007B2E6F">
        <w:rPr>
          <w:rFonts w:hint="eastAsia"/>
          <w:szCs w:val="21"/>
        </w:rPr>
        <w:t>是难以实现的。可见，学术诚信的要求事实上是一种高于</w:t>
      </w:r>
      <w:del w:id="225" w:author="沪楠 陈" w:date="2024-10-17T20:11:00Z">
        <w:r w:rsidRPr="007B2E6F" w:rsidDel="F984CF83">
          <w:rPr>
            <w:rFonts w:hint="eastAsia"/>
            <w:szCs w:val="21"/>
          </w:rPr>
          <w:delText>版权法</w:delText>
        </w:r>
      </w:del>
      <w:ins w:id="226" w:author="沪楠 陈" w:date="2024-10-18T10:49:00Z">
        <w:r w:rsidRPr="007B2E6F">
          <w:rPr>
            <w:rFonts w:hint="eastAsia"/>
            <w:szCs w:val="21"/>
          </w:rPr>
          <w:t>《著作权法》</w:t>
        </w:r>
      </w:ins>
      <w:r w:rsidRPr="007B2E6F">
        <w:rPr>
          <w:rFonts w:hint="eastAsia"/>
          <w:szCs w:val="21"/>
        </w:rPr>
        <w:t>的道德约束，</w:t>
      </w:r>
      <w:del w:id="227" w:author="沪楠 陈" w:date="2024-10-17T20:11:00Z">
        <w:r w:rsidRPr="007B2E6F" w:rsidDel="DBD4308D">
          <w:rPr>
            <w:rFonts w:hint="eastAsia"/>
            <w:szCs w:val="21"/>
          </w:rPr>
          <w:delText>版权法</w:delText>
        </w:r>
      </w:del>
      <w:ins w:id="228" w:author="沪楠 陈" w:date="2024-10-18T10:49:00Z">
        <w:r w:rsidRPr="007B2E6F">
          <w:rPr>
            <w:rFonts w:hint="eastAsia"/>
            <w:szCs w:val="21"/>
          </w:rPr>
          <w:t>《著作权法》</w:t>
        </w:r>
      </w:ins>
      <w:r w:rsidRPr="007B2E6F">
        <w:rPr>
          <w:rFonts w:hint="eastAsia"/>
          <w:szCs w:val="21"/>
        </w:rPr>
        <w:t>难以完全承担起规制学术剽窃的职能。</w:t>
      </w:r>
    </w:p>
    <w:p w14:paraId="3B1BE57A" w14:textId="77777777" w:rsidR="002A315E" w:rsidRPr="007B2E6F" w:rsidRDefault="00000000">
      <w:pPr>
        <w:ind w:firstLineChars="0" w:firstLine="420"/>
        <w:rPr>
          <w:szCs w:val="21"/>
        </w:rPr>
      </w:pPr>
      <w:r w:rsidRPr="007B2E6F">
        <w:rPr>
          <w:rFonts w:hint="eastAsia"/>
          <w:szCs w:val="21"/>
        </w:rPr>
        <w:t>第二，</w:t>
      </w:r>
      <w:del w:id="229" w:author="沪楠 陈" w:date="2024-10-18T10:51:00Z">
        <w:r w:rsidRPr="007B2E6F" w:rsidDel="E2091DC7">
          <w:rPr>
            <w:rFonts w:hint="eastAsia"/>
            <w:szCs w:val="21"/>
          </w:rPr>
          <w:delText>教育法</w:delText>
        </w:r>
      </w:del>
      <w:ins w:id="230" w:author="沪楠 陈" w:date="2024-10-18T10:51:00Z">
        <w:r w:rsidRPr="007B2E6F">
          <w:rPr>
            <w:rFonts w:hint="eastAsia"/>
            <w:szCs w:val="21"/>
          </w:rPr>
          <w:t>《教育法》</w:t>
        </w:r>
      </w:ins>
      <w:r w:rsidRPr="007B2E6F">
        <w:rPr>
          <w:rFonts w:hint="eastAsia"/>
          <w:szCs w:val="21"/>
        </w:rPr>
        <w:t>、</w:t>
      </w:r>
      <w:del w:id="231" w:author="沪楠 陈" w:date="2024-10-18T10:50:00Z">
        <w:r w:rsidRPr="007B2E6F" w:rsidDel="F7AC3C8C">
          <w:rPr>
            <w:rFonts w:hint="eastAsia"/>
            <w:szCs w:val="21"/>
          </w:rPr>
          <w:delText>学位法</w:delText>
        </w:r>
      </w:del>
      <w:ins w:id="232" w:author="沪楠 陈" w:date="2024-10-18T10:50:00Z">
        <w:r w:rsidRPr="007B2E6F">
          <w:rPr>
            <w:rFonts w:hint="eastAsia"/>
            <w:szCs w:val="21"/>
          </w:rPr>
          <w:t>《学位法》</w:t>
        </w:r>
      </w:ins>
      <w:r w:rsidRPr="007B2E6F">
        <w:rPr>
          <w:rFonts w:hint="eastAsia"/>
          <w:szCs w:val="21"/>
        </w:rPr>
        <w:t>和高校学术诚信政策虽然目标与高校立德树人的教育宗旨一致，但均在针对性和覆盖面上呈现出一定的不足。我国《教育法》在</w:t>
      </w:r>
      <w:r w:rsidRPr="007B2E6F">
        <w:rPr>
          <w:rFonts w:hint="eastAsia"/>
          <w:szCs w:val="21"/>
        </w:rPr>
        <w:t>2021</w:t>
      </w:r>
      <w:r w:rsidRPr="007B2E6F">
        <w:rPr>
          <w:rFonts w:hint="eastAsia"/>
          <w:szCs w:val="21"/>
        </w:rPr>
        <w:t>年修订时增设了关于以剽窃手段获取学位证书等学业证书的法律责任的相关规定。</w:t>
      </w:r>
      <w:r w:rsidRPr="007B2E6F">
        <w:rPr>
          <w:rFonts w:hint="eastAsia"/>
          <w:szCs w:val="21"/>
        </w:rPr>
        <w:t>2023</w:t>
      </w:r>
      <w:r w:rsidRPr="007B2E6F">
        <w:rPr>
          <w:rFonts w:hint="eastAsia"/>
          <w:szCs w:val="21"/>
        </w:rPr>
        <w:t>年</w:t>
      </w:r>
      <w:r w:rsidRPr="007B2E6F">
        <w:rPr>
          <w:rFonts w:hint="eastAsia"/>
          <w:szCs w:val="21"/>
        </w:rPr>
        <w:t>12</w:t>
      </w:r>
      <w:r w:rsidRPr="007B2E6F">
        <w:rPr>
          <w:rFonts w:hint="eastAsia"/>
          <w:szCs w:val="21"/>
        </w:rPr>
        <w:t>月，科技</w:t>
      </w:r>
      <w:proofErr w:type="gramStart"/>
      <w:r w:rsidRPr="007B2E6F">
        <w:rPr>
          <w:rFonts w:hint="eastAsia"/>
          <w:szCs w:val="21"/>
        </w:rPr>
        <w:t>部监督</w:t>
      </w:r>
      <w:proofErr w:type="gramEnd"/>
      <w:r w:rsidRPr="007B2E6F">
        <w:rPr>
          <w:rFonts w:hint="eastAsia"/>
          <w:szCs w:val="21"/>
        </w:rPr>
        <w:t>司也针对科研活动中使用</w:t>
      </w:r>
      <w:r w:rsidRPr="007B2E6F">
        <w:rPr>
          <w:rFonts w:hint="eastAsia"/>
          <w:szCs w:val="21"/>
        </w:rPr>
        <w:t>GAI</w:t>
      </w:r>
      <w:r w:rsidRPr="007B2E6F">
        <w:rPr>
          <w:rFonts w:hint="eastAsia"/>
          <w:szCs w:val="21"/>
        </w:rPr>
        <w:t>的行为规范颁布了《负责任研究行为规范指引（</w:t>
      </w:r>
      <w:r w:rsidRPr="007B2E6F">
        <w:rPr>
          <w:rFonts w:hint="eastAsia"/>
          <w:szCs w:val="21"/>
        </w:rPr>
        <w:t>2023</w:t>
      </w:r>
      <w:r w:rsidRPr="007B2E6F">
        <w:rPr>
          <w:rFonts w:hint="eastAsia"/>
          <w:szCs w:val="21"/>
        </w:rPr>
        <w:t>）》（以下简称</w:t>
      </w:r>
      <w:ins w:id="233" w:author="沪楠 陈" w:date="2024-10-18T11:02:00Z">
        <w:r w:rsidRPr="007B2E6F">
          <w:rPr>
            <w:rFonts w:hint="eastAsia"/>
            <w:szCs w:val="21"/>
          </w:rPr>
          <w:t>《</w:t>
        </w:r>
      </w:ins>
      <w:r w:rsidRPr="007B2E6F">
        <w:rPr>
          <w:rFonts w:hint="eastAsia"/>
          <w:szCs w:val="21"/>
        </w:rPr>
        <w:t>指引</w:t>
      </w:r>
      <w:ins w:id="234" w:author="沪楠 陈" w:date="2024-10-18T11:02:00Z">
        <w:r w:rsidRPr="007B2E6F">
          <w:rPr>
            <w:rFonts w:hint="eastAsia"/>
            <w:szCs w:val="21"/>
          </w:rPr>
          <w:t>》</w:t>
        </w:r>
      </w:ins>
      <w:r w:rsidRPr="007B2E6F">
        <w:rPr>
          <w:rFonts w:hint="eastAsia"/>
          <w:szCs w:val="21"/>
        </w:rPr>
        <w:t>）。然而，这些规范和前文提到的</w:t>
      </w:r>
      <w:del w:id="235" w:author="沪楠 陈" w:date="2024-10-18T10:50:00Z">
        <w:r w:rsidRPr="007B2E6F" w:rsidDel="77B39897">
          <w:rPr>
            <w:rFonts w:hint="eastAsia"/>
            <w:szCs w:val="21"/>
          </w:rPr>
          <w:delText>学位法</w:delText>
        </w:r>
      </w:del>
      <w:ins w:id="236" w:author="沪楠 陈" w:date="2024-10-18T10:50:00Z">
        <w:r w:rsidRPr="007B2E6F">
          <w:rPr>
            <w:rFonts w:hint="eastAsia"/>
            <w:szCs w:val="21"/>
          </w:rPr>
          <w:t>《学位法》</w:t>
        </w:r>
      </w:ins>
      <w:r w:rsidRPr="007B2E6F">
        <w:rPr>
          <w:rFonts w:hint="eastAsia"/>
          <w:szCs w:val="21"/>
        </w:rPr>
        <w:t>在关注学生学位、科研活动的剽窃行为的同时，显然都忽略了学生日常教学培养过程同样需要监管。高等教育的质量保障并不仅仅在学位授予或科研活动环节，学生的综合素质更需要在日常教学活动中踏实沉淀。如果在日常教学管理规范有所缺位，则同样难以实现教育目标。</w:t>
      </w:r>
      <w:ins w:id="237" w:author="沪楠 陈" w:date="2024-10-17T20:13:00Z">
        <w:r w:rsidRPr="007B2E6F">
          <w:rPr>
            <w:rFonts w:hint="eastAsia"/>
            <w:szCs w:val="21"/>
          </w:rPr>
          <w:t>可见</w:t>
        </w:r>
      </w:ins>
      <w:del w:id="238" w:author="沪楠 陈" w:date="2024-10-17T20:13:00Z">
        <w:r w:rsidRPr="007B2E6F" w:rsidDel="5DE76A45">
          <w:rPr>
            <w:rFonts w:hint="eastAsia"/>
            <w:szCs w:val="21"/>
          </w:rPr>
          <w:delText>因此</w:delText>
        </w:r>
      </w:del>
      <w:r w:rsidRPr="007B2E6F">
        <w:rPr>
          <w:rFonts w:hint="eastAsia"/>
          <w:szCs w:val="21"/>
        </w:rPr>
        <w:t>，就当前高等教育相关的法律法规而言，</w:t>
      </w:r>
      <w:del w:id="239" w:author="沪楠 陈" w:date="2024-10-18T10:50:00Z">
        <w:r w:rsidRPr="007B2E6F" w:rsidDel="92017DC0">
          <w:rPr>
            <w:rFonts w:hint="eastAsia"/>
            <w:szCs w:val="21"/>
          </w:rPr>
          <w:delText>学位法</w:delText>
        </w:r>
      </w:del>
      <w:ins w:id="240" w:author="沪楠 陈" w:date="2024-10-18T10:50:00Z">
        <w:r w:rsidRPr="007B2E6F">
          <w:rPr>
            <w:rFonts w:hint="eastAsia"/>
            <w:szCs w:val="21"/>
          </w:rPr>
          <w:t>《学位法》</w:t>
        </w:r>
      </w:ins>
      <w:r w:rsidRPr="007B2E6F">
        <w:rPr>
          <w:rFonts w:hint="eastAsia"/>
          <w:szCs w:val="21"/>
        </w:rPr>
        <w:t>和</w:t>
      </w:r>
      <w:ins w:id="241" w:author="沪楠 陈" w:date="2024-10-18T11:02:00Z">
        <w:r w:rsidRPr="007B2E6F">
          <w:rPr>
            <w:rFonts w:hint="eastAsia"/>
            <w:szCs w:val="21"/>
          </w:rPr>
          <w:t>《</w:t>
        </w:r>
      </w:ins>
      <w:r w:rsidRPr="007B2E6F">
        <w:rPr>
          <w:rFonts w:hint="eastAsia"/>
          <w:szCs w:val="21"/>
        </w:rPr>
        <w:t>指引</w:t>
      </w:r>
      <w:ins w:id="242" w:author="沪楠 陈" w:date="2024-10-18T11:02:00Z">
        <w:r w:rsidRPr="007B2E6F">
          <w:rPr>
            <w:rFonts w:hint="eastAsia"/>
            <w:szCs w:val="21"/>
          </w:rPr>
          <w:t>》</w:t>
        </w:r>
      </w:ins>
      <w:r w:rsidRPr="007B2E6F">
        <w:rPr>
          <w:rFonts w:hint="eastAsia"/>
          <w:szCs w:val="21"/>
        </w:rPr>
        <w:t>都做出了有益的尝试，但并不足以应对当前的</w:t>
      </w:r>
      <w:r w:rsidRPr="007B2E6F">
        <w:rPr>
          <w:rFonts w:hint="eastAsia"/>
          <w:szCs w:val="21"/>
        </w:rPr>
        <w:t>AIGC</w:t>
      </w:r>
      <w:r w:rsidRPr="007B2E6F">
        <w:rPr>
          <w:rFonts w:hint="eastAsia"/>
          <w:szCs w:val="21"/>
        </w:rPr>
        <w:t>剽窃危机。</w:t>
      </w:r>
    </w:p>
    <w:p w14:paraId="383F570E" w14:textId="77777777" w:rsidR="002A315E" w:rsidRPr="007B2E6F" w:rsidRDefault="00000000">
      <w:pPr>
        <w:ind w:firstLineChars="0" w:firstLine="420"/>
        <w:rPr>
          <w:szCs w:val="21"/>
        </w:rPr>
      </w:pPr>
      <w:r w:rsidRPr="007B2E6F">
        <w:rPr>
          <w:rFonts w:hint="eastAsia"/>
          <w:szCs w:val="21"/>
        </w:rPr>
        <w:t>第三，学术诚信政策作为最直接影响着高校学生利用</w:t>
      </w:r>
      <w:r w:rsidRPr="007B2E6F">
        <w:rPr>
          <w:rFonts w:hint="eastAsia"/>
          <w:szCs w:val="21"/>
        </w:rPr>
        <w:t>AIGC</w:t>
      </w:r>
      <w:r w:rsidRPr="007B2E6F">
        <w:rPr>
          <w:rFonts w:hint="eastAsia"/>
          <w:szCs w:val="21"/>
        </w:rPr>
        <w:t>的行为规范，尚未得到我国高校的广泛关注。学术诚信政策本质上是学校对相关行为的表态、指导和监管，</w:t>
      </w:r>
      <w:del w:id="243" w:author="沪楠 陈" w:date="2024-10-17T20:17:00Z">
        <w:r w:rsidRPr="007B2E6F" w:rsidDel="16FCAED7">
          <w:rPr>
            <w:rFonts w:hint="eastAsia"/>
            <w:szCs w:val="21"/>
          </w:rPr>
          <w:delText>也即</w:delText>
        </w:r>
      </w:del>
      <w:ins w:id="244" w:author="沪楠 陈" w:date="2024-10-17T20:17:00Z">
        <w:r w:rsidRPr="007B2E6F">
          <w:rPr>
            <w:rFonts w:hint="eastAsia"/>
            <w:szCs w:val="21"/>
          </w:rPr>
          <w:t>并</w:t>
        </w:r>
      </w:ins>
      <w:r w:rsidRPr="007B2E6F">
        <w:rPr>
          <w:rFonts w:hint="eastAsia"/>
          <w:szCs w:val="21"/>
        </w:rPr>
        <w:t>作为高校的规范</w:t>
      </w:r>
      <w:proofErr w:type="gramStart"/>
      <w:r w:rsidRPr="007B2E6F">
        <w:rPr>
          <w:rFonts w:hint="eastAsia"/>
          <w:szCs w:val="21"/>
        </w:rPr>
        <w:t>之一约束</w:t>
      </w:r>
      <w:proofErr w:type="gramEnd"/>
      <w:r w:rsidRPr="007B2E6F">
        <w:rPr>
          <w:rFonts w:hint="eastAsia"/>
          <w:szCs w:val="21"/>
        </w:rPr>
        <w:t>着学生的行为。面对生成式人工智能给高等教育带来的巨大剽窃风险，高校</w:t>
      </w:r>
      <w:del w:id="245" w:author="沪楠 陈" w:date="2024-10-17T20:18:00Z">
        <w:r w:rsidRPr="007B2E6F" w:rsidDel="9D118A8E">
          <w:rPr>
            <w:rFonts w:hint="eastAsia"/>
            <w:szCs w:val="21"/>
          </w:rPr>
          <w:delText>仍然是</w:delText>
        </w:r>
      </w:del>
      <w:ins w:id="246" w:author="沪楠 陈" w:date="2024-10-17T20:18:00Z">
        <w:r w:rsidRPr="007B2E6F">
          <w:rPr>
            <w:rFonts w:hint="eastAsia"/>
            <w:szCs w:val="21"/>
          </w:rPr>
          <w:t>作为</w:t>
        </w:r>
      </w:ins>
      <w:r w:rsidRPr="007B2E6F">
        <w:rPr>
          <w:rFonts w:hint="eastAsia"/>
          <w:szCs w:val="21"/>
        </w:rPr>
        <w:t>应对挑战最主要的阵线，一举一动都将最直接的干预到学生，因此高校相应的学术诚信政策仍然是迎接</w:t>
      </w:r>
      <w:r w:rsidRPr="007B2E6F">
        <w:rPr>
          <w:rFonts w:hint="eastAsia"/>
          <w:szCs w:val="21"/>
        </w:rPr>
        <w:t>AIGC</w:t>
      </w:r>
      <w:r w:rsidRPr="007B2E6F">
        <w:rPr>
          <w:rFonts w:hint="eastAsia"/>
          <w:szCs w:val="21"/>
        </w:rPr>
        <w:t>时代剽窃挑战</w:t>
      </w:r>
      <w:proofErr w:type="gramStart"/>
      <w:r w:rsidRPr="007B2E6F">
        <w:rPr>
          <w:rFonts w:hint="eastAsia"/>
          <w:szCs w:val="21"/>
        </w:rPr>
        <w:t>最</w:t>
      </w:r>
      <w:proofErr w:type="gramEnd"/>
      <w:r w:rsidRPr="007B2E6F">
        <w:rPr>
          <w:rFonts w:hint="eastAsia"/>
          <w:szCs w:val="21"/>
        </w:rPr>
        <w:t>关键的一环。然而，我国</w:t>
      </w:r>
      <w:ins w:id="247" w:author="沪楠 陈" w:date="2024-10-18T11:03:00Z">
        <w:r w:rsidRPr="007B2E6F">
          <w:rPr>
            <w:rFonts w:hint="eastAsia"/>
            <w:szCs w:val="21"/>
          </w:rPr>
          <w:t>绝大多数</w:t>
        </w:r>
      </w:ins>
      <w:r w:rsidRPr="007B2E6F">
        <w:rPr>
          <w:rFonts w:hint="eastAsia"/>
          <w:szCs w:val="21"/>
        </w:rPr>
        <w:t>高校</w:t>
      </w:r>
      <w:ins w:id="248" w:author="沪楠 陈" w:date="2024-10-18T11:03:00Z">
        <w:r w:rsidRPr="007B2E6F">
          <w:rPr>
            <w:rFonts w:hint="eastAsia"/>
            <w:szCs w:val="21"/>
          </w:rPr>
          <w:t>仍处于观望态度，</w:t>
        </w:r>
      </w:ins>
      <w:r w:rsidRPr="007B2E6F">
        <w:rPr>
          <w:rFonts w:hint="eastAsia"/>
          <w:szCs w:val="21"/>
        </w:rPr>
        <w:t>并未出台任何关于日常教学中关于</w:t>
      </w:r>
      <w:r w:rsidRPr="007B2E6F">
        <w:rPr>
          <w:rFonts w:hint="eastAsia"/>
          <w:szCs w:val="21"/>
        </w:rPr>
        <w:t>AIGC</w:t>
      </w:r>
      <w:r w:rsidRPr="007B2E6F">
        <w:rPr>
          <w:rFonts w:hint="eastAsia"/>
          <w:szCs w:val="21"/>
        </w:rPr>
        <w:t>利用行为的指导意见抑或是使用规则</w:t>
      </w:r>
      <w:del w:id="249" w:author="沪楠 陈" w:date="2024-10-18T11:03:00Z">
        <w:r w:rsidRPr="007B2E6F" w:rsidDel="C39AC3DE">
          <w:rPr>
            <w:rFonts w:hint="eastAsia"/>
            <w:szCs w:val="21"/>
          </w:rPr>
          <w:delText>，仍处于观望态度</w:delText>
        </w:r>
      </w:del>
      <w:r w:rsidRPr="007B2E6F">
        <w:rPr>
          <w:rFonts w:hint="eastAsia"/>
          <w:szCs w:val="21"/>
        </w:rPr>
        <w:t>。仅有</w:t>
      </w:r>
      <w:del w:id="250" w:author="沪楠 陈" w:date="2024-10-17T20:18:00Z">
        <w:r w:rsidRPr="007B2E6F" w:rsidDel="67D9D03F">
          <w:rPr>
            <w:rFonts w:hint="eastAsia"/>
            <w:szCs w:val="21"/>
          </w:rPr>
          <w:delText>部分</w:delText>
        </w:r>
      </w:del>
      <w:proofErr w:type="gramStart"/>
      <w:ins w:id="251" w:author="沪楠 陈" w:date="2024-10-17T20:18:00Z">
        <w:r w:rsidRPr="007B2E6F">
          <w:rPr>
            <w:rFonts w:hint="eastAsia"/>
            <w:szCs w:val="21"/>
          </w:rPr>
          <w:t>个</w:t>
        </w:r>
        <w:proofErr w:type="gramEnd"/>
        <w:r w:rsidRPr="007B2E6F">
          <w:rPr>
            <w:rFonts w:hint="eastAsia"/>
            <w:szCs w:val="21"/>
          </w:rPr>
          <w:t>位数</w:t>
        </w:r>
      </w:ins>
      <w:r w:rsidRPr="007B2E6F">
        <w:rPr>
          <w:rFonts w:hint="eastAsia"/>
          <w:szCs w:val="21"/>
        </w:rPr>
        <w:t>高校出台了前文所述学位论文检测</w:t>
      </w:r>
      <w:proofErr w:type="gramStart"/>
      <w:r w:rsidRPr="007B2E6F">
        <w:rPr>
          <w:rFonts w:hint="eastAsia"/>
          <w:szCs w:val="21"/>
        </w:rPr>
        <w:t>时类似</w:t>
      </w:r>
      <w:proofErr w:type="gramEnd"/>
      <w:r w:rsidRPr="007B2E6F">
        <w:rPr>
          <w:rFonts w:hint="eastAsia"/>
          <w:szCs w:val="21"/>
        </w:rPr>
        <w:t>重复率的</w:t>
      </w:r>
      <w:r w:rsidRPr="007B2E6F">
        <w:rPr>
          <w:rFonts w:hint="eastAsia"/>
          <w:szCs w:val="21"/>
        </w:rPr>
        <w:t>AIGC</w:t>
      </w:r>
      <w:r w:rsidRPr="007B2E6F">
        <w:rPr>
          <w:rFonts w:hint="eastAsia"/>
          <w:szCs w:val="21"/>
        </w:rPr>
        <w:t>相似度要求。相较之下，大量的海外高校颁布了行为指引以期及时规范</w:t>
      </w:r>
      <w:r w:rsidRPr="007B2E6F">
        <w:rPr>
          <w:rFonts w:hint="eastAsia"/>
          <w:szCs w:val="21"/>
        </w:rPr>
        <w:t>AIGC</w:t>
      </w:r>
      <w:r w:rsidRPr="007B2E6F">
        <w:rPr>
          <w:rFonts w:hint="eastAsia"/>
          <w:szCs w:val="21"/>
        </w:rPr>
        <w:t>在高等教育中的使用并取得一定效果</w:t>
      </w:r>
      <w:r w:rsidRPr="007B2E6F">
        <w:rPr>
          <w:szCs w:val="21"/>
        </w:rPr>
        <w:fldChar w:fldCharType="begin"/>
      </w:r>
      <w:r w:rsidRPr="007B2E6F">
        <w:rPr>
          <w:rFonts w:hint="eastAsia"/>
          <w:szCs w:val="21"/>
        </w:rPr>
        <w:instrText xml:space="preserve"> ADDIN ZOTERO_ITEM CSL_CITATION {"citationID":"ymE1tVPJ","properties":{"formattedCitation":"\\uc0\\u65288{}\\uc0\\u39759{}\\uc0\\u39034{}\\uc0\\u24179{} \\uc0\\u31561{}\\uc0\\u65292{}2024\\uc0\\u65289{}","plainCitation":"</w:instrText>
      </w:r>
      <w:r w:rsidRPr="007B2E6F">
        <w:rPr>
          <w:rFonts w:hint="eastAsia"/>
          <w:szCs w:val="21"/>
        </w:rPr>
        <w:instrText>（魏顺平</w:instrText>
      </w:r>
      <w:r w:rsidRPr="007B2E6F">
        <w:rPr>
          <w:rFonts w:hint="eastAsia"/>
          <w:szCs w:val="21"/>
        </w:rPr>
        <w:instrText xml:space="preserve"> </w:instrText>
      </w:r>
      <w:r w:rsidRPr="007B2E6F">
        <w:rPr>
          <w:rFonts w:hint="eastAsia"/>
          <w:szCs w:val="21"/>
        </w:rPr>
        <w:instrText>等，</w:instrText>
      </w:r>
      <w:r w:rsidRPr="007B2E6F">
        <w:rPr>
          <w:rFonts w:hint="eastAsia"/>
          <w:szCs w:val="21"/>
        </w:rPr>
        <w:instrText>2024</w:instrText>
      </w:r>
      <w:r w:rsidRPr="007B2E6F">
        <w:rPr>
          <w:rFonts w:hint="eastAsia"/>
          <w:szCs w:val="21"/>
        </w:rPr>
        <w:instrText>）</w:instrText>
      </w:r>
      <w:r w:rsidRPr="007B2E6F">
        <w:rPr>
          <w:rFonts w:hint="eastAsia"/>
          <w:szCs w:val="21"/>
        </w:rPr>
        <w:instrText>","noteIndex":0},"citationItems":[{"id":5837,"uris":["http://zotero.org/users/12109334/items/BUTCN9FV"],"itemData":{"id":5837,"type":"article-journal","abstract":"</w:instrText>
      </w:r>
      <w:r w:rsidRPr="007B2E6F">
        <w:rPr>
          <w:rFonts w:hint="eastAsia"/>
          <w:szCs w:val="21"/>
        </w:rPr>
        <w:instrText>采用大数据调查法，对美国</w:instrText>
      </w:r>
      <w:r w:rsidRPr="007B2E6F">
        <w:rPr>
          <w:rFonts w:hint="eastAsia"/>
          <w:szCs w:val="21"/>
        </w:rPr>
        <w:instrText>2300</w:instrText>
      </w:r>
      <w:r w:rsidRPr="007B2E6F">
        <w:rPr>
          <w:rFonts w:hint="eastAsia"/>
          <w:szCs w:val="21"/>
        </w:rPr>
        <w:instrText>余所四年制大学使用</w:instrText>
      </w:r>
      <w:r w:rsidRPr="007B2E6F">
        <w:rPr>
          <w:rFonts w:hint="eastAsia"/>
          <w:szCs w:val="21"/>
        </w:rPr>
        <w:instrText>ChatGPT</w:instrText>
      </w:r>
      <w:r w:rsidRPr="007B2E6F">
        <w:rPr>
          <w:rFonts w:hint="eastAsia"/>
          <w:szCs w:val="21"/>
        </w:rPr>
        <w:instrText>的现状进行调查，重点选取发布</w:instrText>
      </w:r>
      <w:r w:rsidRPr="007B2E6F">
        <w:rPr>
          <w:rFonts w:hint="eastAsia"/>
          <w:szCs w:val="21"/>
        </w:rPr>
        <w:instrText>ChatGPT</w:instrText>
      </w:r>
      <w:r w:rsidRPr="007B2E6F">
        <w:rPr>
          <w:rFonts w:hint="eastAsia"/>
          <w:szCs w:val="21"/>
        </w:rPr>
        <w:instrText>相关新闻较多且在美国最佳大学排名前</w:instrText>
      </w:r>
      <w:r w:rsidRPr="007B2E6F">
        <w:rPr>
          <w:rFonts w:hint="eastAsia"/>
          <w:szCs w:val="21"/>
        </w:rPr>
        <w:instrText>50</w:instrText>
      </w:r>
      <w:r w:rsidRPr="007B2E6F">
        <w:rPr>
          <w:rFonts w:hint="eastAsia"/>
          <w:szCs w:val="21"/>
        </w:rPr>
        <w:instrText>的高校为案例，全面探讨</w:instrText>
      </w:r>
      <w:r w:rsidRPr="007B2E6F">
        <w:rPr>
          <w:rFonts w:hint="eastAsia"/>
          <w:szCs w:val="21"/>
        </w:rPr>
        <w:instrText>ChatGPT</w:instrText>
      </w:r>
      <w:r w:rsidRPr="007B2E6F">
        <w:rPr>
          <w:rFonts w:hint="eastAsia"/>
          <w:szCs w:val="21"/>
        </w:rPr>
        <w:instrText>在高等教育中的应用潜能与风险。研究发现，</w:instrText>
      </w:r>
      <w:r w:rsidRPr="007B2E6F">
        <w:rPr>
          <w:rFonts w:hint="eastAsia"/>
          <w:szCs w:val="21"/>
        </w:rPr>
        <w:instrText>ChatGPT</w:instrText>
      </w:r>
      <w:r w:rsidRPr="007B2E6F">
        <w:rPr>
          <w:rFonts w:hint="eastAsia"/>
          <w:szCs w:val="21"/>
        </w:rPr>
        <w:instrText>在高等教育应用中具备显著潜能，如提高教学效率和质量、拓展研究理论和方法、提升行政能力和水平等，但也存在明显的风险，如可能破坏师生信任关系、威胁学术诚信和道德、影响行政职位和信誉等。通过深入分析</w:instrText>
      </w:r>
      <w:r w:rsidRPr="007B2E6F">
        <w:rPr>
          <w:rFonts w:hint="eastAsia"/>
          <w:szCs w:val="21"/>
        </w:rPr>
        <w:instrText>ChatGPT</w:instrText>
      </w:r>
      <w:r w:rsidRPr="007B2E6F">
        <w:rPr>
          <w:rFonts w:hint="eastAsia"/>
          <w:szCs w:val="21"/>
        </w:rPr>
        <w:instrText>在美国高校中的实际应用案例，可以为生成式人工智能在我国高等教育中的健康发展和实践应用提供有力的经验借鉴和策略指导。</w:instrText>
      </w:r>
      <w:r w:rsidRPr="007B2E6F">
        <w:rPr>
          <w:rFonts w:hint="eastAsia"/>
          <w:szCs w:val="21"/>
        </w:rPr>
        <w:instrText>","container-title":"</w:instrText>
      </w:r>
      <w:r w:rsidRPr="007B2E6F">
        <w:rPr>
          <w:rFonts w:hint="eastAsia"/>
          <w:szCs w:val="21"/>
        </w:rPr>
        <w:instrText>现代远距离教育</w:instrText>
      </w:r>
      <w:r w:rsidRPr="007B2E6F">
        <w:rPr>
          <w:rFonts w:hint="eastAsia"/>
          <w:szCs w:val="21"/>
        </w:rPr>
        <w:instrText xml:space="preserve">","DOI":"10.13927/j.cnki.yuan.20240628.003","ISSN":"1001-8700","language":"zh-CN","note":"original-container-title: Modern Distance Education\nstatus: advance online publication\nfoundation: </w:instrText>
      </w:r>
      <w:r w:rsidRPr="007B2E6F">
        <w:rPr>
          <w:rFonts w:hint="eastAsia"/>
          <w:szCs w:val="21"/>
        </w:rPr>
        <w:instrText>国家自然科学基金</w:instrText>
      </w:r>
      <w:r w:rsidRPr="007B2E6F">
        <w:rPr>
          <w:rFonts w:hint="eastAsia"/>
          <w:szCs w:val="21"/>
        </w:rPr>
        <w:instrText>2022</w:instrText>
      </w:r>
      <w:r w:rsidRPr="007B2E6F">
        <w:rPr>
          <w:rFonts w:hint="eastAsia"/>
          <w:szCs w:val="21"/>
        </w:rPr>
        <w:instrText>年面上项目“教育信息化战略对民族地区义务教育优质均衡的影响研究（编号：</w:instrText>
      </w:r>
      <w:r w:rsidRPr="007B2E6F">
        <w:rPr>
          <w:rFonts w:hint="eastAsia"/>
          <w:szCs w:val="21"/>
        </w:rPr>
        <w:instrText>72274234</w:instrText>
      </w:r>
      <w:r w:rsidRPr="007B2E6F">
        <w:rPr>
          <w:rFonts w:hint="eastAsia"/>
          <w:szCs w:val="21"/>
        </w:rPr>
        <w:instrText>）”；</w:instrText>
      </w:r>
      <w:r w:rsidRPr="007B2E6F">
        <w:rPr>
          <w:rFonts w:hint="eastAsia"/>
          <w:szCs w:val="21"/>
        </w:rPr>
        <w:instrText xml:space="preserve"> 2023</w:instrText>
      </w:r>
      <w:r w:rsidRPr="007B2E6F">
        <w:rPr>
          <w:rFonts w:hint="eastAsia"/>
          <w:szCs w:val="21"/>
        </w:rPr>
        <w:instrText>年度国家民委高等教育教学改革研究项目“成果产出与能力生成导向的大学生科学数据素养课程建设与应用”（编号：</w:instrText>
      </w:r>
      <w:r w:rsidRPr="007B2E6F">
        <w:rPr>
          <w:rFonts w:hint="eastAsia"/>
          <w:szCs w:val="21"/>
        </w:rPr>
        <w:instrText>23225</w:instrText>
      </w:r>
      <w:r w:rsidRPr="007B2E6F">
        <w:rPr>
          <w:rFonts w:hint="eastAsia"/>
          <w:szCs w:val="21"/>
        </w:rPr>
        <w:instrText>）；</w:instrText>
      </w:r>
      <w:r w:rsidRPr="007B2E6F">
        <w:rPr>
          <w:rFonts w:hint="eastAsia"/>
          <w:szCs w:val="21"/>
        </w:rPr>
        <w:instrText xml:space="preserve">\ndownload: 873\nalbum: </w:instrText>
      </w:r>
      <w:r w:rsidRPr="007B2E6F">
        <w:rPr>
          <w:rFonts w:hint="eastAsia"/>
          <w:szCs w:val="21"/>
        </w:rPr>
        <w:instrText>社会科学Ⅱ辑</w:instrText>
      </w:r>
      <w:r w:rsidRPr="007B2E6F">
        <w:rPr>
          <w:rFonts w:hint="eastAsia"/>
          <w:szCs w:val="21"/>
        </w:rPr>
        <w:instrText>;</w:instrText>
      </w:r>
      <w:r w:rsidRPr="007B2E6F">
        <w:rPr>
          <w:rFonts w:hint="eastAsia"/>
          <w:szCs w:val="21"/>
        </w:rPr>
        <w:instrText>信息科技</w:instrText>
      </w:r>
      <w:r w:rsidRPr="007B2E6F">
        <w:rPr>
          <w:rFonts w:hint="eastAsia"/>
          <w:szCs w:val="21"/>
        </w:rPr>
        <w:instrText>\nCLC: TP18;G649.712;G649.2\ndbcode: CAPJ\ndbname: CAPJLAST\nfilename: YUAN20240628003\npublicationTag: JST, CSSCI, AMI</w:instrText>
      </w:r>
      <w:r w:rsidRPr="007B2E6F">
        <w:rPr>
          <w:rFonts w:hint="eastAsia"/>
          <w:szCs w:val="21"/>
        </w:rPr>
        <w:instrText>核心</w:instrText>
      </w:r>
      <w:r w:rsidRPr="007B2E6F">
        <w:rPr>
          <w:rFonts w:hint="eastAsia"/>
          <w:szCs w:val="21"/>
        </w:rPr>
        <w:instrText>\nCIF: 4.192\nAIF: 2.446","page":"1-15","source":"CNKI","title":"</w:instrText>
      </w:r>
      <w:r w:rsidRPr="007B2E6F">
        <w:rPr>
          <w:rFonts w:hint="eastAsia"/>
          <w:szCs w:val="21"/>
        </w:rPr>
        <w:instrText>高等教育应用</w:instrText>
      </w:r>
      <w:r w:rsidRPr="007B2E6F">
        <w:rPr>
          <w:rFonts w:hint="eastAsia"/>
          <w:szCs w:val="21"/>
        </w:rPr>
        <w:instrText>ChatGPT</w:instrText>
      </w:r>
      <w:r w:rsidRPr="007B2E6F">
        <w:rPr>
          <w:rFonts w:hint="eastAsia"/>
          <w:szCs w:val="21"/>
        </w:rPr>
        <w:instrText>的潜能与风险——来自美国高校的经验与启示</w:instrText>
      </w:r>
      <w:r w:rsidRPr="007B2E6F">
        <w:rPr>
          <w:rFonts w:hint="eastAsia"/>
          <w:szCs w:val="21"/>
        </w:rPr>
        <w:instrText>","author":[{"literal":"</w:instrText>
      </w:r>
      <w:r w:rsidRPr="007B2E6F">
        <w:rPr>
          <w:rFonts w:hint="eastAsia"/>
          <w:szCs w:val="21"/>
        </w:rPr>
        <w:instrText>魏顺平</w:instrText>
      </w:r>
      <w:r w:rsidRPr="007B2E6F">
        <w:rPr>
          <w:rFonts w:hint="eastAsia"/>
          <w:szCs w:val="21"/>
        </w:rPr>
        <w:instrText>"},{"literal":"</w:instrText>
      </w:r>
      <w:r w:rsidRPr="007B2E6F">
        <w:rPr>
          <w:rFonts w:hint="eastAsia"/>
          <w:szCs w:val="21"/>
        </w:rPr>
        <w:instrText>范学健</w:instrText>
      </w:r>
      <w:r w:rsidRPr="007B2E6F">
        <w:rPr>
          <w:rFonts w:hint="eastAsia"/>
          <w:szCs w:val="21"/>
        </w:rPr>
        <w:instrText>"},{"literal":"</w:instrText>
      </w:r>
      <w:r w:rsidRPr="007B2E6F">
        <w:rPr>
          <w:rFonts w:hint="eastAsia"/>
          <w:szCs w:val="21"/>
        </w:rPr>
        <w:instrText>王向旭</w:instrText>
      </w:r>
      <w:r w:rsidRPr="007B2E6F">
        <w:rPr>
          <w:rFonts w:hint="eastAsia"/>
          <w:szCs w:val="21"/>
        </w:rPr>
        <w:instrText>"},{"literal":"</w:instrText>
      </w:r>
      <w:r w:rsidRPr="007B2E6F">
        <w:rPr>
          <w:rFonts w:hint="eastAsia"/>
          <w:szCs w:val="21"/>
        </w:rPr>
        <w:instrText>程罡</w:instrText>
      </w:r>
      <w:r w:rsidRPr="007B2E6F">
        <w:rPr>
          <w:rFonts w:hint="eastAsia"/>
          <w:szCs w:val="21"/>
        </w:rPr>
        <w:instrText>"},{"literal":"</w:instrText>
      </w:r>
      <w:r w:rsidRPr="007B2E6F">
        <w:rPr>
          <w:rFonts w:hint="eastAsia"/>
          <w:szCs w:val="21"/>
        </w:rPr>
        <w:instrText>江凤娟</w:instrText>
      </w:r>
      <w:r w:rsidRPr="007B2E6F">
        <w:rPr>
          <w:rFonts w:hint="eastAsia"/>
          <w:szCs w:val="21"/>
        </w:rPr>
        <w:instrText xml:space="preserve">"}],"issued":{"date-parts":[["2024",7,1]]}}}],"schema":"https://github.com/citation-style-language/schema/raw/master/csl-citation.json"} </w:instrText>
      </w:r>
      <w:r w:rsidRPr="007B2E6F">
        <w:rPr>
          <w:szCs w:val="21"/>
        </w:rPr>
        <w:fldChar w:fldCharType="separate"/>
      </w:r>
      <w:r w:rsidRPr="007B2E6F">
        <w:rPr>
          <w:rFonts w:cs="Times New Roman"/>
          <w:kern w:val="0"/>
          <w:szCs w:val="21"/>
        </w:rPr>
        <w:t>（魏顺平</w:t>
      </w:r>
      <w:r w:rsidRPr="007B2E6F">
        <w:rPr>
          <w:rFonts w:cs="Times New Roman"/>
          <w:kern w:val="0"/>
          <w:szCs w:val="21"/>
        </w:rPr>
        <w:t xml:space="preserve"> </w:t>
      </w:r>
      <w:r w:rsidRPr="007B2E6F">
        <w:rPr>
          <w:rFonts w:cs="Times New Roman"/>
          <w:kern w:val="0"/>
          <w:szCs w:val="21"/>
        </w:rPr>
        <w:t>等，</w:t>
      </w:r>
      <w:r w:rsidRPr="007B2E6F">
        <w:rPr>
          <w:rFonts w:cs="Times New Roman"/>
          <w:kern w:val="0"/>
          <w:szCs w:val="21"/>
        </w:rPr>
        <w:t>2024</w:t>
      </w:r>
      <w:r w:rsidRPr="007B2E6F">
        <w:rPr>
          <w:rFonts w:cs="Times New Roman"/>
          <w:kern w:val="0"/>
          <w:szCs w:val="21"/>
        </w:rPr>
        <w:t>）</w:t>
      </w:r>
      <w:r w:rsidRPr="007B2E6F">
        <w:rPr>
          <w:szCs w:val="21"/>
        </w:rPr>
        <w:fldChar w:fldCharType="end"/>
      </w:r>
      <w:r w:rsidRPr="007B2E6F">
        <w:rPr>
          <w:rFonts w:hint="eastAsia"/>
          <w:szCs w:val="21"/>
        </w:rPr>
        <w:t>。当国内高校的学术诚信政策并没有对学生使用</w:t>
      </w:r>
      <w:r w:rsidRPr="007B2E6F">
        <w:rPr>
          <w:rFonts w:hint="eastAsia"/>
          <w:szCs w:val="21"/>
        </w:rPr>
        <w:t>GAI</w:t>
      </w:r>
      <w:r w:rsidRPr="007B2E6F">
        <w:rPr>
          <w:rFonts w:hint="eastAsia"/>
          <w:szCs w:val="21"/>
        </w:rPr>
        <w:t>的行为加以指引与规范，学生能否使用以及如何使用等事实上都处在无法可依的灰色地带——这无疑是一种放任。在缺乏明确规范指引的情况下，出现大量行为失序和学术诚信事件并非不可能。可以预见，国内高校学生</w:t>
      </w:r>
      <w:proofErr w:type="gramStart"/>
      <w:r w:rsidRPr="007B2E6F">
        <w:rPr>
          <w:rFonts w:hint="eastAsia"/>
          <w:szCs w:val="21"/>
        </w:rPr>
        <w:t>在面领学业</w:t>
      </w:r>
      <w:proofErr w:type="gramEnd"/>
      <w:r w:rsidRPr="007B2E6F">
        <w:rPr>
          <w:rFonts w:hint="eastAsia"/>
          <w:szCs w:val="21"/>
        </w:rPr>
        <w:t>竞争如此“内卷”的情况下，将很难拒绝</w:t>
      </w:r>
      <w:r w:rsidRPr="007B2E6F">
        <w:rPr>
          <w:rFonts w:hint="eastAsia"/>
          <w:szCs w:val="21"/>
        </w:rPr>
        <w:t>AIGC</w:t>
      </w:r>
      <w:r w:rsidRPr="007B2E6F">
        <w:rPr>
          <w:rFonts w:hint="eastAsia"/>
          <w:szCs w:val="21"/>
        </w:rPr>
        <w:t>。事实上，国内高校已经出现关于大学生利用</w:t>
      </w:r>
      <w:r w:rsidRPr="007B2E6F">
        <w:rPr>
          <w:rFonts w:hint="eastAsia"/>
          <w:szCs w:val="21"/>
        </w:rPr>
        <w:t>AIGC</w:t>
      </w:r>
      <w:r w:rsidRPr="007B2E6F">
        <w:rPr>
          <w:rFonts w:hint="eastAsia"/>
          <w:szCs w:val="21"/>
        </w:rPr>
        <w:t>完成课程论文的相关报道</w:t>
      </w:r>
      <w:r w:rsidRPr="007B2E6F">
        <w:rPr>
          <w:szCs w:val="21"/>
        </w:rPr>
        <w:fldChar w:fldCharType="begin"/>
      </w:r>
      <w:r w:rsidRPr="007B2E6F">
        <w:rPr>
          <w:rFonts w:hint="eastAsia"/>
          <w:szCs w:val="21"/>
        </w:rPr>
        <w:instrText xml:space="preserve"> ADDIN ZOTERO_ITEM CSL_CITATION {"citationID":"pK5373YE","properties":{"formattedCitation":"\\uc0\\u65288{}\\uc0\\u37073{}\\uc0\\u38632{}\\uc0\\u33322{}\\uc0\\u65292{}[2023]\\uc0\\u65289{}","plainCitation":"</w:instrText>
      </w:r>
      <w:r w:rsidRPr="007B2E6F">
        <w:rPr>
          <w:rFonts w:hint="eastAsia"/>
          <w:szCs w:val="21"/>
        </w:rPr>
        <w:instrText>（郑雨航，</w:instrText>
      </w:r>
      <w:r w:rsidRPr="007B2E6F">
        <w:rPr>
          <w:rFonts w:hint="eastAsia"/>
          <w:szCs w:val="21"/>
        </w:rPr>
        <w:instrText>[2023]</w:instrText>
      </w:r>
      <w:r w:rsidRPr="007B2E6F">
        <w:rPr>
          <w:rFonts w:hint="eastAsia"/>
          <w:szCs w:val="21"/>
        </w:rPr>
        <w:instrText>）</w:instrText>
      </w:r>
      <w:r w:rsidRPr="007B2E6F">
        <w:rPr>
          <w:rFonts w:hint="eastAsia"/>
          <w:szCs w:val="21"/>
        </w:rPr>
        <w:instrText>","dontUpdate":true,"noteIndex":0},"citationItems":[{"id":2023,"uris":["http://zotero.org/users/12109334/items/2P3S3MDB"],"itemData":{"id":2023,"type":"webpage","title":"</w:instrText>
      </w:r>
      <w:r w:rsidRPr="007B2E6F">
        <w:rPr>
          <w:rFonts w:hint="eastAsia"/>
          <w:szCs w:val="21"/>
        </w:rPr>
        <w:instrText>调查｜国内高校已有学生用</w:instrText>
      </w:r>
      <w:r w:rsidRPr="007B2E6F">
        <w:rPr>
          <w:rFonts w:hint="eastAsia"/>
          <w:szCs w:val="21"/>
        </w:rPr>
        <w:instrText>ChatGPT</w:instrText>
      </w:r>
      <w:r w:rsidRPr="007B2E6F">
        <w:rPr>
          <w:rFonts w:hint="eastAsia"/>
          <w:szCs w:val="21"/>
        </w:rPr>
        <w:instrText>写论文，“杰作”快赶上老师了！“</w:instrText>
      </w:r>
      <w:r w:rsidRPr="007B2E6F">
        <w:rPr>
          <w:rFonts w:hint="eastAsia"/>
          <w:szCs w:val="21"/>
        </w:rPr>
        <w:instrText>AI</w:instrText>
      </w:r>
      <w:r w:rsidRPr="007B2E6F">
        <w:rPr>
          <w:rFonts w:hint="eastAsia"/>
          <w:szCs w:val="21"/>
        </w:rPr>
        <w:instrText>作弊”怎么防？</w:instrText>
      </w:r>
      <w:r w:rsidRPr="007B2E6F">
        <w:rPr>
          <w:rFonts w:hint="eastAsia"/>
          <w:szCs w:val="21"/>
        </w:rPr>
        <w:instrText xml:space="preserve"> | </w:instrText>
      </w:r>
      <w:r w:rsidRPr="007B2E6F">
        <w:rPr>
          <w:rFonts w:hint="eastAsia"/>
          <w:szCs w:val="21"/>
        </w:rPr>
        <w:instrText>每经网</w:instrText>
      </w:r>
      <w:r w:rsidRPr="007B2E6F">
        <w:rPr>
          <w:rFonts w:hint="eastAsia"/>
          <w:szCs w:val="21"/>
        </w:rPr>
        <w:instrText>","URL":"http://www.nbd.com.cn/articles/2023-02-09/2662851.html","author":[{"literal":"</w:instrText>
      </w:r>
      <w:r w:rsidRPr="007B2E6F">
        <w:rPr>
          <w:rFonts w:hint="eastAsia"/>
          <w:szCs w:val="21"/>
        </w:rPr>
        <w:instrText>郑雨航</w:instrText>
      </w:r>
      <w:r w:rsidRPr="007B2E6F">
        <w:rPr>
          <w:rFonts w:hint="eastAsia"/>
          <w:szCs w:val="21"/>
        </w:rPr>
        <w:instrText xml:space="preserve">"}],"accessed":{"date-parts":[["2023",11,25]]}}}],"schema":"https://github.com/citation-style-language/schema/raw/master/csl-citation.json"} </w:instrText>
      </w:r>
      <w:r w:rsidRPr="007B2E6F">
        <w:rPr>
          <w:szCs w:val="21"/>
        </w:rPr>
        <w:fldChar w:fldCharType="separate"/>
      </w:r>
      <w:r w:rsidRPr="007B2E6F">
        <w:rPr>
          <w:rFonts w:cs="Times New Roman"/>
          <w:kern w:val="0"/>
          <w:szCs w:val="21"/>
        </w:rPr>
        <w:t>（郑雨航，</w:t>
      </w:r>
      <w:r w:rsidRPr="007B2E6F">
        <w:rPr>
          <w:rFonts w:cs="Times New Roman"/>
          <w:kern w:val="0"/>
          <w:szCs w:val="21"/>
        </w:rPr>
        <w:t>2023</w:t>
      </w:r>
      <w:r w:rsidRPr="007B2E6F">
        <w:rPr>
          <w:rFonts w:cs="Times New Roman"/>
          <w:kern w:val="0"/>
          <w:szCs w:val="21"/>
        </w:rPr>
        <w:t>）</w:t>
      </w:r>
      <w:r w:rsidRPr="007B2E6F">
        <w:rPr>
          <w:szCs w:val="21"/>
        </w:rPr>
        <w:fldChar w:fldCharType="end"/>
      </w:r>
      <w:r w:rsidRPr="007B2E6F">
        <w:rPr>
          <w:rFonts w:hint="eastAsia"/>
          <w:szCs w:val="21"/>
        </w:rPr>
        <w:t>，我国高校指定规范</w:t>
      </w:r>
      <w:r w:rsidRPr="007B2E6F">
        <w:rPr>
          <w:rFonts w:hint="eastAsia"/>
          <w:szCs w:val="21"/>
        </w:rPr>
        <w:t>AIGC</w:t>
      </w:r>
      <w:r w:rsidRPr="007B2E6F">
        <w:rPr>
          <w:rFonts w:hint="eastAsia"/>
          <w:szCs w:val="21"/>
        </w:rPr>
        <w:t>使用的学术诚信政策有其现实性</w:t>
      </w:r>
      <w:del w:id="252" w:author="沪楠 陈" w:date="2024-10-17T20:19:00Z">
        <w:r w:rsidRPr="007B2E6F" w:rsidDel="829F6951">
          <w:rPr>
            <w:rFonts w:hint="eastAsia"/>
            <w:szCs w:val="21"/>
          </w:rPr>
          <w:delText>于</w:delText>
        </w:r>
      </w:del>
      <w:ins w:id="253" w:author="沪楠 陈" w:date="2024-10-17T20:19:00Z">
        <w:r w:rsidRPr="007B2E6F">
          <w:rPr>
            <w:rFonts w:hint="eastAsia"/>
            <w:szCs w:val="21"/>
          </w:rPr>
          <w:t>与</w:t>
        </w:r>
      </w:ins>
      <w:r w:rsidRPr="007B2E6F">
        <w:rPr>
          <w:rFonts w:hint="eastAsia"/>
          <w:szCs w:val="21"/>
        </w:rPr>
        <w:t>紧迫性。</w:t>
      </w:r>
    </w:p>
    <w:p w14:paraId="70FB96D7" w14:textId="77777777" w:rsidR="002A315E" w:rsidRPr="007B2E6F" w:rsidRDefault="00000000">
      <w:pPr>
        <w:ind w:firstLineChars="0" w:firstLine="420"/>
        <w:outlineLvl w:val="3"/>
        <w:rPr>
          <w:b/>
          <w:bCs/>
          <w:szCs w:val="21"/>
        </w:rPr>
      </w:pPr>
      <w:r w:rsidRPr="007B2E6F">
        <w:rPr>
          <w:rFonts w:hint="eastAsia"/>
          <w:b/>
          <w:bCs/>
          <w:szCs w:val="21"/>
        </w:rPr>
        <w:t xml:space="preserve">2. </w:t>
      </w:r>
      <w:r w:rsidRPr="007B2E6F">
        <w:rPr>
          <w:rFonts w:hint="eastAsia"/>
          <w:b/>
          <w:bCs/>
          <w:szCs w:val="21"/>
        </w:rPr>
        <w:t>技术之</w:t>
      </w:r>
      <w:proofErr w:type="gramStart"/>
      <w:r w:rsidRPr="007B2E6F">
        <w:rPr>
          <w:rFonts w:hint="eastAsia"/>
          <w:b/>
          <w:bCs/>
          <w:szCs w:val="21"/>
        </w:rPr>
        <w:t>殇</w:t>
      </w:r>
      <w:proofErr w:type="gramEnd"/>
    </w:p>
    <w:p w14:paraId="7ED69F60" w14:textId="77777777" w:rsidR="002A315E" w:rsidRDefault="00000000">
      <w:pPr>
        <w:ind w:firstLine="420"/>
        <w:rPr>
          <w:szCs w:val="20"/>
        </w:rPr>
      </w:pPr>
      <w:r w:rsidRPr="007B2E6F">
        <w:rPr>
          <w:rFonts w:hint="eastAsia"/>
          <w:szCs w:val="21"/>
        </w:rPr>
        <w:t>一直以来，重查重等相似度检测技术都是国内外高校认定和规范学术剽窃的最主要手段</w:t>
      </w:r>
      <w:r w:rsidRPr="007B2E6F">
        <w:rPr>
          <w:rFonts w:hint="eastAsia"/>
          <w:szCs w:val="21"/>
        </w:rPr>
        <w:lastRenderedPageBreak/>
        <w:t>之一，但</w:t>
      </w:r>
      <w:r w:rsidRPr="007B2E6F">
        <w:rPr>
          <w:rFonts w:hint="eastAsia"/>
          <w:szCs w:val="21"/>
        </w:rPr>
        <w:t>GAI</w:t>
      </w:r>
      <w:r w:rsidRPr="007B2E6F">
        <w:rPr>
          <w:rFonts w:hint="eastAsia"/>
          <w:szCs w:val="21"/>
        </w:rPr>
        <w:t>的出现不仅暴露了其原本的缺陷，甚至在大部分时候都</w:t>
      </w:r>
      <w:ins w:id="254" w:author="沪楠 陈" w:date="2024-10-17T20:19:00Z">
        <w:r w:rsidRPr="007B2E6F">
          <w:rPr>
            <w:rFonts w:hint="eastAsia"/>
            <w:szCs w:val="21"/>
          </w:rPr>
          <w:t>将</w:t>
        </w:r>
      </w:ins>
      <w:r w:rsidRPr="007B2E6F">
        <w:rPr>
          <w:rFonts w:hint="eastAsia"/>
          <w:szCs w:val="21"/>
        </w:rPr>
        <w:t>使</w:t>
      </w:r>
      <w:ins w:id="255" w:author="沪楠 陈" w:date="2024-10-17T20:19:00Z">
        <w:r w:rsidRPr="007B2E6F">
          <w:rPr>
            <w:rFonts w:hint="eastAsia"/>
            <w:szCs w:val="21"/>
          </w:rPr>
          <w:t>其</w:t>
        </w:r>
      </w:ins>
      <w:r w:rsidRPr="007B2E6F">
        <w:rPr>
          <w:rFonts w:hint="eastAsia"/>
          <w:szCs w:val="21"/>
        </w:rPr>
        <w:t>失灵。当前，大量的机构提供学术剽窃检测服务，其中以国内的</w:t>
      </w:r>
      <w:r w:rsidRPr="007B2E6F">
        <w:rPr>
          <w:rFonts w:hint="eastAsia"/>
          <w:szCs w:val="21"/>
        </w:rPr>
        <w:t>AMLC</w:t>
      </w:r>
      <w:r w:rsidRPr="007B2E6F">
        <w:rPr>
          <w:rFonts w:hint="eastAsia"/>
          <w:szCs w:val="21"/>
        </w:rPr>
        <w:t>（中国知网）和海外的</w:t>
      </w:r>
      <w:r w:rsidRPr="007B2E6F">
        <w:rPr>
          <w:rFonts w:hint="eastAsia"/>
          <w:szCs w:val="21"/>
        </w:rPr>
        <w:t>Turnitin</w:t>
      </w:r>
      <w:r w:rsidRPr="007B2E6F">
        <w:rPr>
          <w:rFonts w:hint="eastAsia"/>
          <w:szCs w:val="21"/>
        </w:rPr>
        <w:t>最为出名和广泛应用。</w:t>
      </w:r>
      <w:r>
        <w:rPr>
          <w:rFonts w:hint="eastAsia"/>
          <w:szCs w:val="20"/>
        </w:rPr>
        <w:t>以</w:t>
      </w:r>
      <w:proofErr w:type="gramStart"/>
      <w:r>
        <w:rPr>
          <w:rFonts w:hint="eastAsia"/>
          <w:szCs w:val="20"/>
        </w:rPr>
        <w:t>中国知网为例</w:t>
      </w:r>
      <w:proofErr w:type="gramEnd"/>
      <w:r>
        <w:rPr>
          <w:rFonts w:hint="eastAsia"/>
          <w:szCs w:val="20"/>
        </w:rPr>
        <w:t>，在模糊算法的辅助下，当</w:t>
      </w:r>
      <w:del w:id="256" w:author="沪楠 陈" w:date="2024-10-17T20:25:00Z">
        <w:r w:rsidDel="7102D75C">
          <w:rPr>
            <w:rFonts w:hint="eastAsia"/>
            <w:szCs w:val="20"/>
          </w:rPr>
          <w:delText>文章</w:delText>
        </w:r>
      </w:del>
      <w:ins w:id="257" w:author="沪楠 陈" w:date="2024-10-17T20:25:00Z">
        <w:r>
          <w:rPr>
            <w:rFonts w:hint="eastAsia"/>
            <w:szCs w:val="20"/>
          </w:rPr>
          <w:t>段落</w:t>
        </w:r>
      </w:ins>
      <w:r>
        <w:rPr>
          <w:rFonts w:hint="eastAsia"/>
          <w:szCs w:val="20"/>
        </w:rPr>
        <w:t>存在超过</w:t>
      </w:r>
      <w:r>
        <w:rPr>
          <w:rFonts w:hint="eastAsia"/>
          <w:szCs w:val="20"/>
        </w:rPr>
        <w:t>5%</w:t>
      </w:r>
      <w:r>
        <w:rPr>
          <w:rFonts w:hint="eastAsia"/>
          <w:szCs w:val="20"/>
        </w:rPr>
        <w:t>的内容相似</w:t>
      </w:r>
      <w:del w:id="258" w:author="沪楠 陈" w:date="2024-10-17T20:25:00Z">
        <w:r w:rsidDel="40AB32C4">
          <w:rPr>
            <w:rFonts w:hint="eastAsia"/>
            <w:szCs w:val="20"/>
          </w:rPr>
          <w:delText>段落</w:delText>
        </w:r>
      </w:del>
      <w:r>
        <w:rPr>
          <w:rFonts w:hint="eastAsia"/>
          <w:szCs w:val="20"/>
        </w:rPr>
        <w:t>，或者文章任何一处出现连续</w:t>
      </w:r>
      <w:r>
        <w:rPr>
          <w:rFonts w:hint="eastAsia"/>
          <w:szCs w:val="20"/>
        </w:rPr>
        <w:t>13</w:t>
      </w:r>
      <w:r>
        <w:rPr>
          <w:rFonts w:hint="eastAsia"/>
          <w:szCs w:val="20"/>
        </w:rPr>
        <w:t>个字雷同</w:t>
      </w:r>
      <w:ins w:id="259" w:author="沪楠 陈" w:date="2024-10-17T20:20:00Z">
        <w:r>
          <w:rPr>
            <w:rFonts w:hint="eastAsia"/>
            <w:szCs w:val="20"/>
          </w:rPr>
          <w:t>时将认定为</w:t>
        </w:r>
      </w:ins>
      <w:ins w:id="260" w:author="沪楠 陈" w:date="2024-10-17T20:26:00Z">
        <w:r>
          <w:rPr>
            <w:rFonts w:hint="eastAsia"/>
            <w:szCs w:val="20"/>
          </w:rPr>
          <w:t>抄袭</w:t>
        </w:r>
      </w:ins>
      <w:r>
        <w:rPr>
          <w:szCs w:val="20"/>
        </w:rPr>
        <w:fldChar w:fldCharType="begin"/>
      </w:r>
      <w:r>
        <w:rPr>
          <w:rFonts w:hint="eastAsia"/>
          <w:szCs w:val="20"/>
        </w:rPr>
        <w:instrText xml:space="preserve"> ADDIN ZOTERO_ITEM CSL_CITATION {"citationID":"BPSCCsuN","properties":{"formattedCitation":"\\uc0\\u65288{}\\uc0\\u36213{}\\uc0\\u27859{} \\uc0\\u31561{}\\uc0\\u65292{}2019\\uc0\\u65289{}","plainCitation":"</w:instrText>
      </w:r>
      <w:r>
        <w:rPr>
          <w:rFonts w:hint="eastAsia"/>
          <w:szCs w:val="20"/>
        </w:rPr>
        <w:instrText>（赵泓</w:instrText>
      </w:r>
      <w:r>
        <w:rPr>
          <w:rFonts w:hint="eastAsia"/>
          <w:szCs w:val="20"/>
        </w:rPr>
        <w:instrText xml:space="preserve"> </w:instrText>
      </w:r>
      <w:r>
        <w:rPr>
          <w:rFonts w:hint="eastAsia"/>
          <w:szCs w:val="20"/>
        </w:rPr>
        <w:instrText>等，</w:instrText>
      </w:r>
      <w:r>
        <w:rPr>
          <w:rFonts w:hint="eastAsia"/>
          <w:szCs w:val="20"/>
        </w:rPr>
        <w:instrText>2019</w:instrText>
      </w:r>
      <w:r>
        <w:rPr>
          <w:rFonts w:hint="eastAsia"/>
          <w:szCs w:val="20"/>
        </w:rPr>
        <w:instrText>）</w:instrText>
      </w:r>
      <w:r>
        <w:rPr>
          <w:rFonts w:hint="eastAsia"/>
          <w:szCs w:val="20"/>
        </w:rPr>
        <w:instrText>","noteIndex":0},"citationItems":[{"id":1647,"uris":["http://zotero.org/users/12109334/items/RBFM3BIR"],"itemData":{"id":1647,"type":"article-journal","abstract":"\"</w:instrText>
      </w:r>
      <w:r>
        <w:rPr>
          <w:rFonts w:hint="eastAsia"/>
          <w:szCs w:val="20"/>
        </w:rPr>
        <w:instrText>洗稿</w:instrText>
      </w:r>
      <w:r>
        <w:rPr>
          <w:rFonts w:hint="eastAsia"/>
          <w:szCs w:val="20"/>
        </w:rPr>
        <w:instrText>\"</w:instrText>
      </w:r>
      <w:r>
        <w:rPr>
          <w:rFonts w:hint="eastAsia"/>
          <w:szCs w:val="20"/>
        </w:rPr>
        <w:instrText>作为一种变相侵犯知识产权的现象</w:instrText>
      </w:r>
      <w:r>
        <w:rPr>
          <w:rFonts w:hint="eastAsia"/>
          <w:szCs w:val="20"/>
        </w:rPr>
        <w:instrText>,</w:instrText>
      </w:r>
      <w:r>
        <w:rPr>
          <w:rFonts w:hint="eastAsia"/>
          <w:szCs w:val="20"/>
        </w:rPr>
        <w:instrText>近年来有愈演愈烈的趋势。这种戕害原创精神的行为有必要加以严格监管和整治。本文从</w:instrText>
      </w:r>
      <w:r>
        <w:rPr>
          <w:rFonts w:hint="eastAsia"/>
          <w:szCs w:val="20"/>
        </w:rPr>
        <w:instrText>\"</w:instrText>
      </w:r>
      <w:r>
        <w:rPr>
          <w:rFonts w:hint="eastAsia"/>
          <w:szCs w:val="20"/>
        </w:rPr>
        <w:instrText>洗稿</w:instrText>
      </w:r>
      <w:r>
        <w:rPr>
          <w:rFonts w:hint="eastAsia"/>
          <w:szCs w:val="20"/>
        </w:rPr>
        <w:instrText>\"</w:instrText>
      </w:r>
      <w:r>
        <w:rPr>
          <w:rFonts w:hint="eastAsia"/>
          <w:szCs w:val="20"/>
        </w:rPr>
        <w:instrText>的来源和概念入手</w:instrText>
      </w:r>
      <w:r>
        <w:rPr>
          <w:rFonts w:hint="eastAsia"/>
          <w:szCs w:val="20"/>
        </w:rPr>
        <w:instrText>,</w:instrText>
      </w:r>
      <w:r>
        <w:rPr>
          <w:rFonts w:hint="eastAsia"/>
          <w:szCs w:val="20"/>
        </w:rPr>
        <w:instrText>结合相关文献和案例</w:instrText>
      </w:r>
      <w:r>
        <w:rPr>
          <w:rFonts w:hint="eastAsia"/>
          <w:szCs w:val="20"/>
        </w:rPr>
        <w:instrText>,</w:instrText>
      </w:r>
      <w:r>
        <w:rPr>
          <w:rFonts w:hint="eastAsia"/>
          <w:szCs w:val="20"/>
        </w:rPr>
        <w:instrText>主要分析自媒体时代</w:instrText>
      </w:r>
      <w:r>
        <w:rPr>
          <w:rFonts w:hint="eastAsia"/>
          <w:szCs w:val="20"/>
        </w:rPr>
        <w:instrText>\"</w:instrText>
      </w:r>
      <w:r>
        <w:rPr>
          <w:rFonts w:hint="eastAsia"/>
          <w:szCs w:val="20"/>
        </w:rPr>
        <w:instrText>洗稿</w:instrText>
      </w:r>
      <w:r>
        <w:rPr>
          <w:rFonts w:hint="eastAsia"/>
          <w:szCs w:val="20"/>
        </w:rPr>
        <w:instrText>\"</w:instrText>
      </w:r>
      <w:r>
        <w:rPr>
          <w:rFonts w:hint="eastAsia"/>
          <w:szCs w:val="20"/>
        </w:rPr>
        <w:instrText>的成因和特征</w:instrText>
      </w:r>
      <w:r>
        <w:rPr>
          <w:rFonts w:hint="eastAsia"/>
          <w:szCs w:val="20"/>
        </w:rPr>
        <w:instrText>,</w:instrText>
      </w:r>
      <w:r>
        <w:rPr>
          <w:rFonts w:hint="eastAsia"/>
          <w:szCs w:val="20"/>
        </w:rPr>
        <w:instrText>进而提出具体的防范和应对措施。</w:instrText>
      </w:r>
      <w:r>
        <w:rPr>
          <w:rFonts w:hint="eastAsia"/>
          <w:szCs w:val="20"/>
        </w:rPr>
        <w:instrText>","container-title":"</w:instrText>
      </w:r>
      <w:r>
        <w:rPr>
          <w:rFonts w:hint="eastAsia"/>
          <w:szCs w:val="20"/>
        </w:rPr>
        <w:instrText>现代传播</w:instrText>
      </w:r>
      <w:r>
        <w:rPr>
          <w:rFonts w:hint="eastAsia"/>
          <w:szCs w:val="20"/>
        </w:rPr>
        <w:instrText>(</w:instrText>
      </w:r>
      <w:r>
        <w:rPr>
          <w:rFonts w:hint="eastAsia"/>
          <w:szCs w:val="20"/>
        </w:rPr>
        <w:instrText>中国传媒大学学报</w:instrText>
      </w:r>
      <w:r>
        <w:rPr>
          <w:rFonts w:hint="eastAsia"/>
          <w:szCs w:val="20"/>
        </w:rPr>
        <w:instrText>)","ISSN":"1007-8770","issue":"2","language":"zh-CN","note":"37 citations(CNKI)[2023-11-4]&lt;</w:instrText>
      </w:r>
      <w:r>
        <w:rPr>
          <w:rFonts w:hint="eastAsia"/>
          <w:szCs w:val="20"/>
        </w:rPr>
        <w:instrText>北大核心</w:instrText>
      </w:r>
      <w:r>
        <w:rPr>
          <w:rFonts w:hint="eastAsia"/>
          <w:szCs w:val="20"/>
        </w:rPr>
        <w:instrText>, CSSCI, AMI&gt;","page":"33-38","source":"CNKI","title":"</w:instrText>
      </w:r>
      <w:r>
        <w:rPr>
          <w:rFonts w:hint="eastAsia"/>
          <w:szCs w:val="20"/>
        </w:rPr>
        <w:instrText>自媒体洗稿的成因、界定及防范</w:instrText>
      </w:r>
      <w:r>
        <w:rPr>
          <w:rFonts w:hint="eastAsia"/>
          <w:szCs w:val="20"/>
        </w:rPr>
        <w:instrText>","volume":"41","author":[{"literal":"</w:instrText>
      </w:r>
      <w:r>
        <w:rPr>
          <w:rFonts w:hint="eastAsia"/>
          <w:szCs w:val="20"/>
        </w:rPr>
        <w:instrText>赵泓</w:instrText>
      </w:r>
      <w:r>
        <w:rPr>
          <w:rFonts w:hint="eastAsia"/>
          <w:szCs w:val="20"/>
        </w:rPr>
        <w:instrText>"},{"literal":"</w:instrText>
      </w:r>
      <w:r>
        <w:rPr>
          <w:rFonts w:hint="eastAsia"/>
          <w:szCs w:val="20"/>
        </w:rPr>
        <w:instrText>陈因</w:instrText>
      </w:r>
      <w:r>
        <w:rPr>
          <w:rFonts w:hint="eastAsia"/>
          <w:szCs w:val="20"/>
        </w:rPr>
        <w:instrText>"}],"is</w:instrText>
      </w:r>
      <w:r>
        <w:rPr>
          <w:szCs w:val="20"/>
        </w:rPr>
        <w:instrText xml:space="preserve">sued":{"date-parts":[["2019"]]}}}],"schema":"https://github.com/citation-style-language/schema/raw/master/csl-citation.json"} </w:instrText>
      </w:r>
      <w:r>
        <w:rPr>
          <w:szCs w:val="20"/>
        </w:rPr>
        <w:fldChar w:fldCharType="separate"/>
      </w:r>
      <w:r>
        <w:rPr>
          <w:szCs w:val="20"/>
        </w:rPr>
        <w:t>（</w:t>
      </w:r>
      <w:proofErr w:type="gramStart"/>
      <w:r>
        <w:rPr>
          <w:rFonts w:hint="eastAsia"/>
          <w:szCs w:val="20"/>
        </w:rPr>
        <w:t>赵泓</w:t>
      </w:r>
      <w:proofErr w:type="gramEnd"/>
      <w:r>
        <w:rPr>
          <w:rFonts w:hint="eastAsia"/>
          <w:szCs w:val="20"/>
        </w:rPr>
        <w:t xml:space="preserve"> &amp; </w:t>
      </w:r>
      <w:r>
        <w:rPr>
          <w:rFonts w:hint="eastAsia"/>
          <w:szCs w:val="20"/>
        </w:rPr>
        <w:t>陈因</w:t>
      </w:r>
      <w:r>
        <w:rPr>
          <w:szCs w:val="20"/>
        </w:rPr>
        <w:t>，</w:t>
      </w:r>
      <w:r>
        <w:rPr>
          <w:szCs w:val="20"/>
        </w:rPr>
        <w:t>2019</w:t>
      </w:r>
      <w:r>
        <w:rPr>
          <w:szCs w:val="20"/>
        </w:rPr>
        <w:t>）</w:t>
      </w:r>
      <w:r>
        <w:rPr>
          <w:szCs w:val="20"/>
        </w:rPr>
        <w:fldChar w:fldCharType="end"/>
      </w:r>
      <w:r>
        <w:rPr>
          <w:rFonts w:hint="eastAsia"/>
          <w:szCs w:val="20"/>
        </w:rPr>
        <w:t>。但这种检测技术也并非毫无缺陷，例如基于检测原理可轻易修改重复修改、跨语言检测困难、数据库覆盖面不足和图表数据剽窃难以检测等问题一直深受诟病</w:t>
      </w:r>
      <w:r>
        <w:rPr>
          <w:szCs w:val="20"/>
        </w:rPr>
        <w:fldChar w:fldCharType="begin"/>
      </w:r>
      <w:r>
        <w:rPr>
          <w:rFonts w:hint="eastAsia"/>
          <w:szCs w:val="20"/>
        </w:rPr>
        <w:instrText xml:space="preserve"> ADDIN ZOTERO_ITEM CSL_CITATION {"citationID":"8j67bI52","properties":{"formattedCitation":"\\uc0\\u65288{}\\uc0\\u21556{}\\uc0\\u26132{}\\uc0\\u26132{} \\uc0\\u31561{}\\uc0\\u65292{}2016\\uc0\\u65289{}","plainCitation":"</w:instrText>
      </w:r>
      <w:r>
        <w:rPr>
          <w:rFonts w:hint="eastAsia"/>
          <w:szCs w:val="20"/>
        </w:rPr>
        <w:instrText>（吴昔昔</w:instrText>
      </w:r>
      <w:r>
        <w:rPr>
          <w:rFonts w:hint="eastAsia"/>
          <w:szCs w:val="20"/>
        </w:rPr>
        <w:instrText xml:space="preserve"> </w:instrText>
      </w:r>
      <w:r>
        <w:rPr>
          <w:rFonts w:hint="eastAsia"/>
          <w:szCs w:val="20"/>
        </w:rPr>
        <w:instrText>等，</w:instrText>
      </w:r>
      <w:r>
        <w:rPr>
          <w:rFonts w:hint="eastAsia"/>
          <w:szCs w:val="20"/>
        </w:rPr>
        <w:instrText>2016</w:instrText>
      </w:r>
      <w:r>
        <w:rPr>
          <w:rFonts w:hint="eastAsia"/>
          <w:szCs w:val="20"/>
        </w:rPr>
        <w:instrText>）</w:instrText>
      </w:r>
      <w:r>
        <w:rPr>
          <w:rFonts w:hint="eastAsia"/>
          <w:szCs w:val="20"/>
        </w:rPr>
        <w:instrText>","noteIndex":0},"citationItems":[{"id":1644,"uris":["http://zotero.org/users/12109334/items/QQGPFCT2"],"itemData":{"id":1644,"type":"article-journal","abstract":"</w:instrText>
      </w:r>
      <w:r>
        <w:rPr>
          <w:rFonts w:hint="eastAsia"/>
          <w:szCs w:val="20"/>
        </w:rPr>
        <w:instrText>重复率低却存在抄袭的稿件</w:instrText>
      </w:r>
      <w:r>
        <w:rPr>
          <w:rFonts w:hint="eastAsia"/>
          <w:szCs w:val="20"/>
        </w:rPr>
        <w:instrText>,</w:instrText>
      </w:r>
      <w:r>
        <w:rPr>
          <w:rFonts w:hint="eastAsia"/>
          <w:szCs w:val="20"/>
        </w:rPr>
        <w:instrText>其原因可能为单一的检测系统存在漏洞</w:instrText>
      </w:r>
      <w:r>
        <w:rPr>
          <w:rFonts w:hint="eastAsia"/>
          <w:szCs w:val="20"/>
        </w:rPr>
        <w:instrText>,</w:instrText>
      </w:r>
      <w:r>
        <w:rPr>
          <w:rFonts w:hint="eastAsia"/>
          <w:szCs w:val="20"/>
        </w:rPr>
        <w:instrText>新发表的论文上传数据库存在时间差</w:instrText>
      </w:r>
      <w:r>
        <w:rPr>
          <w:rFonts w:hint="eastAsia"/>
          <w:szCs w:val="20"/>
        </w:rPr>
        <w:instrText>,</w:instrText>
      </w:r>
      <w:r>
        <w:rPr>
          <w:rFonts w:hint="eastAsia"/>
          <w:szCs w:val="20"/>
        </w:rPr>
        <w:instrText>作者对稿件的有意识</w:instrText>
      </w:r>
      <w:r>
        <w:rPr>
          <w:rFonts w:hint="eastAsia"/>
          <w:szCs w:val="20"/>
        </w:rPr>
        <w:instrText>\"</w:instrText>
      </w:r>
      <w:r>
        <w:rPr>
          <w:rFonts w:hint="eastAsia"/>
          <w:szCs w:val="20"/>
        </w:rPr>
        <w:instrText>修饰</w:instrText>
      </w:r>
      <w:r>
        <w:rPr>
          <w:rFonts w:hint="eastAsia"/>
          <w:szCs w:val="20"/>
        </w:rPr>
        <w:instrText>\",</w:instrText>
      </w:r>
      <w:r>
        <w:rPr>
          <w:rFonts w:hint="eastAsia"/>
          <w:szCs w:val="20"/>
        </w:rPr>
        <w:instrText>以及网络时代造假手段多样化。为此</w:instrText>
      </w:r>
      <w:r>
        <w:rPr>
          <w:rFonts w:hint="eastAsia"/>
          <w:szCs w:val="20"/>
        </w:rPr>
        <w:instrText>,</w:instrText>
      </w:r>
      <w:r>
        <w:rPr>
          <w:rFonts w:hint="eastAsia"/>
          <w:szCs w:val="20"/>
        </w:rPr>
        <w:instrText>文中提出以下措施</w:instrText>
      </w:r>
      <w:r>
        <w:rPr>
          <w:rFonts w:hint="eastAsia"/>
          <w:szCs w:val="20"/>
        </w:rPr>
        <w:instrText>:</w:instrText>
      </w:r>
      <w:r>
        <w:rPr>
          <w:rFonts w:hint="eastAsia"/>
          <w:szCs w:val="20"/>
        </w:rPr>
        <w:instrText>使用多种数据库进行文字检测</w:instrText>
      </w:r>
      <w:r>
        <w:rPr>
          <w:rFonts w:hint="eastAsia"/>
          <w:szCs w:val="20"/>
        </w:rPr>
        <w:instrText>,</w:instrText>
      </w:r>
      <w:r>
        <w:rPr>
          <w:rFonts w:hint="eastAsia"/>
          <w:szCs w:val="20"/>
        </w:rPr>
        <w:instrText>从查重报告中发现问题</w:instrText>
      </w:r>
      <w:r>
        <w:rPr>
          <w:rFonts w:hint="eastAsia"/>
          <w:szCs w:val="20"/>
        </w:rPr>
        <w:instrText>,</w:instrText>
      </w:r>
      <w:r>
        <w:rPr>
          <w:rFonts w:hint="eastAsia"/>
          <w:szCs w:val="20"/>
        </w:rPr>
        <w:instrText>建立有效的审稿专家数据库、网站教育和警示</w:instrText>
      </w:r>
      <w:r>
        <w:rPr>
          <w:rFonts w:hint="eastAsia"/>
          <w:szCs w:val="20"/>
        </w:rPr>
        <w:instrText>,</w:instrText>
      </w:r>
      <w:r>
        <w:rPr>
          <w:rFonts w:hint="eastAsia"/>
          <w:szCs w:val="20"/>
        </w:rPr>
        <w:instrText>充分利用网络资源</w:instrText>
      </w:r>
      <w:r>
        <w:rPr>
          <w:rFonts w:hint="eastAsia"/>
          <w:szCs w:val="20"/>
        </w:rPr>
        <w:instrText>,</w:instrText>
      </w:r>
      <w:r>
        <w:rPr>
          <w:rFonts w:hint="eastAsia"/>
          <w:szCs w:val="20"/>
        </w:rPr>
        <w:instrText>加快稿件处理进程</w:instrText>
      </w:r>
      <w:r>
        <w:rPr>
          <w:rFonts w:hint="eastAsia"/>
          <w:szCs w:val="20"/>
        </w:rPr>
        <w:instrText>,</w:instrText>
      </w:r>
      <w:r>
        <w:rPr>
          <w:rFonts w:hint="eastAsia"/>
          <w:szCs w:val="20"/>
        </w:rPr>
        <w:instrText>增强编辑的责任意识等</w:instrText>
      </w:r>
      <w:r>
        <w:rPr>
          <w:rFonts w:hint="eastAsia"/>
          <w:szCs w:val="20"/>
        </w:rPr>
        <w:instrText>,</w:instrText>
      </w:r>
      <w:r>
        <w:rPr>
          <w:rFonts w:hint="eastAsia"/>
          <w:szCs w:val="20"/>
        </w:rPr>
        <w:instrText>以利于更好地防范学术不端行为。</w:instrText>
      </w:r>
      <w:r>
        <w:rPr>
          <w:rFonts w:hint="eastAsia"/>
          <w:szCs w:val="20"/>
        </w:rPr>
        <w:instrText>","container-title":"</w:instrText>
      </w:r>
      <w:r>
        <w:rPr>
          <w:rFonts w:hint="eastAsia"/>
          <w:szCs w:val="20"/>
        </w:rPr>
        <w:instrText>编辑学报</w:instrText>
      </w:r>
      <w:r>
        <w:rPr>
          <w:rFonts w:hint="eastAsia"/>
          <w:szCs w:val="20"/>
        </w:rPr>
        <w:instrText>","DOI":"10.16811/j.cnki.1001-4314.2016.03.021","ISSN":"1001-4314","issue":"3","language":"zh-CN","note":"23 citations(CNKI)[2023-11-4]&lt;</w:instrText>
      </w:r>
      <w:r>
        <w:rPr>
          <w:rFonts w:hint="eastAsia"/>
          <w:szCs w:val="20"/>
        </w:rPr>
        <w:instrText>北大核心</w:instrText>
      </w:r>
      <w:r>
        <w:rPr>
          <w:rFonts w:hint="eastAsia"/>
          <w:szCs w:val="20"/>
        </w:rPr>
        <w:instrText>, CSSCI&gt;","page":"266-269","source":"CNKI","title":"</w:instrText>
      </w:r>
      <w:r>
        <w:rPr>
          <w:rFonts w:hint="eastAsia"/>
          <w:szCs w:val="20"/>
        </w:rPr>
        <w:instrText>低重复率稿件中的学术不端行为检测与防范</w:instrText>
      </w:r>
      <w:r>
        <w:rPr>
          <w:rFonts w:hint="eastAsia"/>
          <w:szCs w:val="20"/>
        </w:rPr>
        <w:instrText>","volume":"28","author":[{"literal":"</w:instrText>
      </w:r>
      <w:r>
        <w:rPr>
          <w:rFonts w:hint="eastAsia"/>
          <w:szCs w:val="20"/>
        </w:rPr>
        <w:instrText>吴昔昔</w:instrText>
      </w:r>
      <w:r>
        <w:rPr>
          <w:rFonts w:hint="eastAsia"/>
          <w:szCs w:val="20"/>
        </w:rPr>
        <w:instrText>"},{"literal":"</w:instrText>
      </w:r>
      <w:r>
        <w:rPr>
          <w:rFonts w:hint="eastAsia"/>
          <w:szCs w:val="20"/>
        </w:rPr>
        <w:instrText>贾建敏</w:instrText>
      </w:r>
      <w:r>
        <w:rPr>
          <w:rFonts w:hint="eastAsia"/>
          <w:szCs w:val="20"/>
        </w:rPr>
        <w:instrText>"},{"literal":"</w:instrText>
      </w:r>
      <w:r>
        <w:rPr>
          <w:rFonts w:hint="eastAsia"/>
          <w:szCs w:val="20"/>
        </w:rPr>
        <w:instrText>吴健敏</w:instrText>
      </w:r>
      <w:r>
        <w:rPr>
          <w:rFonts w:hint="eastAsia"/>
          <w:szCs w:val="20"/>
        </w:rPr>
        <w:instrText>"},{"literal":"</w:instrText>
      </w:r>
      <w:r>
        <w:rPr>
          <w:rFonts w:hint="eastAsia"/>
          <w:szCs w:val="20"/>
        </w:rPr>
        <w:instrText>王小同</w:instrText>
      </w:r>
      <w:r>
        <w:rPr>
          <w:rFonts w:hint="eastAsia"/>
          <w:szCs w:val="20"/>
        </w:rPr>
        <w:instrText>"}],"issued":{"date-parts":[["2016"]]}}}],"schema":"https://github.com/citation-style-language/schema/raw/master/</w:instrText>
      </w:r>
      <w:r>
        <w:rPr>
          <w:szCs w:val="20"/>
        </w:rPr>
        <w:instrText xml:space="preserve">csl-citation.json"} </w:instrText>
      </w:r>
      <w:r>
        <w:rPr>
          <w:szCs w:val="20"/>
        </w:rPr>
        <w:fldChar w:fldCharType="separate"/>
      </w:r>
      <w:r>
        <w:rPr>
          <w:szCs w:val="20"/>
        </w:rPr>
        <w:t>（吴昔昔</w:t>
      </w:r>
      <w:r>
        <w:rPr>
          <w:szCs w:val="20"/>
        </w:rPr>
        <w:t xml:space="preserve"> </w:t>
      </w:r>
      <w:r>
        <w:rPr>
          <w:szCs w:val="20"/>
        </w:rPr>
        <w:t>等，</w:t>
      </w:r>
      <w:r>
        <w:rPr>
          <w:szCs w:val="20"/>
        </w:rPr>
        <w:t>2016</w:t>
      </w:r>
      <w:r>
        <w:rPr>
          <w:szCs w:val="20"/>
        </w:rPr>
        <w:t>）</w:t>
      </w:r>
      <w:r>
        <w:rPr>
          <w:szCs w:val="20"/>
        </w:rPr>
        <w:fldChar w:fldCharType="end"/>
      </w:r>
      <w:r>
        <w:rPr>
          <w:rFonts w:hint="eastAsia"/>
          <w:szCs w:val="20"/>
        </w:rPr>
        <w:t>，在面对</w:t>
      </w:r>
      <w:r>
        <w:rPr>
          <w:rFonts w:hint="eastAsia"/>
          <w:szCs w:val="20"/>
        </w:rPr>
        <w:t>AIGC</w:t>
      </w:r>
      <w:r>
        <w:rPr>
          <w:rFonts w:hint="eastAsia"/>
          <w:szCs w:val="20"/>
        </w:rPr>
        <w:t>时代的学术剽窃时就更捉襟见肘。从技术原理来看，</w:t>
      </w:r>
      <w:proofErr w:type="gramStart"/>
      <w:r>
        <w:rPr>
          <w:rFonts w:hint="eastAsia"/>
          <w:szCs w:val="20"/>
        </w:rPr>
        <w:t>查重技术</w:t>
      </w:r>
      <w:proofErr w:type="gramEnd"/>
      <w:r>
        <w:rPr>
          <w:rFonts w:hint="eastAsia"/>
          <w:szCs w:val="20"/>
        </w:rPr>
        <w:t>的判断标准一直是表达的相似性，</w:t>
      </w:r>
      <w:proofErr w:type="gramStart"/>
      <w:r>
        <w:rPr>
          <w:rFonts w:hint="eastAsia"/>
          <w:szCs w:val="20"/>
        </w:rPr>
        <w:t>而了避免</w:t>
      </w:r>
      <w:proofErr w:type="gramEnd"/>
      <w:r>
        <w:rPr>
          <w:rFonts w:hint="eastAsia"/>
          <w:szCs w:val="20"/>
        </w:rPr>
        <w:t>错误判断设置的相似门槛一般而言并不会太高——但表达的丰富性恰恰正是</w:t>
      </w:r>
      <w:r>
        <w:rPr>
          <w:rFonts w:hint="eastAsia"/>
          <w:szCs w:val="20"/>
        </w:rPr>
        <w:t>ChatGPT</w:t>
      </w:r>
      <w:r>
        <w:rPr>
          <w:rFonts w:hint="eastAsia"/>
          <w:szCs w:val="20"/>
        </w:rPr>
        <w:t>等在海量语料训练上构建而成的千亿参数大型语言模型的强项。例如，有学者尝试使用“万方数据文献相似性检测系统”对</w:t>
      </w:r>
      <w:r>
        <w:rPr>
          <w:rFonts w:hint="eastAsia"/>
          <w:szCs w:val="20"/>
        </w:rPr>
        <w:t>GAI</w:t>
      </w:r>
      <w:r>
        <w:rPr>
          <w:rFonts w:hint="eastAsia"/>
          <w:szCs w:val="20"/>
        </w:rPr>
        <w:t>生成的摘要进行重复率检测，部分组的相似度仅有</w:t>
      </w:r>
      <w:r>
        <w:rPr>
          <w:rFonts w:hint="eastAsia"/>
          <w:szCs w:val="20"/>
        </w:rPr>
        <w:t>6.19%</w:t>
      </w:r>
      <w:r>
        <w:rPr>
          <w:rFonts w:hint="eastAsia"/>
          <w:szCs w:val="20"/>
        </w:rPr>
        <w:t>，已完全能通过绝大部分学术期刊的查重率要求</w:t>
      </w:r>
      <w:r>
        <w:rPr>
          <w:szCs w:val="20"/>
        </w:rPr>
        <w:fldChar w:fldCharType="begin"/>
      </w:r>
      <w:r>
        <w:rPr>
          <w:rFonts w:hint="eastAsia"/>
          <w:szCs w:val="20"/>
        </w:rPr>
        <w:instrText xml:space="preserve"> ADDIN ZOTERO_ITEM CSL_CITATION {"citationID":"9Eng1mC9","properties":{"formattedCitation":"\\uc0\\u65288{}\\uc0\\u27784{}\\uc0\\u38177{}\\uc0\\u23486{} \\uc0\\u31561{}\\uc0\\u65292{}2023\\uc0\\u65289{}","plainCitation":"</w:instrText>
      </w:r>
      <w:r>
        <w:rPr>
          <w:rFonts w:hint="eastAsia"/>
          <w:szCs w:val="20"/>
        </w:rPr>
        <w:instrText>（沈锡宾</w:instrText>
      </w:r>
      <w:r>
        <w:rPr>
          <w:rFonts w:hint="eastAsia"/>
          <w:szCs w:val="20"/>
        </w:rPr>
        <w:instrText xml:space="preserve"> </w:instrText>
      </w:r>
      <w:r>
        <w:rPr>
          <w:rFonts w:hint="eastAsia"/>
          <w:szCs w:val="20"/>
        </w:rPr>
        <w:instrText>等，</w:instrText>
      </w:r>
      <w:r>
        <w:rPr>
          <w:rFonts w:hint="eastAsia"/>
          <w:szCs w:val="20"/>
        </w:rPr>
        <w:instrText>2023</w:instrText>
      </w:r>
      <w:r>
        <w:rPr>
          <w:rFonts w:hint="eastAsia"/>
          <w:szCs w:val="20"/>
        </w:rPr>
        <w:instrText>）</w:instrText>
      </w:r>
      <w:r>
        <w:rPr>
          <w:rFonts w:hint="eastAsia"/>
          <w:szCs w:val="20"/>
        </w:rPr>
        <w:instrText>","noteIndex":0},"citationItems":[{"id":1641,"uris":["http://zotero.org/users/12109334/items/T9798P7Y"],"itemData":{"id":1641,"type":"article-journal","abstract":"</w:instrText>
      </w:r>
      <w:r>
        <w:rPr>
          <w:rFonts w:hint="eastAsia"/>
          <w:szCs w:val="20"/>
        </w:rPr>
        <w:instrText>人工智能生成内容（</w:instrText>
      </w:r>
      <w:r>
        <w:rPr>
          <w:rFonts w:hint="eastAsia"/>
          <w:szCs w:val="20"/>
        </w:rPr>
        <w:instrText>AIGC</w:instrText>
      </w:r>
      <w:r>
        <w:rPr>
          <w:rFonts w:hint="eastAsia"/>
          <w:szCs w:val="20"/>
        </w:rPr>
        <w:instrText>）已经开始应用于学术论文的写作，如何判别此类文本成为学界的重大挑战。文章选取了</w:instrText>
      </w:r>
      <w:r>
        <w:rPr>
          <w:rFonts w:hint="eastAsia"/>
          <w:szCs w:val="20"/>
        </w:rPr>
        <w:instrText>2022</w:instrText>
      </w:r>
      <w:r>
        <w:rPr>
          <w:rFonts w:hint="eastAsia"/>
          <w:szCs w:val="20"/>
        </w:rPr>
        <w:instrText>年发表的</w:instrText>
      </w:r>
      <w:r>
        <w:rPr>
          <w:rFonts w:hint="eastAsia"/>
          <w:szCs w:val="20"/>
        </w:rPr>
        <w:instrText>100</w:instrText>
      </w:r>
      <w:r>
        <w:rPr>
          <w:rFonts w:hint="eastAsia"/>
          <w:szCs w:val="20"/>
        </w:rPr>
        <w:instrText>篇医学综述的文摘，随机选择</w:instrText>
      </w:r>
      <w:r>
        <w:rPr>
          <w:rFonts w:hint="eastAsia"/>
          <w:szCs w:val="20"/>
        </w:rPr>
        <w:instrText>50</w:instrText>
      </w:r>
      <w:r>
        <w:rPr>
          <w:rFonts w:hint="eastAsia"/>
          <w:szCs w:val="20"/>
        </w:rPr>
        <w:instrText>篇利用</w:instrText>
      </w:r>
      <w:r>
        <w:rPr>
          <w:rFonts w:hint="eastAsia"/>
          <w:szCs w:val="20"/>
        </w:rPr>
        <w:instrText>ChatGPT4.0</w:instrText>
      </w:r>
      <w:r>
        <w:rPr>
          <w:rFonts w:hint="eastAsia"/>
          <w:szCs w:val="20"/>
        </w:rPr>
        <w:instrText>进行重写（</w:instrText>
      </w:r>
      <w:r>
        <w:rPr>
          <w:rFonts w:hint="eastAsia"/>
          <w:szCs w:val="20"/>
        </w:rPr>
        <w:instrText>AI</w:instrText>
      </w:r>
      <w:r>
        <w:rPr>
          <w:rFonts w:hint="eastAsia"/>
          <w:szCs w:val="20"/>
        </w:rPr>
        <w:instrText>写作组），余</w:instrText>
      </w:r>
      <w:r>
        <w:rPr>
          <w:rFonts w:hint="eastAsia"/>
          <w:szCs w:val="20"/>
        </w:rPr>
        <w:instrText>50</w:instrText>
      </w:r>
      <w:r>
        <w:rPr>
          <w:rFonts w:hint="eastAsia"/>
          <w:szCs w:val="20"/>
        </w:rPr>
        <w:instrText>篇不做处理（原文对照组）。在整合处理后将两组文本进行万方文献相似性检测系统检测，同时将两组数据随机打乱后交给</w:instrText>
      </w:r>
      <w:r>
        <w:rPr>
          <w:rFonts w:hint="eastAsia"/>
          <w:szCs w:val="20"/>
        </w:rPr>
        <w:instrText>AI</w:instrText>
      </w:r>
      <w:r>
        <w:rPr>
          <w:rFonts w:hint="eastAsia"/>
          <w:szCs w:val="20"/>
        </w:rPr>
        <w:instrText>检测工具和评审者以评定是否为</w:instrText>
      </w:r>
      <w:r>
        <w:rPr>
          <w:rFonts w:hint="eastAsia"/>
          <w:szCs w:val="20"/>
        </w:rPr>
        <w:instrText>AI</w:instrText>
      </w:r>
      <w:r>
        <w:rPr>
          <w:rFonts w:hint="eastAsia"/>
          <w:szCs w:val="20"/>
        </w:rPr>
        <w:instrText>写作，并比较他们在判别能力上的差异。结果发现上述两组数据基于文字的相似性检测结果显示，</w:instrText>
      </w:r>
      <w:r>
        <w:rPr>
          <w:rFonts w:hint="eastAsia"/>
          <w:szCs w:val="20"/>
        </w:rPr>
        <w:instrText>AI</w:instrText>
      </w:r>
      <w:r>
        <w:rPr>
          <w:rFonts w:hint="eastAsia"/>
          <w:szCs w:val="20"/>
        </w:rPr>
        <w:instrText>写作组相似性比例仅为</w:instrText>
      </w:r>
      <w:r>
        <w:rPr>
          <w:rFonts w:hint="eastAsia"/>
          <w:szCs w:val="20"/>
        </w:rPr>
        <w:instrText>6.19%</w:instrText>
      </w:r>
      <w:r>
        <w:rPr>
          <w:rFonts w:hint="eastAsia"/>
          <w:szCs w:val="20"/>
        </w:rPr>
        <w:instrText>，远低于原文对照组的</w:instrText>
      </w:r>
      <w:r>
        <w:rPr>
          <w:rFonts w:hint="eastAsia"/>
          <w:szCs w:val="20"/>
        </w:rPr>
        <w:instrText>55.91%(P&lt;0.01)</w:instrText>
      </w:r>
      <w:r>
        <w:rPr>
          <w:rFonts w:hint="eastAsia"/>
          <w:szCs w:val="20"/>
        </w:rPr>
        <w:instrText>。在识别是否由</w:instrText>
      </w:r>
      <w:r>
        <w:rPr>
          <w:rFonts w:hint="eastAsia"/>
          <w:szCs w:val="20"/>
        </w:rPr>
        <w:instrText>AI</w:instrText>
      </w:r>
      <w:r>
        <w:rPr>
          <w:rFonts w:hint="eastAsia"/>
          <w:szCs w:val="20"/>
        </w:rPr>
        <w:instrText>写作方面，</w:instrText>
      </w:r>
      <w:r>
        <w:rPr>
          <w:rFonts w:hint="eastAsia"/>
          <w:szCs w:val="20"/>
        </w:rPr>
        <w:instrText>ChatGPT</w:instrText>
      </w:r>
      <w:r>
        <w:rPr>
          <w:rFonts w:hint="eastAsia"/>
          <w:szCs w:val="20"/>
        </w:rPr>
        <w:instrText>无法执行此类任务。</w:instrText>
      </w:r>
      <w:r>
        <w:rPr>
          <w:rFonts w:hint="eastAsia"/>
          <w:szCs w:val="20"/>
        </w:rPr>
        <w:instrText>AI</w:instrText>
      </w:r>
      <w:r>
        <w:rPr>
          <w:rFonts w:hint="eastAsia"/>
          <w:szCs w:val="20"/>
        </w:rPr>
        <w:instrText>检测工具和评审者均能较好地完成检测任务，其准确率分别为</w:instrText>
      </w:r>
      <w:r>
        <w:rPr>
          <w:rFonts w:hint="eastAsia"/>
          <w:szCs w:val="20"/>
        </w:rPr>
        <w:instrText>81.0%</w:instrText>
      </w:r>
      <w:r>
        <w:rPr>
          <w:rFonts w:hint="eastAsia"/>
          <w:szCs w:val="20"/>
        </w:rPr>
        <w:instrText>和</w:instrText>
      </w:r>
      <w:r>
        <w:rPr>
          <w:rFonts w:hint="eastAsia"/>
          <w:szCs w:val="20"/>
        </w:rPr>
        <w:instrText>77.9%(P&gt;0.05)</w:instrText>
      </w:r>
      <w:r>
        <w:rPr>
          <w:rFonts w:hint="eastAsia"/>
          <w:szCs w:val="20"/>
        </w:rPr>
        <w:instrText>，两组间差异未见有显著的统计学意义。然而，在考察假阳性两组间表现出显著差异（</w:instrText>
      </w:r>
      <w:r>
        <w:rPr>
          <w:rFonts w:hint="eastAsia"/>
          <w:szCs w:val="20"/>
        </w:rPr>
        <w:instrText>4.0%</w:instrText>
      </w:r>
      <w:r>
        <w:rPr>
          <w:rFonts w:hint="eastAsia"/>
          <w:szCs w:val="20"/>
        </w:rPr>
        <w:instrText>比</w:instrText>
      </w:r>
      <w:r>
        <w:rPr>
          <w:rFonts w:hint="eastAsia"/>
          <w:szCs w:val="20"/>
        </w:rPr>
        <w:instrText>14.7%,P&lt;0.01</w:instrText>
      </w:r>
      <w:r>
        <w:rPr>
          <w:rFonts w:hint="eastAsia"/>
          <w:szCs w:val="20"/>
        </w:rPr>
        <w:instrText>），在假阴性方面组间没有差异（</w:instrText>
      </w:r>
      <w:r>
        <w:rPr>
          <w:rFonts w:hint="eastAsia"/>
          <w:szCs w:val="20"/>
        </w:rPr>
        <w:instrText>34.0%</w:instrText>
      </w:r>
      <w:r>
        <w:rPr>
          <w:rFonts w:hint="eastAsia"/>
          <w:szCs w:val="20"/>
        </w:rPr>
        <w:instrText>比</w:instrText>
      </w:r>
      <w:r>
        <w:rPr>
          <w:rFonts w:hint="eastAsia"/>
          <w:szCs w:val="20"/>
        </w:rPr>
        <w:instrText>29.6%,P&gt;0.05</w:instrText>
      </w:r>
      <w:r>
        <w:rPr>
          <w:rFonts w:hint="eastAsia"/>
          <w:szCs w:val="20"/>
        </w:rPr>
        <w:instrText>），说明评审者更容易误将人类撰写的文本判定为</w:instrText>
      </w:r>
      <w:r>
        <w:rPr>
          <w:rFonts w:hint="eastAsia"/>
          <w:szCs w:val="20"/>
        </w:rPr>
        <w:instrText>AI</w:instrText>
      </w:r>
      <w:r>
        <w:rPr>
          <w:rFonts w:hint="eastAsia"/>
          <w:szCs w:val="20"/>
        </w:rPr>
        <w:instrText>写作，识别</w:instrText>
      </w:r>
      <w:r>
        <w:rPr>
          <w:rFonts w:hint="eastAsia"/>
          <w:szCs w:val="20"/>
        </w:rPr>
        <w:instrText>AI</w:instrText>
      </w:r>
      <w:r>
        <w:rPr>
          <w:rFonts w:hint="eastAsia"/>
          <w:szCs w:val="20"/>
        </w:rPr>
        <w:instrText>写作文本稍胜一筹，但差异不大。上述研究指出学术编辑可以发现一定的</w:instrText>
      </w:r>
      <w:r>
        <w:rPr>
          <w:rFonts w:hint="eastAsia"/>
          <w:szCs w:val="20"/>
        </w:rPr>
        <w:instrText>AI</w:instrText>
      </w:r>
      <w:r>
        <w:rPr>
          <w:rFonts w:hint="eastAsia"/>
          <w:szCs w:val="20"/>
        </w:rPr>
        <w:instrText>写作文本，但存在因人而异、因学科而异的情况，借助</w:instrText>
      </w:r>
      <w:r>
        <w:rPr>
          <w:rFonts w:hint="eastAsia"/>
          <w:szCs w:val="20"/>
        </w:rPr>
        <w:instrText>AI</w:instrText>
      </w:r>
      <w:r>
        <w:rPr>
          <w:rFonts w:hint="eastAsia"/>
          <w:szCs w:val="20"/>
        </w:rPr>
        <w:instrText>工具可以更好地发现类似的学术不端行为，尤其在期刊的初审阶段。文章呼吁学术期刊编辑在提升</w:instrText>
      </w:r>
      <w:r>
        <w:rPr>
          <w:rFonts w:hint="eastAsia"/>
          <w:szCs w:val="20"/>
        </w:rPr>
        <w:instrText>AI</w:instrText>
      </w:r>
      <w:r>
        <w:rPr>
          <w:rFonts w:hint="eastAsia"/>
          <w:szCs w:val="20"/>
        </w:rPr>
        <w:instrText>意识的同时，也需要提高</w:instrText>
      </w:r>
      <w:r>
        <w:rPr>
          <w:rFonts w:hint="eastAsia"/>
          <w:szCs w:val="20"/>
        </w:rPr>
        <w:instrText>AI</w:instrText>
      </w:r>
      <w:r>
        <w:rPr>
          <w:rFonts w:hint="eastAsia"/>
          <w:szCs w:val="20"/>
        </w:rPr>
        <w:instrText>防范意识，强化对</w:instrText>
      </w:r>
      <w:r>
        <w:rPr>
          <w:rFonts w:hint="eastAsia"/>
          <w:szCs w:val="20"/>
        </w:rPr>
        <w:instrText>AIGC</w:instrText>
      </w:r>
      <w:r>
        <w:rPr>
          <w:rFonts w:hint="eastAsia"/>
          <w:szCs w:val="20"/>
        </w:rPr>
        <w:instrText>工具滥用的监控和防范。</w:instrText>
      </w:r>
      <w:r>
        <w:rPr>
          <w:rFonts w:hint="eastAsia"/>
          <w:szCs w:val="20"/>
        </w:rPr>
        <w:instrText>","container-title":"</w:instrText>
      </w:r>
      <w:r>
        <w:rPr>
          <w:rFonts w:hint="eastAsia"/>
          <w:szCs w:val="20"/>
        </w:rPr>
        <w:instrText>科技与出版</w:instrText>
      </w:r>
      <w:r>
        <w:rPr>
          <w:rFonts w:hint="eastAsia"/>
          <w:szCs w:val="20"/>
        </w:rPr>
        <w:instrText xml:space="preserve">","DOI":"10.16510/j.cnki.kjycb.2023.08.002","ISSN":"1005-0590","issue":"8","language":"zh-CN","note":"Core: </w:instrText>
      </w:r>
      <w:r>
        <w:rPr>
          <w:rFonts w:hint="eastAsia"/>
          <w:szCs w:val="20"/>
        </w:rPr>
        <w:instrText>北大核心</w:instrText>
      </w:r>
      <w:r>
        <w:rPr>
          <w:rFonts w:hint="eastAsia"/>
          <w:szCs w:val="20"/>
        </w:rPr>
        <w:instrText>, CSSCI","page":"56-62","source":"CNKI","title":"</w:instrText>
      </w:r>
      <w:r>
        <w:rPr>
          <w:rFonts w:hint="eastAsia"/>
          <w:szCs w:val="20"/>
        </w:rPr>
        <w:instrText>人工智能生成学术期刊文本的检测研究</w:instrText>
      </w:r>
      <w:r>
        <w:rPr>
          <w:rFonts w:hint="eastAsia"/>
          <w:szCs w:val="20"/>
        </w:rPr>
        <w:instrText>","author":[{"literal":"</w:instrText>
      </w:r>
      <w:r>
        <w:rPr>
          <w:rFonts w:hint="eastAsia"/>
          <w:szCs w:val="20"/>
        </w:rPr>
        <w:instrText>沈锡宾</w:instrText>
      </w:r>
      <w:r>
        <w:rPr>
          <w:rFonts w:hint="eastAsia"/>
          <w:szCs w:val="20"/>
        </w:rPr>
        <w:instrText>"},{"literal":"</w:instrText>
      </w:r>
      <w:r>
        <w:rPr>
          <w:rFonts w:hint="eastAsia"/>
          <w:szCs w:val="20"/>
        </w:rPr>
        <w:instrText>王立磊</w:instrText>
      </w:r>
      <w:r>
        <w:rPr>
          <w:rFonts w:hint="eastAsia"/>
          <w:szCs w:val="20"/>
        </w:rPr>
        <w:instrText>"}],"issued":{"date-parts":[["</w:instrText>
      </w:r>
      <w:r>
        <w:rPr>
          <w:szCs w:val="20"/>
        </w:rPr>
        <w:instrText xml:space="preserve">2023"]]}}}],"schema":"https://github.com/citation-style-language/schema/raw/master/csl-citation.json"} </w:instrText>
      </w:r>
      <w:r>
        <w:rPr>
          <w:szCs w:val="20"/>
        </w:rPr>
        <w:fldChar w:fldCharType="separate"/>
      </w:r>
      <w:r>
        <w:rPr>
          <w:szCs w:val="20"/>
        </w:rPr>
        <w:t>（</w:t>
      </w:r>
      <w:r>
        <w:rPr>
          <w:rFonts w:hint="eastAsia"/>
          <w:szCs w:val="20"/>
        </w:rPr>
        <w:t>沈锡宾</w:t>
      </w:r>
      <w:r>
        <w:rPr>
          <w:rFonts w:hint="eastAsia"/>
          <w:szCs w:val="20"/>
        </w:rPr>
        <w:t xml:space="preserve"> &amp; </w:t>
      </w:r>
      <w:r>
        <w:rPr>
          <w:rFonts w:hint="eastAsia"/>
          <w:szCs w:val="20"/>
        </w:rPr>
        <w:t>王立磊</w:t>
      </w:r>
      <w:r>
        <w:rPr>
          <w:szCs w:val="20"/>
        </w:rPr>
        <w:t>，</w:t>
      </w:r>
      <w:r>
        <w:rPr>
          <w:szCs w:val="20"/>
        </w:rPr>
        <w:t>2023</w:t>
      </w:r>
      <w:r>
        <w:rPr>
          <w:szCs w:val="20"/>
        </w:rPr>
        <w:t>）</w:t>
      </w:r>
      <w:r>
        <w:rPr>
          <w:szCs w:val="20"/>
        </w:rPr>
        <w:fldChar w:fldCharType="end"/>
      </w:r>
      <w:r>
        <w:rPr>
          <w:rFonts w:hint="eastAsia"/>
          <w:szCs w:val="20"/>
        </w:rPr>
        <w:t>。可以想见，学生完全可以委托机器操作过去由人工完成的“降重”任务，所需的仅仅是一台接入</w:t>
      </w:r>
      <w:r>
        <w:rPr>
          <w:rFonts w:hint="eastAsia"/>
          <w:szCs w:val="20"/>
        </w:rPr>
        <w:t>GAI</w:t>
      </w:r>
      <w:r>
        <w:rPr>
          <w:rFonts w:hint="eastAsia"/>
          <w:szCs w:val="20"/>
        </w:rPr>
        <w:t>服务的电子设备和输入一点网上随处可见的指令。</w:t>
      </w:r>
    </w:p>
    <w:p w14:paraId="0AAD2E06" w14:textId="77777777" w:rsidR="002A315E" w:rsidRDefault="00000000">
      <w:pPr>
        <w:ind w:firstLine="420"/>
        <w:rPr>
          <w:szCs w:val="20"/>
        </w:rPr>
      </w:pPr>
      <w:r>
        <w:rPr>
          <w:rFonts w:hint="eastAsia"/>
          <w:szCs w:val="20"/>
        </w:rPr>
        <w:t>在相似度检测思路的影响下，“</w:t>
      </w:r>
      <w:r>
        <w:rPr>
          <w:rFonts w:hint="eastAsia"/>
          <w:szCs w:val="20"/>
        </w:rPr>
        <w:t>AIGC</w:t>
      </w:r>
      <w:r>
        <w:rPr>
          <w:rFonts w:hint="eastAsia"/>
          <w:szCs w:val="20"/>
        </w:rPr>
        <w:t>相似度”检测技术也应运而生，但其同样面临困境，甚至有时带来严重的负面影响。</w:t>
      </w:r>
      <w:r>
        <w:rPr>
          <w:rFonts w:hint="eastAsia"/>
          <w:szCs w:val="20"/>
        </w:rPr>
        <w:t xml:space="preserve">Turnitin </w:t>
      </w:r>
      <w:r>
        <w:rPr>
          <w:rFonts w:hint="eastAsia"/>
          <w:szCs w:val="20"/>
        </w:rPr>
        <w:t>在</w:t>
      </w:r>
      <w:r>
        <w:rPr>
          <w:rFonts w:hint="eastAsia"/>
          <w:szCs w:val="20"/>
        </w:rPr>
        <w:t xml:space="preserve"> ChatGPT</w:t>
      </w:r>
      <w:r>
        <w:rPr>
          <w:rFonts w:hint="eastAsia"/>
          <w:szCs w:val="20"/>
        </w:rPr>
        <w:t>发布不久推出了具备检测</w:t>
      </w:r>
      <w:r>
        <w:rPr>
          <w:rFonts w:hint="eastAsia"/>
          <w:szCs w:val="20"/>
        </w:rPr>
        <w:t>AI</w:t>
      </w:r>
      <w:r>
        <w:rPr>
          <w:rFonts w:hint="eastAsia"/>
          <w:szCs w:val="20"/>
        </w:rPr>
        <w:t>功能的新产品。类似的检测工具还有</w:t>
      </w:r>
      <w:r>
        <w:rPr>
          <w:rFonts w:hint="eastAsia"/>
          <w:szCs w:val="20"/>
        </w:rPr>
        <w:t>G</w:t>
      </w:r>
      <w:r>
        <w:rPr>
          <w:szCs w:val="20"/>
        </w:rPr>
        <w:t>PTZ</w:t>
      </w:r>
      <w:r>
        <w:rPr>
          <w:rFonts w:hint="eastAsia"/>
          <w:szCs w:val="20"/>
        </w:rPr>
        <w:t>ero</w:t>
      </w:r>
      <w:r>
        <w:rPr>
          <w:rFonts w:hint="eastAsia"/>
          <w:szCs w:val="20"/>
        </w:rPr>
        <w:t>和</w:t>
      </w:r>
      <w:r>
        <w:rPr>
          <w:rFonts w:hint="eastAsia"/>
          <w:szCs w:val="20"/>
        </w:rPr>
        <w:t>A</w:t>
      </w:r>
      <w:r>
        <w:rPr>
          <w:szCs w:val="20"/>
        </w:rPr>
        <w:t>I C</w:t>
      </w:r>
      <w:r>
        <w:rPr>
          <w:rFonts w:hint="eastAsia"/>
          <w:szCs w:val="20"/>
        </w:rPr>
        <w:t>ontent</w:t>
      </w:r>
      <w:r>
        <w:rPr>
          <w:szCs w:val="20"/>
        </w:rPr>
        <w:t xml:space="preserve"> D</w:t>
      </w:r>
      <w:r>
        <w:rPr>
          <w:rFonts w:hint="eastAsia"/>
          <w:szCs w:val="20"/>
        </w:rPr>
        <w:t>etector</w:t>
      </w:r>
      <w:r>
        <w:rPr>
          <w:rFonts w:hint="eastAsia"/>
          <w:szCs w:val="20"/>
        </w:rPr>
        <w:t>等。</w:t>
      </w:r>
      <w:del w:id="261" w:author="沪楠 陈" w:date="2024-10-17T20:26:00Z">
        <w:r w:rsidDel="9DA689EA">
          <w:rPr>
            <w:rFonts w:hint="eastAsia"/>
            <w:szCs w:val="20"/>
          </w:rPr>
          <w:delText xml:space="preserve"> </w:delText>
        </w:r>
      </w:del>
      <w:r>
        <w:rPr>
          <w:rFonts w:hint="eastAsia"/>
          <w:szCs w:val="20"/>
        </w:rPr>
        <w:t>国内相关机构也开发了类似工具，前文提到的某高校学位论文“</w:t>
      </w:r>
      <w:r>
        <w:rPr>
          <w:rFonts w:hint="eastAsia"/>
          <w:szCs w:val="20"/>
        </w:rPr>
        <w:t>AIGC</w:t>
      </w:r>
      <w:r>
        <w:rPr>
          <w:rFonts w:hint="eastAsia"/>
          <w:szCs w:val="20"/>
        </w:rPr>
        <w:t>检测”即由“维普</w:t>
      </w:r>
      <w:r>
        <w:rPr>
          <w:rFonts w:hint="eastAsia"/>
          <w:szCs w:val="20"/>
        </w:rPr>
        <w:t>AIGC</w:t>
      </w:r>
      <w:r>
        <w:rPr>
          <w:rFonts w:hint="eastAsia"/>
          <w:szCs w:val="20"/>
        </w:rPr>
        <w:t>检测系统”提供服务。虽然尚不清楚其工作原理，但可参照</w:t>
      </w:r>
      <w:proofErr w:type="gramStart"/>
      <w:r>
        <w:rPr>
          <w:rFonts w:hint="eastAsia"/>
          <w:szCs w:val="20"/>
        </w:rPr>
        <w:t>中国知网“</w:t>
      </w:r>
      <w:r>
        <w:rPr>
          <w:rFonts w:hint="eastAsia"/>
          <w:szCs w:val="20"/>
        </w:rPr>
        <w:t>AIGC</w:t>
      </w:r>
      <w:r>
        <w:rPr>
          <w:rFonts w:hint="eastAsia"/>
          <w:szCs w:val="20"/>
        </w:rPr>
        <w:t>检测功能”</w:t>
      </w:r>
      <w:proofErr w:type="gramEnd"/>
      <w:r>
        <w:rPr>
          <w:rFonts w:hint="eastAsia"/>
          <w:szCs w:val="20"/>
        </w:rPr>
        <w:t>的大致原理：“</w:t>
      </w:r>
      <w:proofErr w:type="gramStart"/>
      <w:r>
        <w:rPr>
          <w:rFonts w:hint="eastAsia"/>
          <w:szCs w:val="20"/>
        </w:rPr>
        <w:t>以</w:t>
      </w:r>
      <w:proofErr w:type="gramEnd"/>
      <w:r>
        <w:rPr>
          <w:rFonts w:hint="eastAsia"/>
          <w:szCs w:val="20"/>
        </w:rPr>
        <w:t>……高质量文献大数据资源为基础，基于预训练大语言模型算法逻辑，结合……算法，……用</w:t>
      </w:r>
      <w:r>
        <w:rPr>
          <w:rFonts w:hint="eastAsia"/>
          <w:szCs w:val="20"/>
        </w:rPr>
        <w:t>AI</w:t>
      </w:r>
      <w:r>
        <w:rPr>
          <w:rFonts w:hint="eastAsia"/>
          <w:szCs w:val="20"/>
        </w:rPr>
        <w:t>检测</w:t>
      </w:r>
      <w:r>
        <w:rPr>
          <w:rFonts w:hint="eastAsia"/>
          <w:szCs w:val="20"/>
        </w:rPr>
        <w:t>AIGC</w:t>
      </w:r>
      <w:r>
        <w:rPr>
          <w:rFonts w:hint="eastAsia"/>
          <w:szCs w:val="20"/>
        </w:rPr>
        <w:t>”</w:t>
      </w:r>
      <w:r>
        <w:rPr>
          <w:rStyle w:val="af1"/>
        </w:rPr>
        <w:footnoteReference w:id="3"/>
      </w:r>
      <w:r>
        <w:rPr>
          <w:rFonts w:hint="eastAsia"/>
          <w:szCs w:val="20"/>
        </w:rPr>
        <w:t>。该技术在同年</w:t>
      </w:r>
      <w:r>
        <w:rPr>
          <w:rFonts w:hint="eastAsia"/>
          <w:szCs w:val="20"/>
        </w:rPr>
        <w:t>11</w:t>
      </w:r>
      <w:r>
        <w:rPr>
          <w:rFonts w:hint="eastAsia"/>
          <w:szCs w:val="20"/>
        </w:rPr>
        <w:t>月被</w:t>
      </w:r>
      <w:proofErr w:type="gramStart"/>
      <w:r>
        <w:rPr>
          <w:rFonts w:hint="eastAsia"/>
          <w:szCs w:val="20"/>
        </w:rPr>
        <w:t>引入知网旗下</w:t>
      </w:r>
      <w:proofErr w:type="gramEnd"/>
      <w:r>
        <w:rPr>
          <w:rFonts w:hint="eastAsia"/>
          <w:szCs w:val="20"/>
        </w:rPr>
        <w:t>的腾</w:t>
      </w:r>
      <w:proofErr w:type="gramStart"/>
      <w:r>
        <w:rPr>
          <w:rFonts w:hint="eastAsia"/>
          <w:szCs w:val="20"/>
        </w:rPr>
        <w:t>云采</w:t>
      </w:r>
      <w:proofErr w:type="gramEnd"/>
      <w:r>
        <w:rPr>
          <w:rFonts w:hint="eastAsia"/>
          <w:szCs w:val="20"/>
        </w:rPr>
        <w:t>编平台，用以支持检测投稿稿件中疑似</w:t>
      </w:r>
      <w:r>
        <w:rPr>
          <w:rFonts w:hint="eastAsia"/>
          <w:szCs w:val="20"/>
        </w:rPr>
        <w:t>AI</w:t>
      </w:r>
      <w:r>
        <w:rPr>
          <w:rFonts w:hint="eastAsia"/>
          <w:szCs w:val="20"/>
        </w:rPr>
        <w:t>生成内容，也向个人提供“个人</w:t>
      </w:r>
      <w:r>
        <w:rPr>
          <w:rFonts w:hint="eastAsia"/>
          <w:szCs w:val="20"/>
        </w:rPr>
        <w:t>AIGC</w:t>
      </w:r>
      <w:r>
        <w:rPr>
          <w:rFonts w:hint="eastAsia"/>
          <w:szCs w:val="20"/>
        </w:rPr>
        <w:t>检测”服务，但尚未大规模应用在教育活动当中。上述技术又被称为分类器，主要目的在于将待检测内容区分为自然文本与</w:t>
      </w:r>
      <w:ins w:id="262" w:author="沪楠 陈" w:date="2024-10-17T20:29:00Z">
        <w:r>
          <w:rPr>
            <w:rFonts w:hint="eastAsia"/>
            <w:szCs w:val="20"/>
          </w:rPr>
          <w:t>人类文本</w:t>
        </w:r>
      </w:ins>
      <w:r>
        <w:rPr>
          <w:rFonts w:hint="eastAsia"/>
          <w:szCs w:val="20"/>
        </w:rPr>
        <w:t>。就实际情况而言，这些工具得到了非常多海外高校的广泛应用——就像当初的查重技术一样。</w:t>
      </w:r>
    </w:p>
    <w:p w14:paraId="30CB514E" w14:textId="0252E020" w:rsidR="002A315E" w:rsidRDefault="00000000">
      <w:pPr>
        <w:ind w:firstLine="420"/>
        <w:rPr>
          <w:ins w:id="263" w:author="沪楠 陈" w:date="2024-10-18T11:04:00Z"/>
          <w:szCs w:val="20"/>
        </w:rPr>
      </w:pPr>
      <w:r>
        <w:rPr>
          <w:rFonts w:hint="eastAsia"/>
          <w:szCs w:val="20"/>
        </w:rPr>
        <w:t>必须指出，这种检测</w:t>
      </w:r>
      <w:r>
        <w:rPr>
          <w:rFonts w:hint="eastAsia"/>
          <w:szCs w:val="20"/>
        </w:rPr>
        <w:t>AIGC</w:t>
      </w:r>
      <w:r>
        <w:rPr>
          <w:rFonts w:hint="eastAsia"/>
          <w:szCs w:val="20"/>
        </w:rPr>
        <w:t>与人类文本近似度的思路存在理论上的</w:t>
      </w:r>
      <w:del w:id="264" w:author="沪楠 陈" w:date="2024-10-17T20:30:00Z">
        <w:r w:rsidDel="FED065C7">
          <w:rPr>
            <w:rFonts w:hint="eastAsia"/>
            <w:szCs w:val="20"/>
          </w:rPr>
          <w:delText>障碍</w:delText>
        </w:r>
      </w:del>
      <w:ins w:id="265" w:author="沪楠 陈" w:date="2024-10-17T20:30:00Z">
        <w:r>
          <w:rPr>
            <w:rFonts w:hint="eastAsia"/>
            <w:szCs w:val="20"/>
          </w:rPr>
          <w:t>冲突</w:t>
        </w:r>
      </w:ins>
      <w:r>
        <w:rPr>
          <w:rFonts w:hint="eastAsia"/>
          <w:szCs w:val="20"/>
        </w:rPr>
        <w:t>，因为人工智能本身就是在模仿人类智能，</w:t>
      </w:r>
      <w:r>
        <w:rPr>
          <w:rFonts w:hint="eastAsia"/>
          <w:szCs w:val="20"/>
        </w:rPr>
        <w:t>A</w:t>
      </w:r>
      <w:r>
        <w:rPr>
          <w:szCs w:val="20"/>
        </w:rPr>
        <w:t>IGC</w:t>
      </w:r>
      <w:r>
        <w:rPr>
          <w:rFonts w:hint="eastAsia"/>
          <w:szCs w:val="20"/>
        </w:rPr>
        <w:t>与人类自然文本的近似，本身就是该项技术的终极目标</w:t>
      </w:r>
      <w:r>
        <w:rPr>
          <w:szCs w:val="20"/>
        </w:rPr>
        <w:fldChar w:fldCharType="begin"/>
      </w:r>
      <w:r>
        <w:rPr>
          <w:rFonts w:hint="eastAsia"/>
          <w:szCs w:val="20"/>
        </w:rPr>
        <w:instrText xml:space="preserve"> ADDIN ZOTERO_ITEM CSL_CITATION {"citationID":"EpRmDnjm","properties":{"formattedCitation":"\\uc0\\u65288{}Xuandong Zhao et al.\\uc0\\u65292{}2023\\uc0\\u65289{}","plainCitation":"</w:instrText>
      </w:r>
      <w:r>
        <w:rPr>
          <w:rFonts w:hint="eastAsia"/>
          <w:szCs w:val="20"/>
        </w:rPr>
        <w:instrText>（</w:instrText>
      </w:r>
      <w:r>
        <w:rPr>
          <w:rFonts w:hint="eastAsia"/>
          <w:szCs w:val="20"/>
        </w:rPr>
        <w:instrText>Xuandong Zhao et al.</w:instrText>
      </w:r>
      <w:r>
        <w:rPr>
          <w:rFonts w:hint="eastAsia"/>
          <w:szCs w:val="20"/>
        </w:rPr>
        <w:instrText>，</w:instrText>
      </w:r>
      <w:r>
        <w:rPr>
          <w:rFonts w:hint="eastAsia"/>
          <w:szCs w:val="20"/>
        </w:rPr>
        <w:instrText>2023</w:instrText>
      </w:r>
      <w:r>
        <w:rPr>
          <w:rFonts w:hint="eastAsia"/>
          <w:szCs w:val="20"/>
        </w:rPr>
        <w:instrText>）</w:instrText>
      </w:r>
      <w:r>
        <w:rPr>
          <w:rFonts w:hint="eastAsia"/>
          <w:szCs w:val="20"/>
        </w:rPr>
        <w:instrText>","dontUpdate":true,"noteIndex":0},"citationItem</w:instrText>
      </w:r>
      <w:r>
        <w:rPr>
          <w:szCs w:val="20"/>
        </w:rPr>
        <w:instrText>s":[{"id":465,"uris":["http://zotero.org/users/12109334/items/ZQ5MZ4S7"],"itemData":{"id":465,"type":"webpage","abstract":"As AI-generated text increasingly resembles human-written content, the ability to detect machine-generated text becomes crucial. To address this challenge, we present GPTWatermark, a robust and high-quality solution designed to ascertain whether a piece of text originates from a specific model. Our approach extends existing watermarking strategies and employs a fixed group design to enhance robustness against editing and paraphrasing attacks. We show that our watermarked language model enjoys strong provable guarantees on generation quality, correctness in detection, and security against evasion attacks. Experimental results on various large language models (LLMs) and diverse datasets demonstrate that our method achieves superior detection accuracy and comparable generation quality in perplexity, thus promoting the responsible use of LLMs.","container-title":"arXiv.org","language":"en</w:instrText>
      </w:r>
      <w:r>
        <w:rPr>
          <w:rFonts w:hint="eastAsia"/>
          <w:szCs w:val="20"/>
        </w:rPr>
        <w:instrText xml:space="preserve">","note":"titleTranslation: </w:instrText>
      </w:r>
      <w:r>
        <w:rPr>
          <w:rFonts w:hint="eastAsia"/>
          <w:szCs w:val="20"/>
        </w:rPr>
        <w:instrText>人工智能生成文本的可证明的鲁棒水印</w:instrText>
      </w:r>
      <w:r>
        <w:rPr>
          <w:rFonts w:hint="eastAsia"/>
          <w:szCs w:val="20"/>
        </w:rPr>
        <w:instrText>","title":"Provable Robust Watermarking for AI-Generated Text","URL":"https://arxiv.org/abs/2306.17439v1","author":[{"literal":"Xuandong Zhao"},{"literal":"Prabhanjan Ananth"},{"literal":"Lei Li"},{"literal":"Y</w:instrText>
      </w:r>
      <w:r>
        <w:rPr>
          <w:szCs w:val="20"/>
        </w:rPr>
        <w:instrText xml:space="preserve">u-Xiang Wang"}],"accessed":{"date-parts":[["2023",8,15]]},"issued":{"date-parts":[["2023",6,30]]}}}],"schema":"https://github.com/citation-style-language/schema/raw/master/csl-citation.json"} </w:instrText>
      </w:r>
      <w:r>
        <w:rPr>
          <w:szCs w:val="20"/>
        </w:rPr>
        <w:fldChar w:fldCharType="separate"/>
      </w:r>
      <w:r>
        <w:rPr>
          <w:szCs w:val="20"/>
        </w:rPr>
        <w:t>（</w:t>
      </w:r>
      <w:r>
        <w:rPr>
          <w:szCs w:val="20"/>
        </w:rPr>
        <w:t>Zhao et al.</w:t>
      </w:r>
      <w:r>
        <w:rPr>
          <w:rFonts w:hint="eastAsia"/>
          <w:szCs w:val="20"/>
        </w:rPr>
        <w:t xml:space="preserve">, </w:t>
      </w:r>
      <w:r>
        <w:rPr>
          <w:szCs w:val="20"/>
        </w:rPr>
        <w:t>2023</w:t>
      </w:r>
      <w:r>
        <w:rPr>
          <w:szCs w:val="20"/>
        </w:rPr>
        <w:t>）</w:t>
      </w:r>
      <w:r>
        <w:rPr>
          <w:szCs w:val="20"/>
        </w:rPr>
        <w:fldChar w:fldCharType="end"/>
      </w:r>
      <w:r>
        <w:rPr>
          <w:rFonts w:hint="eastAsia"/>
          <w:szCs w:val="20"/>
        </w:rPr>
        <w:t>。由于开发人工智能的资源远胜于开发分类器的投入，这就导致随着</w:t>
      </w:r>
      <w:r>
        <w:rPr>
          <w:rFonts w:hint="eastAsia"/>
          <w:szCs w:val="20"/>
        </w:rPr>
        <w:lastRenderedPageBreak/>
        <w:t>GAI</w:t>
      </w:r>
      <w:r>
        <w:rPr>
          <w:rFonts w:hint="eastAsia"/>
          <w:szCs w:val="20"/>
        </w:rPr>
        <w:t>技术的进步，区分</w:t>
      </w:r>
      <w:r>
        <w:rPr>
          <w:rFonts w:hint="eastAsia"/>
          <w:szCs w:val="20"/>
        </w:rPr>
        <w:t>AIGC</w:t>
      </w:r>
      <w:r>
        <w:rPr>
          <w:rFonts w:hint="eastAsia"/>
          <w:szCs w:val="20"/>
        </w:rPr>
        <w:t>和人类文本将愈发困难，无论区分工作是由人类还是这些分类工具来实施</w:t>
      </w:r>
      <w:r>
        <w:rPr>
          <w:szCs w:val="20"/>
          <w:highlight w:val="yellow"/>
        </w:rPr>
        <w:fldChar w:fldCharType="begin"/>
      </w:r>
      <w:r>
        <w:rPr>
          <w:rFonts w:hint="eastAsia"/>
          <w:szCs w:val="20"/>
          <w:highlight w:val="yellow"/>
        </w:rPr>
        <w:instrText xml:space="preserve"> ADDIN ZOTERO_ITEM CSL_CITATION {"citationID":"NQwdF6oD","properties":{"formattedCitation":"\\uc0\\u65288{}Fernandez P \\uc0\\u31561{}\\uc0\\u65292{}2023\\uc0\\u65289{}","plainCitation":"</w:instrText>
      </w:r>
      <w:r>
        <w:rPr>
          <w:rFonts w:hint="eastAsia"/>
          <w:szCs w:val="20"/>
          <w:highlight w:val="yellow"/>
        </w:rPr>
        <w:instrText>（</w:instrText>
      </w:r>
      <w:r>
        <w:rPr>
          <w:rFonts w:hint="eastAsia"/>
          <w:szCs w:val="20"/>
          <w:highlight w:val="yellow"/>
        </w:rPr>
        <w:instrText xml:space="preserve">Fernandez P </w:instrText>
      </w:r>
      <w:r>
        <w:rPr>
          <w:rFonts w:hint="eastAsia"/>
          <w:szCs w:val="20"/>
          <w:highlight w:val="yellow"/>
        </w:rPr>
        <w:instrText>等，</w:instrText>
      </w:r>
      <w:r>
        <w:rPr>
          <w:rFonts w:hint="eastAsia"/>
          <w:szCs w:val="20"/>
          <w:highlight w:val="yellow"/>
        </w:rPr>
        <w:instrText>2023</w:instrText>
      </w:r>
      <w:r>
        <w:rPr>
          <w:rFonts w:hint="eastAsia"/>
          <w:szCs w:val="20"/>
          <w:highlight w:val="yellow"/>
        </w:rPr>
        <w:instrText>）</w:instrText>
      </w:r>
      <w:r>
        <w:rPr>
          <w:rFonts w:hint="eastAsia"/>
          <w:szCs w:val="20"/>
          <w:highlight w:val="yellow"/>
        </w:rPr>
        <w:instrText>","noteIndex":0},"citationItems":[{"id":7037,"ur</w:instrText>
      </w:r>
      <w:r>
        <w:rPr>
          <w:szCs w:val="20"/>
          <w:highlight w:val="yellow"/>
        </w:rPr>
        <w:instrText xml:space="preserve">is":["http://zotero.org/users/12109334/items/XJB678TN"],"itemData":{"id":7037,"type":"paper-conference","abstract":"Discerning between generated and natural texts is increasingly challenging. In this context, watermarking emerges as a promising technique for ascribing text to a specific generative model. It alters the sampling generation process to leave an invisible trace in the output, facilitating later detection. This research consolidates watermarks for large language models based on three theoretical and empirical considerations. First, we introduce new statistical tests that offer robust theoretical guarantees which remain valid even at low false-positive rates (less than 10−6). Second, we compare the effectiveness of watermarks using classical benchmarks in the field of natural language processing, gaining insights into their real-world applicability. Third, we develop advanced detection schemes for scenarios where access to the LLM is available, as well as multi-bit watermarking.","container-title":"2023 IEEE International Workshop on Information Forensics and Security (WIFS)","DOI":"10.1109/WIFS58808.2023.10374576","event-title":"2023 IEEE International Workshop on Information Forensics and Security (WIFS)","note":"ISSN: 2157-4774","page":"1-6","source":"IEEE Xplore","title":"Three Bricks to Consolidate Watermarks for Large Language Models","URL":"https://ieeexplore.ieee.org/abstract/document/10374576","author":[{"family":"Fernandez","given":"Pierre"},{"family":"Chaffin","given":"Antoine"},{"family":"Tit","given":"Karim"},{"family":"Chappelier","given":"Vivien"},{"family":"Furon","given":"Teddy"}],"accessed":{"date-parts":[["2024",10,17]]},"issued":{"date-parts":[["2023",12]]}}}],"schema":"https://github.com/citation-style-language/schema/raw/master/csl-citation.json"} </w:instrText>
      </w:r>
      <w:r>
        <w:rPr>
          <w:szCs w:val="20"/>
          <w:highlight w:val="yellow"/>
        </w:rPr>
        <w:fldChar w:fldCharType="separate"/>
      </w:r>
      <w:r>
        <w:rPr>
          <w:rFonts w:cs="Times New Roman"/>
          <w:kern w:val="0"/>
          <w:szCs w:val="24"/>
        </w:rPr>
        <w:t>（</w:t>
      </w:r>
      <w:r>
        <w:rPr>
          <w:rFonts w:cs="Times New Roman"/>
          <w:kern w:val="0"/>
          <w:szCs w:val="24"/>
        </w:rPr>
        <w:t xml:space="preserve">Fernandez </w:t>
      </w:r>
      <w:r>
        <w:rPr>
          <w:rFonts w:cs="Times New Roman" w:hint="eastAsia"/>
          <w:kern w:val="0"/>
          <w:szCs w:val="24"/>
        </w:rPr>
        <w:t>et al.</w:t>
      </w:r>
      <w:r>
        <w:rPr>
          <w:rFonts w:cs="Times New Roman"/>
          <w:kern w:val="0"/>
          <w:szCs w:val="24"/>
        </w:rPr>
        <w:t>，</w:t>
      </w:r>
      <w:r>
        <w:rPr>
          <w:rFonts w:cs="Times New Roman"/>
          <w:kern w:val="0"/>
          <w:szCs w:val="24"/>
        </w:rPr>
        <w:t>2023</w:t>
      </w:r>
      <w:r>
        <w:rPr>
          <w:rFonts w:cs="Times New Roman"/>
          <w:kern w:val="0"/>
          <w:szCs w:val="24"/>
        </w:rPr>
        <w:t>）</w:t>
      </w:r>
      <w:r>
        <w:rPr>
          <w:szCs w:val="20"/>
          <w:highlight w:val="yellow"/>
        </w:rPr>
        <w:fldChar w:fldCharType="end"/>
      </w:r>
      <w:r>
        <w:rPr>
          <w:rFonts w:hint="eastAsia"/>
          <w:szCs w:val="20"/>
        </w:rPr>
        <w:t>。当前分类检测器并不稳定且对于多轮生成的文字很容易束手无策，即便是被认为掌握最先进</w:t>
      </w:r>
      <w:r>
        <w:rPr>
          <w:rFonts w:hint="eastAsia"/>
          <w:szCs w:val="20"/>
        </w:rPr>
        <w:t>GAI</w:t>
      </w:r>
      <w:r>
        <w:rPr>
          <w:rFonts w:hint="eastAsia"/>
          <w:szCs w:val="20"/>
        </w:rPr>
        <w:t>技术的</w:t>
      </w:r>
      <w:r>
        <w:rPr>
          <w:szCs w:val="20"/>
        </w:rPr>
        <w:t>O</w:t>
      </w:r>
      <w:r>
        <w:rPr>
          <w:rFonts w:hint="eastAsia"/>
          <w:szCs w:val="20"/>
        </w:rPr>
        <w:t>pen</w:t>
      </w:r>
      <w:r>
        <w:rPr>
          <w:szCs w:val="20"/>
        </w:rPr>
        <w:t>AI</w:t>
      </w:r>
      <w:r>
        <w:rPr>
          <w:rFonts w:hint="eastAsia"/>
          <w:szCs w:val="20"/>
        </w:rPr>
        <w:t>也承认其开发的分类检测器</w:t>
      </w:r>
      <w:r>
        <w:rPr>
          <w:szCs w:val="20"/>
        </w:rPr>
        <w:t>AI classifier</w:t>
      </w:r>
      <w:r>
        <w:rPr>
          <w:rFonts w:hint="eastAsia"/>
          <w:szCs w:val="20"/>
        </w:rPr>
        <w:t>并不能稳定检测</w:t>
      </w:r>
      <w:r>
        <w:rPr>
          <w:rFonts w:hint="eastAsia"/>
          <w:szCs w:val="20"/>
        </w:rPr>
        <w:t>ChatGPT</w:t>
      </w:r>
      <w:r>
        <w:rPr>
          <w:rFonts w:hint="eastAsia"/>
          <w:szCs w:val="20"/>
        </w:rPr>
        <w:t>生成物并已经将其下架。这种检测器大多基于人工智能算法或者是对</w:t>
      </w:r>
      <w:r>
        <w:rPr>
          <w:rFonts w:hint="eastAsia"/>
          <w:szCs w:val="20"/>
        </w:rPr>
        <w:t>GAI</w:t>
      </w:r>
      <w:r>
        <w:rPr>
          <w:rFonts w:hint="eastAsia"/>
          <w:szCs w:val="20"/>
        </w:rPr>
        <w:t>微调而得，本身就带有人工智能的不稳定和不透明特征，其可能引发的误判结果有时是令人无法接受的。因为没有人知道或者能够证明什么是真的，应用分类检测器的风险可能远大于收益</w:t>
      </w:r>
      <w:r>
        <w:rPr>
          <w:szCs w:val="20"/>
        </w:rPr>
        <w:fldChar w:fldCharType="begin"/>
      </w:r>
      <w:r>
        <w:rPr>
          <w:rFonts w:hint="eastAsia"/>
          <w:szCs w:val="20"/>
        </w:rPr>
        <w:instrText xml:space="preserve"> ADDIN ZOTERO_ITEM CSL_CITATION {"citationID":"nPiMBOQn","properties":{"formattedCitation":"\\uc0\\u65288{}Doraid Dalalah\\uc0\\u65292{}2023\\uc0\\u65289{}","plainCitation":"</w:instrText>
      </w:r>
      <w:r>
        <w:rPr>
          <w:rFonts w:hint="eastAsia"/>
          <w:szCs w:val="20"/>
        </w:rPr>
        <w:instrText>（</w:instrText>
      </w:r>
      <w:r>
        <w:rPr>
          <w:rFonts w:hint="eastAsia"/>
          <w:szCs w:val="20"/>
        </w:rPr>
        <w:instrText>Doraid Dalalah</w:instrText>
      </w:r>
      <w:r>
        <w:rPr>
          <w:rFonts w:hint="eastAsia"/>
          <w:szCs w:val="20"/>
        </w:rPr>
        <w:instrText>，</w:instrText>
      </w:r>
      <w:r>
        <w:rPr>
          <w:rFonts w:hint="eastAsia"/>
          <w:szCs w:val="20"/>
        </w:rPr>
        <w:instrText>2023</w:instrText>
      </w:r>
      <w:r>
        <w:rPr>
          <w:rFonts w:hint="eastAsia"/>
          <w:szCs w:val="20"/>
        </w:rPr>
        <w:instrText>）</w:instrText>
      </w:r>
      <w:r>
        <w:rPr>
          <w:rFonts w:hint="eastAsia"/>
          <w:szCs w:val="20"/>
        </w:rPr>
        <w:instrText>","dontUpdate":true,"noteIndex":0},"citationItems":[{"id":72</w:instrText>
      </w:r>
      <w:r>
        <w:rPr>
          <w:szCs w:val="20"/>
        </w:rPr>
        <w:instrText>8,"uris":["http://zotero.org/users/12109334/items/XPFWV7EI"],"itemData":{"id":728,"type":"article-journal","abstract":"Generative Pre-trained Transformers like ChatGPT are examples of AI systems which produce human-like responses in different forms such as text or images that have demonstrated excellent performance in producing logical and contextually relevant answers. However, the false positive/negative detection of generative AI has been noted as a challenge. In this article, statistical experiments are conducted to test the chances of false positive and false negative detection of AI-generated text. It was found that the detected likelihoods of generative AI in articles’ abstracts is much lower than that found in paragraphs taken from the literature section of the selected articles. This means that literature parts have higher likelihoods to falsely demonstrate AI-generated text. On the other hand, when genuine texts are compared with AI-generated texts, it is observed that there is a noticeable margin of overlap between their distributions and therefore type I and type II errors fall within the realm of possibility. We show that despite these challenges, generative AI like ChatGPT continues to be a promising tool for communication and information retrieval. However, it is vital to address the concerns regarding false detection of AI generated text and ensure that these models are used in ethical and responsible conduct.","container-title":"The International Journal of Management Education","DOI":"10</w:instrText>
      </w:r>
      <w:r>
        <w:rPr>
          <w:rFonts w:hint="eastAsia"/>
          <w:szCs w:val="20"/>
        </w:rPr>
        <w:instrText xml:space="preserve">.1016/j.ijme.2023.100822","ISSN":"1472-8117","issue":"2","journalAbbreviation":"The International Journal of Management Education","note":"titleTranslation: </w:instrText>
      </w:r>
      <w:r>
        <w:rPr>
          <w:rFonts w:hint="eastAsia"/>
          <w:szCs w:val="20"/>
        </w:rPr>
        <w:instrText>生成式</w:instrText>
      </w:r>
      <w:r>
        <w:rPr>
          <w:rFonts w:hint="eastAsia"/>
          <w:szCs w:val="20"/>
        </w:rPr>
        <w:instrText xml:space="preserve"> AI </w:instrText>
      </w:r>
      <w:r>
        <w:rPr>
          <w:rFonts w:hint="eastAsia"/>
          <w:szCs w:val="20"/>
        </w:rPr>
        <w:instrText>检测工具在教育和学术研究中的误报和漏报：以</w:instrText>
      </w:r>
      <w:r>
        <w:rPr>
          <w:rFonts w:hint="eastAsia"/>
          <w:szCs w:val="20"/>
        </w:rPr>
        <w:instrText xml:space="preserve"> ChatGPT </w:instrText>
      </w:r>
      <w:r>
        <w:rPr>
          <w:rFonts w:hint="eastAsia"/>
          <w:szCs w:val="20"/>
        </w:rPr>
        <w:instrText>为例</w:instrText>
      </w:r>
      <w:r>
        <w:rPr>
          <w:rFonts w:hint="eastAsia"/>
          <w:szCs w:val="20"/>
        </w:rPr>
        <w:instrText>","page":"100822","source":"ScienceDirect","title":"The fal</w:instrText>
      </w:r>
      <w:r>
        <w:rPr>
          <w:szCs w:val="20"/>
        </w:rPr>
        <w:instrText xml:space="preserve">se positives and false negatives of generative AI detection tools in education and academic research: The case of ChatGPT","title-short":"The false positives and false negatives of generative AI detection tools in education and academic research","volume":"21","author":[{"literal":"Doraid Dalalah"}],"issued":{"date-parts":[["2023",7,1]]}}}],"schema":"https://github.com/citation-style-language/schema/raw/master/csl-citation.json"} </w:instrText>
      </w:r>
      <w:r>
        <w:rPr>
          <w:szCs w:val="20"/>
        </w:rPr>
        <w:fldChar w:fldCharType="separate"/>
      </w:r>
      <w:r>
        <w:rPr>
          <w:szCs w:val="20"/>
        </w:rPr>
        <w:t>（</w:t>
      </w:r>
      <w:r>
        <w:rPr>
          <w:szCs w:val="20"/>
        </w:rPr>
        <w:t>Dalalah</w:t>
      </w:r>
      <w:ins w:id="266" w:author="沪楠 陈" w:date="2024-10-22T16:52:00Z" w16du:dateUtc="2024-10-22T08:52:00Z">
        <w:r w:rsidR="00B858C0">
          <w:rPr>
            <w:rFonts w:hint="eastAsia"/>
            <w:szCs w:val="20"/>
          </w:rPr>
          <w:t xml:space="preserve"> </w:t>
        </w:r>
      </w:ins>
      <w:ins w:id="267" w:author="莉 刘" w:date="2024-10-22T14:21:00Z" w16du:dateUtc="2024-10-22T06:21:00Z">
        <w:r w:rsidR="00936B5E">
          <w:rPr>
            <w:rFonts w:hint="eastAsia"/>
            <w:szCs w:val="20"/>
          </w:rPr>
          <w:t>&amp;</w:t>
        </w:r>
        <w:r w:rsidR="00936B5E" w:rsidRPr="00936B5E">
          <w:rPr>
            <w:szCs w:val="20"/>
          </w:rPr>
          <w:t xml:space="preserve"> </w:t>
        </w:r>
        <w:r w:rsidR="00936B5E">
          <w:rPr>
            <w:szCs w:val="20"/>
          </w:rPr>
          <w:t>Dalalah</w:t>
        </w:r>
      </w:ins>
      <w:r>
        <w:rPr>
          <w:rFonts w:hint="eastAsia"/>
          <w:szCs w:val="20"/>
        </w:rPr>
        <w:t xml:space="preserve">, </w:t>
      </w:r>
      <w:r>
        <w:rPr>
          <w:szCs w:val="20"/>
        </w:rPr>
        <w:t>2023</w:t>
      </w:r>
      <w:r>
        <w:rPr>
          <w:szCs w:val="20"/>
        </w:rPr>
        <w:t>）</w:t>
      </w:r>
      <w:r>
        <w:rPr>
          <w:szCs w:val="20"/>
        </w:rPr>
        <w:fldChar w:fldCharType="end"/>
      </w:r>
      <w:r>
        <w:rPr>
          <w:rFonts w:hint="eastAsia"/>
          <w:szCs w:val="20"/>
        </w:rPr>
        <w:t>。例如，</w:t>
      </w:r>
      <w:ins w:id="268" w:author="沪楠 陈" w:date="2024-10-17T20:31:00Z">
        <w:r>
          <w:rPr>
            <w:rFonts w:hint="eastAsia"/>
            <w:szCs w:val="20"/>
          </w:rPr>
          <w:t>有学生</w:t>
        </w:r>
      </w:ins>
      <w:del w:id="269" w:author="沪楠 陈" w:date="2024-10-17T20:31:00Z">
        <w:r w:rsidDel="612CF3C5">
          <w:rPr>
            <w:rFonts w:hint="eastAsia"/>
            <w:szCs w:val="20"/>
          </w:rPr>
          <w:delText>所有</w:delText>
        </w:r>
      </w:del>
      <w:r>
        <w:rPr>
          <w:rFonts w:hint="eastAsia"/>
          <w:szCs w:val="20"/>
        </w:rPr>
        <w:t>为了证明清白所做的</w:t>
      </w:r>
      <w:ins w:id="270" w:author="沪楠 陈" w:date="2024-10-17T20:31:00Z">
        <w:r>
          <w:rPr>
            <w:rFonts w:hint="eastAsia"/>
            <w:szCs w:val="20"/>
          </w:rPr>
          <w:t>所有</w:t>
        </w:r>
      </w:ins>
      <w:r>
        <w:rPr>
          <w:rFonts w:hint="eastAsia"/>
          <w:szCs w:val="20"/>
        </w:rPr>
        <w:t>尝试均被驳回，教师表示，“人工智能也可以生成所有这些内容”</w:t>
      </w:r>
      <w:r>
        <w:rPr>
          <w:szCs w:val="20"/>
        </w:rPr>
        <w:fldChar w:fldCharType="begin"/>
      </w:r>
      <w:r>
        <w:rPr>
          <w:rFonts w:hint="eastAsia"/>
          <w:szCs w:val="20"/>
        </w:rPr>
        <w:instrText xml:space="preserve"> ADDIN ZOTERO_ITEM CSL_CITATION {"citationID":"BNRymFqa","properties":{"formattedCitation":"\\uc0\\u65288{}Herald\\uc0\\u65292{}2024\\uc0\\u65289{}","plainCitation":"</w:instrText>
      </w:r>
      <w:r>
        <w:rPr>
          <w:rFonts w:hint="eastAsia"/>
          <w:szCs w:val="20"/>
        </w:rPr>
        <w:instrText>（</w:instrText>
      </w:r>
      <w:r>
        <w:rPr>
          <w:rFonts w:hint="eastAsia"/>
          <w:szCs w:val="20"/>
        </w:rPr>
        <w:instrText>Herald</w:instrText>
      </w:r>
      <w:r>
        <w:rPr>
          <w:rFonts w:hint="eastAsia"/>
          <w:szCs w:val="20"/>
        </w:rPr>
        <w:instrText>，</w:instrText>
      </w:r>
      <w:r>
        <w:rPr>
          <w:rFonts w:hint="eastAsia"/>
          <w:szCs w:val="20"/>
        </w:rPr>
        <w:instrText>2024</w:instrText>
      </w:r>
      <w:r>
        <w:rPr>
          <w:rFonts w:hint="eastAsia"/>
          <w:szCs w:val="20"/>
        </w:rPr>
        <w:instrText>）</w:instrText>
      </w:r>
      <w:r>
        <w:rPr>
          <w:rFonts w:hint="eastAsia"/>
          <w:szCs w:val="20"/>
        </w:rPr>
        <w:instrText>","dontUpdate":true,"noteIndex":0},"citationItems":[{"id":5991,"uris":["http</w:instrText>
      </w:r>
      <w:r>
        <w:rPr>
          <w:szCs w:val="20"/>
        </w:rPr>
        <w:instrText xml:space="preserve">://zotero.org/users/12109334/items/LCRJ9EH8"],"itemData":{"id":5991,"type":"webpage","abstract":"Two high-achieving students at separate high schools claim they were wrongly accused of cheating and flunked crucial assessments after teachers judged arti","container-title":"ZB","language":"en-nz","title":"'It's Russian roulette' - Top students deny AI cheating after teachers flunk them","URL":"https://www.newstalkzb.co.nz/news/education/ai-and-chatgpt-cheating-allegations-at-cambridge-and-pukekohe-high-outrage-parents-of-top-students/","author":[{"family":"Herald","given":"N. Z."}],"accessed":{"date-parts":[["2024",7,29]]},"issued":{"date-parts":[["2024",7,29]]}}}],"schema":"https://github.com/citation-style-language/schema/raw/master/csl-citation.json"} </w:instrText>
      </w:r>
      <w:r>
        <w:rPr>
          <w:szCs w:val="20"/>
        </w:rPr>
        <w:fldChar w:fldCharType="separate"/>
      </w:r>
      <w:r>
        <w:rPr>
          <w:szCs w:val="20"/>
        </w:rPr>
        <w:t>（</w:t>
      </w:r>
      <w:r>
        <w:rPr>
          <w:szCs w:val="20"/>
        </w:rPr>
        <w:t>Herald</w:t>
      </w:r>
      <w:r>
        <w:rPr>
          <w:rFonts w:hint="eastAsia"/>
          <w:szCs w:val="20"/>
        </w:rPr>
        <w:t xml:space="preserve">, </w:t>
      </w:r>
      <w:r>
        <w:rPr>
          <w:szCs w:val="20"/>
        </w:rPr>
        <w:t>2024</w:t>
      </w:r>
      <w:r>
        <w:rPr>
          <w:szCs w:val="20"/>
        </w:rPr>
        <w:t>）</w:t>
      </w:r>
      <w:r>
        <w:rPr>
          <w:szCs w:val="20"/>
        </w:rPr>
        <w:fldChar w:fldCharType="end"/>
      </w:r>
      <w:r>
        <w:rPr>
          <w:rFonts w:hint="eastAsia"/>
          <w:szCs w:val="20"/>
        </w:rPr>
        <w:t>。这种信任危机有时是无解的——学生只会保留作业最终的或若干关键的版本，这通常无法证明学生的清白，因为这些文档也可能被认为是伪造的。鉴于这些新型检测工具没有经过全面测试，虽然大量</w:t>
      </w:r>
      <w:ins w:id="271" w:author="沪楠 陈" w:date="2024-10-17T20:32:00Z">
        <w:r>
          <w:rPr>
            <w:rFonts w:hint="eastAsia"/>
            <w:szCs w:val="20"/>
          </w:rPr>
          <w:t>的海外</w:t>
        </w:r>
      </w:ins>
      <w:r>
        <w:rPr>
          <w:rFonts w:hint="eastAsia"/>
          <w:szCs w:val="20"/>
        </w:rPr>
        <w:t>高校实际采用它们辅助</w:t>
      </w:r>
      <w:r>
        <w:rPr>
          <w:rFonts w:hint="eastAsia"/>
          <w:szCs w:val="20"/>
        </w:rPr>
        <w:t>AIGC</w:t>
      </w:r>
      <w:r>
        <w:rPr>
          <w:rFonts w:hint="eastAsia"/>
          <w:szCs w:val="20"/>
        </w:rPr>
        <w:t>剽窃的认定，但也普遍强调强调不能将检测工具的判断结果作为指控和认定学术不端行为的唯一</w:t>
      </w:r>
      <w:proofErr w:type="gramStart"/>
      <w:r>
        <w:rPr>
          <w:rFonts w:hint="eastAsia"/>
          <w:szCs w:val="20"/>
        </w:rPr>
        <w:t>考量</w:t>
      </w:r>
      <w:proofErr w:type="gramEnd"/>
      <w:r>
        <w:rPr>
          <w:rFonts w:hint="eastAsia"/>
          <w:szCs w:val="20"/>
        </w:rPr>
        <w:t>因素，甚至由高校明令禁止在课堂上使用</w:t>
      </w:r>
      <w:r>
        <w:rPr>
          <w:rFonts w:hint="eastAsia"/>
          <w:szCs w:val="20"/>
        </w:rPr>
        <w:t>A</w:t>
      </w:r>
      <w:r>
        <w:rPr>
          <w:szCs w:val="20"/>
        </w:rPr>
        <w:t>I</w:t>
      </w:r>
      <w:r>
        <w:rPr>
          <w:rFonts w:hint="eastAsia"/>
          <w:szCs w:val="20"/>
        </w:rPr>
        <w:t>检测功能</w:t>
      </w:r>
      <w:r>
        <w:rPr>
          <w:szCs w:val="20"/>
        </w:rPr>
        <w:fldChar w:fldCharType="begin"/>
      </w:r>
      <w:r>
        <w:rPr>
          <w:rFonts w:hint="eastAsia"/>
          <w:szCs w:val="20"/>
        </w:rPr>
        <w:instrText xml:space="preserve"> ADDIN ZOTERO_ITEM CSL_CITATION {"citationID":"IQPVCFnx","properties":{"formattedCitation":"\\uc0\\u65288{}University of British Columbia\\uc0\\u65292{}2023\\uc0\\u65289{}","plainCitation":"</w:instrText>
      </w:r>
      <w:r>
        <w:rPr>
          <w:rFonts w:hint="eastAsia"/>
          <w:szCs w:val="20"/>
        </w:rPr>
        <w:instrText>（</w:instrText>
      </w:r>
      <w:r>
        <w:rPr>
          <w:rFonts w:hint="eastAsia"/>
          <w:szCs w:val="20"/>
        </w:rPr>
        <w:instrText>University of British Columbia</w:instrText>
      </w:r>
      <w:r>
        <w:rPr>
          <w:rFonts w:hint="eastAsia"/>
          <w:szCs w:val="20"/>
        </w:rPr>
        <w:instrText>，</w:instrText>
      </w:r>
      <w:r>
        <w:rPr>
          <w:rFonts w:hint="eastAsia"/>
          <w:szCs w:val="20"/>
        </w:rPr>
        <w:instrText>2023</w:instrText>
      </w:r>
      <w:r>
        <w:rPr>
          <w:rFonts w:hint="eastAsia"/>
          <w:szCs w:val="20"/>
        </w:rPr>
        <w:instrText>）</w:instrText>
      </w:r>
      <w:r>
        <w:rPr>
          <w:rFonts w:hint="eastAsia"/>
          <w:szCs w:val="20"/>
        </w:rPr>
        <w:instrText>","dontUpdate":true,"noteInd</w:instrText>
      </w:r>
      <w:r>
        <w:rPr>
          <w:szCs w:val="20"/>
        </w:rPr>
        <w:instrText xml:space="preserve">ex":0},"citationItems":[{"id":1659,"uris":["http://zotero.org/users/12109334/items/T6DND8RZ"],"itemData":{"id":1659,"type":"webpage","abstract":"ChatGPT and Other Generative AI Tools Thinking about ChatGPT? Conversations around the impacts of artificial intelligence (AI) tools are ongoing as their capabilities continue to evolve. AI tools have the potential to change the way we teach, learn and work at UBC.  This list brings together important things to know about ChatGPT and generative artificial […]","container-title":"Academic Integrity at UBC","language":"en-US","title":"ChatGPT and Other Generative AI Tools","URL":"https://academicintegrity.ubc.ca/chatgpt-faq/","author":[{"literal":"University of British Columbia"}],"accessed":{"date-parts":[["2023",11,4]]},"issued":{"date-parts":[["2023",9,18]]}}}],"schema":"https://github.com/citation-style-language/schema/raw/master/csl-citation.json"} </w:instrText>
      </w:r>
      <w:r>
        <w:rPr>
          <w:szCs w:val="20"/>
        </w:rPr>
        <w:fldChar w:fldCharType="separate"/>
      </w:r>
      <w:r>
        <w:rPr>
          <w:szCs w:val="20"/>
        </w:rPr>
        <w:t>（</w:t>
      </w:r>
      <w:r>
        <w:rPr>
          <w:szCs w:val="20"/>
        </w:rPr>
        <w:t>University of British Columbia</w:t>
      </w:r>
      <w:r>
        <w:rPr>
          <w:rFonts w:hint="eastAsia"/>
          <w:szCs w:val="20"/>
        </w:rPr>
        <w:t xml:space="preserve">, </w:t>
      </w:r>
      <w:r>
        <w:rPr>
          <w:szCs w:val="20"/>
        </w:rPr>
        <w:t>2023</w:t>
      </w:r>
      <w:r>
        <w:rPr>
          <w:szCs w:val="20"/>
        </w:rPr>
        <w:t>）</w:t>
      </w:r>
      <w:r>
        <w:rPr>
          <w:szCs w:val="20"/>
        </w:rPr>
        <w:fldChar w:fldCharType="end"/>
      </w:r>
      <w:r>
        <w:rPr>
          <w:rFonts w:hint="eastAsia"/>
          <w:szCs w:val="20"/>
        </w:rPr>
        <w:t>。可见，在判断学生学术剽窃时，如果高校只是简单依赖人工智能检测技术的话，很可能产生有失公允的结果。</w:t>
      </w:r>
    </w:p>
    <w:p w14:paraId="02FAEEDD" w14:textId="77777777" w:rsidR="002A315E" w:rsidRDefault="00000000">
      <w:pPr>
        <w:ind w:firstLine="420"/>
        <w:rPr>
          <w:szCs w:val="20"/>
        </w:rPr>
      </w:pPr>
      <w:r>
        <w:rPr>
          <w:rFonts w:hint="eastAsia"/>
          <w:szCs w:val="20"/>
        </w:rPr>
        <w:t>总体而言，我国现有的规制资源存在明显不足。就行为规范机制而言，无论</w:t>
      </w:r>
      <w:del w:id="272" w:author="沪楠 陈" w:date="2024-10-18T11:04:00Z">
        <w:r w:rsidDel="D0C16C08">
          <w:rPr>
            <w:rFonts w:hint="eastAsia"/>
            <w:szCs w:val="20"/>
          </w:rPr>
          <w:delText>高校的学术诚信政策抑或是</w:delText>
        </w:r>
      </w:del>
      <w:del w:id="273" w:author="沪楠 陈" w:date="2024-10-18T10:50:00Z">
        <w:r w:rsidDel="8074E27E">
          <w:rPr>
            <w:rFonts w:hint="eastAsia"/>
            <w:szCs w:val="20"/>
          </w:rPr>
          <w:delText>学位法</w:delText>
        </w:r>
      </w:del>
      <w:ins w:id="274" w:author="沪楠 陈" w:date="2024-10-18T10:50:00Z">
        <w:r>
          <w:rPr>
            <w:rFonts w:hint="eastAsia"/>
            <w:szCs w:val="20"/>
          </w:rPr>
          <w:t>《学位法》</w:t>
        </w:r>
      </w:ins>
      <w:r>
        <w:rPr>
          <w:rFonts w:hint="eastAsia"/>
          <w:szCs w:val="20"/>
        </w:rPr>
        <w:t>等国家的最新立法</w:t>
      </w:r>
      <w:ins w:id="275" w:author="沪楠 陈" w:date="2024-10-18T11:04:00Z">
        <w:r>
          <w:rPr>
            <w:rFonts w:hint="eastAsia"/>
            <w:szCs w:val="20"/>
          </w:rPr>
          <w:t>抑或是高校的学术诚信政策</w:t>
        </w:r>
      </w:ins>
      <w:r>
        <w:rPr>
          <w:rFonts w:hint="eastAsia"/>
          <w:szCs w:val="20"/>
        </w:rPr>
        <w:t>都没能对学生利用</w:t>
      </w:r>
      <w:r>
        <w:rPr>
          <w:rFonts w:hint="eastAsia"/>
          <w:szCs w:val="20"/>
        </w:rPr>
        <w:t>AIGC</w:t>
      </w:r>
      <w:r>
        <w:rPr>
          <w:rFonts w:hint="eastAsia"/>
          <w:szCs w:val="20"/>
        </w:rPr>
        <w:t>的行为提供清晰的规范指引，政策制定者面临扩大解释现有规范和现有概念或创设新规则和新概念的时代选择。而事实认定资源更是捉襟见肘，不仅传统检测手段效果堪忧，新生的事后分类检测技术也难当大任。我国高等教育的政策制定者应及时回应挑战，积极应对</w:t>
      </w:r>
      <w:r>
        <w:rPr>
          <w:rFonts w:hint="eastAsia"/>
          <w:szCs w:val="20"/>
        </w:rPr>
        <w:t>AIGC</w:t>
      </w:r>
      <w:r>
        <w:rPr>
          <w:rFonts w:hint="eastAsia"/>
          <w:szCs w:val="20"/>
        </w:rPr>
        <w:t>时代学术剽窃</w:t>
      </w:r>
      <w:ins w:id="276" w:author="沪楠 陈" w:date="2024-10-17T20:33:00Z">
        <w:r>
          <w:rPr>
            <w:rFonts w:hint="eastAsia"/>
            <w:szCs w:val="20"/>
          </w:rPr>
          <w:t>。</w:t>
        </w:r>
      </w:ins>
    </w:p>
    <w:p w14:paraId="6FAA395F" w14:textId="77777777" w:rsidR="002A315E" w:rsidRDefault="00000000">
      <w:pPr>
        <w:pStyle w:val="af4"/>
        <w:rPr>
          <w:sz w:val="24"/>
          <w:szCs w:val="24"/>
        </w:rPr>
      </w:pPr>
      <w:r>
        <w:rPr>
          <w:rFonts w:hint="eastAsia"/>
          <w:sz w:val="24"/>
          <w:szCs w:val="24"/>
        </w:rPr>
        <w:t>四、技术治理体系构建</w:t>
      </w:r>
    </w:p>
    <w:p w14:paraId="7067EE58" w14:textId="3226F782" w:rsidR="002A315E" w:rsidRDefault="00000000">
      <w:pPr>
        <w:ind w:firstLineChars="0" w:firstLine="420"/>
        <w:rPr>
          <w:szCs w:val="20"/>
        </w:rPr>
      </w:pPr>
      <w:r>
        <w:rPr>
          <w:rFonts w:hint="eastAsia"/>
          <w:szCs w:val="20"/>
        </w:rPr>
        <w:t>事实上，</w:t>
      </w:r>
      <w:del w:id="277" w:author="沪楠 陈" w:date="2024-10-17T20:33:00Z">
        <w:r w:rsidDel="73D282CA">
          <w:rPr>
            <w:rFonts w:hint="eastAsia"/>
            <w:szCs w:val="20"/>
          </w:rPr>
          <w:delText>一部</w:delText>
        </w:r>
      </w:del>
      <w:r>
        <w:rPr>
          <w:rFonts w:hint="eastAsia"/>
          <w:szCs w:val="20"/>
        </w:rPr>
        <w:t>教育史就是一部教育与技术交融的</w:t>
      </w:r>
      <w:proofErr w:type="gramStart"/>
      <w:r>
        <w:rPr>
          <w:rFonts w:hint="eastAsia"/>
          <w:szCs w:val="20"/>
        </w:rPr>
        <w:t>互动史</w:t>
      </w:r>
      <w:proofErr w:type="gramEnd"/>
      <w:r>
        <w:rPr>
          <w:szCs w:val="20"/>
        </w:rPr>
        <w:fldChar w:fldCharType="begin"/>
      </w:r>
      <w:r>
        <w:rPr>
          <w:rFonts w:hint="eastAsia"/>
          <w:szCs w:val="20"/>
        </w:rPr>
        <w:instrText xml:space="preserve"> ADDIN ZOTERO_ITEM CSL_CITATION {"citationID":"gTtdfIa5","properties":{"formattedCitation":"\\uc0\\u65288{}\\uc0\\u40784{}\\uc0\\u24422{}\\uc0\\u30922{} \\uc0\\u31561{}\\uc0\\u65292{}2024\\uc0\\u65289{}","plainCitation":"</w:instrText>
      </w:r>
      <w:r>
        <w:rPr>
          <w:rFonts w:hint="eastAsia"/>
          <w:szCs w:val="20"/>
        </w:rPr>
        <w:instrText>（齐彦磊</w:instrText>
      </w:r>
      <w:r>
        <w:rPr>
          <w:rFonts w:hint="eastAsia"/>
          <w:szCs w:val="20"/>
        </w:rPr>
        <w:instrText xml:space="preserve"> </w:instrText>
      </w:r>
      <w:r>
        <w:rPr>
          <w:rFonts w:hint="eastAsia"/>
          <w:szCs w:val="20"/>
        </w:rPr>
        <w:instrText>等，</w:instrText>
      </w:r>
      <w:r>
        <w:rPr>
          <w:rFonts w:hint="eastAsia"/>
          <w:szCs w:val="20"/>
        </w:rPr>
        <w:instrText>2024</w:instrText>
      </w:r>
      <w:r>
        <w:rPr>
          <w:rFonts w:hint="eastAsia"/>
          <w:szCs w:val="20"/>
        </w:rPr>
        <w:instrText>）</w:instrText>
      </w:r>
      <w:r>
        <w:rPr>
          <w:rFonts w:hint="eastAsia"/>
          <w:szCs w:val="20"/>
        </w:rPr>
        <w:instrText>","noteIndex":0},"citationItems":[{"id":6002,"uris":["http://zotero.org/users/12109334/items/33K6XUWY"],"itemData":{"id":6002,"type":"article-journal","abstract":"</w:instrText>
      </w:r>
      <w:r>
        <w:rPr>
          <w:rFonts w:hint="eastAsia"/>
          <w:szCs w:val="20"/>
        </w:rPr>
        <w:instrText>技术是物质要素</w:instrText>
      </w:r>
      <w:r>
        <w:rPr>
          <w:rFonts w:hint="eastAsia"/>
          <w:szCs w:val="20"/>
        </w:rPr>
        <w:instrText>,</w:instrText>
      </w:r>
      <w:r>
        <w:rPr>
          <w:rFonts w:hint="eastAsia"/>
          <w:szCs w:val="20"/>
        </w:rPr>
        <w:instrText>既是发展的对象</w:instrText>
      </w:r>
      <w:r>
        <w:rPr>
          <w:rFonts w:hint="eastAsia"/>
          <w:szCs w:val="20"/>
        </w:rPr>
        <w:instrText>,</w:instrText>
      </w:r>
      <w:r>
        <w:rPr>
          <w:rFonts w:hint="eastAsia"/>
          <w:szCs w:val="20"/>
        </w:rPr>
        <w:instrText>也是发展的结果</w:instrText>
      </w:r>
      <w:r>
        <w:rPr>
          <w:rFonts w:hint="eastAsia"/>
          <w:szCs w:val="20"/>
        </w:rPr>
        <w:instrText>,</w:instrText>
      </w:r>
      <w:r>
        <w:rPr>
          <w:rFonts w:hint="eastAsia"/>
          <w:szCs w:val="20"/>
        </w:rPr>
        <w:instrText>它制约发展并影响着制度和思想。制度是组织要素</w:instrText>
      </w:r>
      <w:r>
        <w:rPr>
          <w:rFonts w:hint="eastAsia"/>
          <w:szCs w:val="20"/>
        </w:rPr>
        <w:instrText>,</w:instrText>
      </w:r>
      <w:r>
        <w:rPr>
          <w:rFonts w:hint="eastAsia"/>
          <w:szCs w:val="20"/>
        </w:rPr>
        <w:instrText>是影响技术发展的重要因素</w:instrText>
      </w:r>
      <w:r>
        <w:rPr>
          <w:rFonts w:hint="eastAsia"/>
          <w:szCs w:val="20"/>
        </w:rPr>
        <w:instrText>,</w:instrText>
      </w:r>
      <w:r>
        <w:rPr>
          <w:rFonts w:hint="eastAsia"/>
          <w:szCs w:val="20"/>
        </w:rPr>
        <w:instrText>约束、激励、调节着技术的发展方向。思想是观念要素</w:instrText>
      </w:r>
      <w:r>
        <w:rPr>
          <w:rFonts w:hint="eastAsia"/>
          <w:szCs w:val="20"/>
        </w:rPr>
        <w:instrText>,</w:instrText>
      </w:r>
      <w:r>
        <w:rPr>
          <w:rFonts w:hint="eastAsia"/>
          <w:szCs w:val="20"/>
        </w:rPr>
        <w:instrText>思想与技术的融合程度决定着技术在教育领域中的普及程度。审视当下的教育生态</w:instrText>
      </w:r>
      <w:r>
        <w:rPr>
          <w:rFonts w:hint="eastAsia"/>
          <w:szCs w:val="20"/>
        </w:rPr>
        <w:instrText>,</w:instrText>
      </w:r>
      <w:r>
        <w:rPr>
          <w:rFonts w:hint="eastAsia"/>
          <w:szCs w:val="20"/>
        </w:rPr>
        <w:instrText>以</w:instrText>
      </w:r>
      <w:r>
        <w:rPr>
          <w:rFonts w:hint="eastAsia"/>
          <w:szCs w:val="20"/>
        </w:rPr>
        <w:instrText>ChatGPT</w:instrText>
      </w:r>
      <w:r>
        <w:rPr>
          <w:rFonts w:hint="eastAsia"/>
          <w:szCs w:val="20"/>
        </w:rPr>
        <w:instrText>为代表的生成式人工智能正在介入教育领域</w:instrText>
      </w:r>
      <w:r>
        <w:rPr>
          <w:rFonts w:hint="eastAsia"/>
          <w:szCs w:val="20"/>
        </w:rPr>
        <w:instrText>,</w:instrText>
      </w:r>
      <w:r>
        <w:rPr>
          <w:rFonts w:hint="eastAsia"/>
          <w:szCs w:val="20"/>
        </w:rPr>
        <w:instrText>必须从技术、制度、思想三个层面出发</w:instrText>
      </w:r>
      <w:r>
        <w:rPr>
          <w:rFonts w:hint="eastAsia"/>
          <w:szCs w:val="20"/>
        </w:rPr>
        <w:instrText>,</w:instrText>
      </w:r>
      <w:r>
        <w:rPr>
          <w:rFonts w:hint="eastAsia"/>
          <w:szCs w:val="20"/>
        </w:rPr>
        <w:instrText>把握好生成式人工智能在教育领域中应用的形态转换和演进逻辑。生成式人工智能在教育领域中的应用是一个涉及技术、制度与思想多个层面复杂的、融合的、递进的过程</w:instrText>
      </w:r>
      <w:r>
        <w:rPr>
          <w:rFonts w:hint="eastAsia"/>
          <w:szCs w:val="20"/>
        </w:rPr>
        <w:instrText>,</w:instrText>
      </w:r>
      <w:r>
        <w:rPr>
          <w:rFonts w:hint="eastAsia"/>
          <w:szCs w:val="20"/>
        </w:rPr>
        <w:instrText>只有在这三个层面都实现深度融合和创新</w:instrText>
      </w:r>
      <w:r>
        <w:rPr>
          <w:rFonts w:hint="eastAsia"/>
          <w:szCs w:val="20"/>
        </w:rPr>
        <w:instrText>,</w:instrText>
      </w:r>
      <w:r>
        <w:rPr>
          <w:rFonts w:hint="eastAsia"/>
          <w:szCs w:val="20"/>
        </w:rPr>
        <w:instrText>才能充分发挥生成式人工智能在教育领域中应用的潜力</w:instrText>
      </w:r>
      <w:r>
        <w:rPr>
          <w:rFonts w:hint="eastAsia"/>
          <w:szCs w:val="20"/>
        </w:rPr>
        <w:instrText>,</w:instrText>
      </w:r>
      <w:r>
        <w:rPr>
          <w:rFonts w:hint="eastAsia"/>
          <w:szCs w:val="20"/>
        </w:rPr>
        <w:instrText>推动教育的数字化转型和升级。</w:instrText>
      </w:r>
      <w:r>
        <w:rPr>
          <w:rFonts w:hint="eastAsia"/>
          <w:szCs w:val="20"/>
        </w:rPr>
        <w:instrText>","container-title":"</w:instrText>
      </w:r>
      <w:r>
        <w:rPr>
          <w:rFonts w:hint="eastAsia"/>
          <w:szCs w:val="20"/>
        </w:rPr>
        <w:instrText>电化教育研究</w:instrText>
      </w:r>
      <w:r>
        <w:rPr>
          <w:rFonts w:hint="eastAsia"/>
          <w:szCs w:val="20"/>
        </w:rPr>
        <w:instrText>","DOI":"10.13811/j.cnki.eer.2024.08.004","ISSN":"1003-1553","issue":"8","language":"zh-CN","note":"original-container-title: e-Education Research\nstatus: advance online publication\nfoundation: 2024</w:instrText>
      </w:r>
      <w:r>
        <w:rPr>
          <w:rFonts w:hint="eastAsia"/>
          <w:szCs w:val="20"/>
        </w:rPr>
        <w:instrText>年度国家资助博士后研究人员计划“百年中国教学器物迭代与教学形态变革研究”</w:instrText>
      </w:r>
      <w:r>
        <w:rPr>
          <w:rFonts w:hint="eastAsia"/>
          <w:szCs w:val="20"/>
        </w:rPr>
        <w:instrText>(</w:instrText>
      </w:r>
      <w:r>
        <w:rPr>
          <w:rFonts w:hint="eastAsia"/>
          <w:szCs w:val="20"/>
        </w:rPr>
        <w:instrText>项目编号</w:instrText>
      </w:r>
      <w:r>
        <w:rPr>
          <w:rFonts w:hint="eastAsia"/>
          <w:szCs w:val="20"/>
        </w:rPr>
        <w:instrText>:GZB20240198)</w:instrText>
      </w:r>
      <w:r>
        <w:rPr>
          <w:rFonts w:hint="eastAsia"/>
          <w:szCs w:val="20"/>
        </w:rPr>
        <w:instrText>；</w:instrText>
      </w:r>
      <w:r>
        <w:rPr>
          <w:rFonts w:hint="eastAsia"/>
          <w:szCs w:val="20"/>
        </w:rPr>
        <w:instrText xml:space="preserve">\ndownload: 348\nalbum: </w:instrText>
      </w:r>
      <w:r>
        <w:rPr>
          <w:rFonts w:hint="eastAsia"/>
          <w:szCs w:val="20"/>
        </w:rPr>
        <w:instrText>社会科学Ⅱ辑</w:instrText>
      </w:r>
      <w:r>
        <w:rPr>
          <w:rFonts w:hint="eastAsia"/>
          <w:szCs w:val="20"/>
        </w:rPr>
        <w:instrText>;</w:instrText>
      </w:r>
      <w:r>
        <w:rPr>
          <w:rFonts w:hint="eastAsia"/>
          <w:szCs w:val="20"/>
        </w:rPr>
        <w:instrText>信息科技</w:instrText>
      </w:r>
      <w:r>
        <w:rPr>
          <w:rFonts w:hint="eastAsia"/>
          <w:szCs w:val="20"/>
        </w:rPr>
        <w:instrText xml:space="preserve">\nCLC: TP18;G434\ndbcode: CAPJ\ndbname: CAPJLAST\nfilename: DHJY20240723004\npublicationTag: </w:instrText>
      </w:r>
      <w:r>
        <w:rPr>
          <w:rFonts w:hint="eastAsia"/>
          <w:szCs w:val="20"/>
        </w:rPr>
        <w:instrText>北大核心</w:instrText>
      </w:r>
      <w:r>
        <w:rPr>
          <w:rFonts w:hint="eastAsia"/>
          <w:szCs w:val="20"/>
        </w:rPr>
        <w:instrText>, CSSCI, AMI</w:instrText>
      </w:r>
      <w:r>
        <w:rPr>
          <w:rFonts w:hint="eastAsia"/>
          <w:szCs w:val="20"/>
        </w:rPr>
        <w:instrText>核心</w:instrText>
      </w:r>
      <w:r>
        <w:rPr>
          <w:rFonts w:hint="eastAsia"/>
          <w:szCs w:val="20"/>
        </w:rPr>
        <w:instrText>\nCIF: 6.831\nAIF: 3.978","page":"28-34","source":"CNKI","title":"</w:instrText>
      </w:r>
      <w:r>
        <w:rPr>
          <w:rFonts w:hint="eastAsia"/>
          <w:szCs w:val="20"/>
        </w:rPr>
        <w:instrText>技术、制度与思想</w:instrText>
      </w:r>
      <w:r>
        <w:rPr>
          <w:rFonts w:hint="eastAsia"/>
          <w:szCs w:val="20"/>
        </w:rPr>
        <w:instrText>:</w:instrText>
      </w:r>
      <w:r>
        <w:rPr>
          <w:rFonts w:hint="eastAsia"/>
          <w:szCs w:val="20"/>
        </w:rPr>
        <w:instrText>生成式人工智能在教育领域中应用的演进逻辑</w:instrText>
      </w:r>
      <w:r>
        <w:rPr>
          <w:rFonts w:hint="eastAsia"/>
          <w:szCs w:val="20"/>
        </w:rPr>
        <w:instrText>","title-short":"</w:instrText>
      </w:r>
      <w:r>
        <w:rPr>
          <w:rFonts w:hint="eastAsia"/>
          <w:szCs w:val="20"/>
        </w:rPr>
        <w:instrText>技术、制度与思想</w:instrText>
      </w:r>
      <w:r>
        <w:rPr>
          <w:rFonts w:hint="eastAsia"/>
          <w:szCs w:val="20"/>
        </w:rPr>
        <w:instrText>","author":[{"literal":"</w:instrText>
      </w:r>
      <w:r>
        <w:rPr>
          <w:rFonts w:hint="eastAsia"/>
          <w:szCs w:val="20"/>
        </w:rPr>
        <w:instrText>齐彦磊</w:instrText>
      </w:r>
      <w:r>
        <w:rPr>
          <w:rFonts w:hint="eastAsia"/>
          <w:szCs w:val="20"/>
        </w:rPr>
        <w:instrText>"},{"literal":"</w:instrText>
      </w:r>
      <w:r>
        <w:rPr>
          <w:rFonts w:hint="eastAsia"/>
          <w:szCs w:val="20"/>
        </w:rPr>
        <w:instrText>周洪宇</w:instrText>
      </w:r>
      <w:r>
        <w:rPr>
          <w:rFonts w:hint="eastAsia"/>
          <w:szCs w:val="20"/>
        </w:rPr>
        <w:instrText xml:space="preserve">"}],"issued":{"date-parts":[["2024",7,24]]}}}],"schema":"https://github.com/citation-style-language/schema/raw/master/csl-citation.json"} </w:instrText>
      </w:r>
      <w:r>
        <w:rPr>
          <w:szCs w:val="20"/>
        </w:rPr>
        <w:fldChar w:fldCharType="separate"/>
      </w:r>
      <w:r>
        <w:rPr>
          <w:rFonts w:cs="Times New Roman"/>
          <w:kern w:val="0"/>
          <w:szCs w:val="24"/>
        </w:rPr>
        <w:t>（</w:t>
      </w:r>
      <w:r>
        <w:rPr>
          <w:rFonts w:cs="Times New Roman" w:hint="eastAsia"/>
          <w:kern w:val="0"/>
          <w:szCs w:val="24"/>
        </w:rPr>
        <w:t>齐彦磊</w:t>
      </w:r>
      <w:r>
        <w:rPr>
          <w:rFonts w:cs="Times New Roman" w:hint="eastAsia"/>
          <w:kern w:val="0"/>
          <w:szCs w:val="24"/>
        </w:rPr>
        <w:t xml:space="preserve"> &amp; </w:t>
      </w:r>
      <w:r>
        <w:rPr>
          <w:rFonts w:cs="Times New Roman" w:hint="eastAsia"/>
          <w:kern w:val="0"/>
          <w:szCs w:val="24"/>
        </w:rPr>
        <w:t>周洪宇</w:t>
      </w:r>
      <w:r>
        <w:rPr>
          <w:rFonts w:cs="Times New Roman"/>
          <w:kern w:val="0"/>
          <w:szCs w:val="24"/>
        </w:rPr>
        <w:t>，</w:t>
      </w:r>
      <w:r>
        <w:rPr>
          <w:rFonts w:cs="Times New Roman"/>
          <w:kern w:val="0"/>
          <w:szCs w:val="24"/>
        </w:rPr>
        <w:t>2024</w:t>
      </w:r>
      <w:r>
        <w:rPr>
          <w:rFonts w:cs="Times New Roman"/>
          <w:kern w:val="0"/>
          <w:szCs w:val="24"/>
        </w:rPr>
        <w:t>）</w:t>
      </w:r>
      <w:r>
        <w:rPr>
          <w:szCs w:val="20"/>
        </w:rPr>
        <w:fldChar w:fldCharType="end"/>
      </w:r>
      <w:r>
        <w:rPr>
          <w:rFonts w:hint="eastAsia"/>
          <w:szCs w:val="20"/>
        </w:rPr>
        <w:t>。</w:t>
      </w:r>
      <w:r>
        <w:rPr>
          <w:rFonts w:hint="eastAsia"/>
        </w:rPr>
        <w:t>由技术革新引发的社会问题，首先应考虑技术治理路径，借助有效技术手段从内部化解。</w:t>
      </w:r>
      <w:r>
        <w:rPr>
          <w:rFonts w:hint="eastAsia"/>
          <w:szCs w:val="20"/>
        </w:rPr>
        <w:t>面对</w:t>
      </w:r>
      <w:r>
        <w:rPr>
          <w:rFonts w:hint="eastAsia"/>
          <w:szCs w:val="20"/>
        </w:rPr>
        <w:t>AIGC</w:t>
      </w:r>
      <w:r>
        <w:rPr>
          <w:rFonts w:hint="eastAsia"/>
          <w:szCs w:val="20"/>
        </w:rPr>
        <w:t>时代高等教育中剽窃风险的异化和升级，透明度原则应当是维护教育目标和学术诚信的最基本原则。而技术治理的核心逻辑也必然围绕透明度的保障和监督而展开。</w:t>
      </w:r>
    </w:p>
    <w:p w14:paraId="5E2F880C" w14:textId="77777777" w:rsidR="002A315E" w:rsidRDefault="00000000">
      <w:pPr>
        <w:pStyle w:val="af2"/>
        <w:ind w:firstLine="420"/>
        <w:rPr>
          <w:szCs w:val="20"/>
        </w:rPr>
      </w:pPr>
      <w:r>
        <w:rPr>
          <w:rFonts w:hint="eastAsia"/>
          <w:szCs w:val="20"/>
        </w:rPr>
        <w:t>（一）</w:t>
      </w:r>
      <w:r>
        <w:rPr>
          <w:rFonts w:hint="eastAsia"/>
          <w:szCs w:val="20"/>
        </w:rPr>
        <w:t>AIGC</w:t>
      </w:r>
      <w:r>
        <w:rPr>
          <w:rFonts w:hint="eastAsia"/>
          <w:szCs w:val="20"/>
        </w:rPr>
        <w:t>剽窃风险的技术治理逻辑：何以透明</w:t>
      </w:r>
    </w:p>
    <w:p w14:paraId="60832BB8" w14:textId="77777777" w:rsidR="002A315E" w:rsidRDefault="00000000">
      <w:pPr>
        <w:ind w:firstLine="420"/>
        <w:rPr>
          <w:szCs w:val="20"/>
        </w:rPr>
      </w:pPr>
      <w:r>
        <w:rPr>
          <w:rFonts w:hint="eastAsia"/>
          <w:szCs w:val="20"/>
        </w:rPr>
        <w:t>确保透明度是在高等教育中使用</w:t>
      </w:r>
      <w:r>
        <w:rPr>
          <w:rFonts w:hint="eastAsia"/>
          <w:szCs w:val="20"/>
        </w:rPr>
        <w:t>GAI</w:t>
      </w:r>
      <w:r>
        <w:rPr>
          <w:rFonts w:hint="eastAsia"/>
          <w:szCs w:val="20"/>
        </w:rPr>
        <w:t>的最基本原则，也是破解</w:t>
      </w:r>
      <w:r>
        <w:rPr>
          <w:rFonts w:hint="eastAsia"/>
          <w:szCs w:val="20"/>
        </w:rPr>
        <w:t>AIGC</w:t>
      </w:r>
      <w:r>
        <w:rPr>
          <w:rFonts w:hint="eastAsia"/>
          <w:szCs w:val="20"/>
        </w:rPr>
        <w:t>混合性特征所导致的</w:t>
      </w:r>
      <w:proofErr w:type="gramStart"/>
      <w:r>
        <w:rPr>
          <w:rFonts w:hint="eastAsia"/>
          <w:szCs w:val="20"/>
        </w:rPr>
        <w:t>规制困境</w:t>
      </w:r>
      <w:proofErr w:type="gramEnd"/>
      <w:r>
        <w:rPr>
          <w:rFonts w:hint="eastAsia"/>
          <w:szCs w:val="20"/>
        </w:rPr>
        <w:t>的关键所在。为什么使用</w:t>
      </w:r>
      <w:r>
        <w:rPr>
          <w:rFonts w:hint="eastAsia"/>
          <w:szCs w:val="20"/>
        </w:rPr>
        <w:t>AIGC</w:t>
      </w:r>
      <w:r>
        <w:rPr>
          <w:rFonts w:hint="eastAsia"/>
          <w:szCs w:val="20"/>
        </w:rPr>
        <w:t>的行为可能被视作剽窃？从教育的目标来看</w:t>
      </w:r>
      <w:r>
        <w:rPr>
          <w:szCs w:val="20"/>
        </w:rPr>
        <w:fldChar w:fldCharType="begin"/>
      </w:r>
      <w:r>
        <w:rPr>
          <w:rFonts w:hint="eastAsia"/>
          <w:szCs w:val="20"/>
        </w:rPr>
        <w:instrText xml:space="preserve"> ADDIN ZOTERO_ITEM CSL_CITATION {"citationID":"vYsK4nYD","properties":{"formattedCitation":"\\uc0\\u65288{}\\uc0\\u31649{}\\uc0\\u21326{}\\uc0\\u65292{}2022\\uc0\\u65289{}","plainCitation":"</w:instrText>
      </w:r>
      <w:r>
        <w:rPr>
          <w:rFonts w:hint="eastAsia"/>
          <w:szCs w:val="20"/>
        </w:rPr>
        <w:instrText>（管华，</w:instrText>
      </w:r>
      <w:r>
        <w:rPr>
          <w:rFonts w:hint="eastAsia"/>
          <w:szCs w:val="20"/>
        </w:rPr>
        <w:instrText>2022</w:instrText>
      </w:r>
      <w:r>
        <w:rPr>
          <w:rFonts w:hint="eastAsia"/>
          <w:szCs w:val="20"/>
        </w:rPr>
        <w:instrText>）</w:instrText>
      </w:r>
      <w:r>
        <w:rPr>
          <w:rFonts w:hint="eastAsia"/>
          <w:szCs w:val="20"/>
        </w:rPr>
        <w:instrText>","noteIndex":0},"citationItems":[{"id":5905,"uris":["http://zotero.org/users/12109334/items/QBA36ZIS"],"itemData":{"id":5905,"type":"article-journal","abstract":"</w:instrText>
      </w:r>
      <w:r>
        <w:rPr>
          <w:rFonts w:hint="eastAsia"/>
          <w:szCs w:val="20"/>
        </w:rPr>
        <w:instrText>人工智能技术迅猛发展，但“十四五”至</w:instrText>
      </w:r>
      <w:r>
        <w:rPr>
          <w:rFonts w:hint="eastAsia"/>
          <w:szCs w:val="20"/>
        </w:rPr>
        <w:instrText>2035</w:instrText>
      </w:r>
      <w:r>
        <w:rPr>
          <w:rFonts w:hint="eastAsia"/>
          <w:szCs w:val="20"/>
        </w:rPr>
        <w:instrText>年期间，人工智能仍将处于弱人工智能阶段。人工智能给教育立法提供了新的场景，教育立法必须适应学习、教学和管理智能化的需要，也必须应对隐私权和受教育权被侵犯的风险。随着人工智能在教育领域的应用，教育法律关系发生嬗变：虽然人工智能无法成为教育法律关系的主体，成为教师或学生，但受教育基本权利衍生出了新的子权利——接受信息教育的权利。教育过程中的个人信息受保护、教育信息选择、获得智能教育设备、不被过度暴露、不受自动决策和获得电子证书等方面的权利，亟须《教育法典》确认。</w:instrText>
      </w:r>
      <w:r>
        <w:rPr>
          <w:rFonts w:hint="eastAsia"/>
          <w:szCs w:val="20"/>
        </w:rPr>
        <w:instrText>","container-title":"</w:instrText>
      </w:r>
      <w:r>
        <w:rPr>
          <w:rFonts w:hint="eastAsia"/>
          <w:szCs w:val="20"/>
        </w:rPr>
        <w:instrText>陕西师范大学学报（哲学社会科学版）</w:instrText>
      </w:r>
      <w:r>
        <w:rPr>
          <w:rFonts w:hint="eastAsia"/>
          <w:szCs w:val="20"/>
        </w:rPr>
        <w:instrText xml:space="preserve">","DOI":"10.15983/j.cnki.sxss.2022.0709","ISSN":"1672-4283","issue":"4","language":"zh-CN","note":"original-container-title: Journal of Shaanxi Normal University(Philosophy and Social Sciences Edition)\nfoundation: </w:instrText>
      </w:r>
      <w:r>
        <w:rPr>
          <w:rFonts w:hint="eastAsia"/>
          <w:szCs w:val="20"/>
        </w:rPr>
        <w:instrText>国家社会科学基金项目“社会主义核心价值观与教育法律制度的完善研究”</w:instrText>
      </w:r>
      <w:r>
        <w:rPr>
          <w:rFonts w:hint="eastAsia"/>
          <w:szCs w:val="20"/>
        </w:rPr>
        <w:instrText>(19VHJ010)</w:instrText>
      </w:r>
      <w:r>
        <w:rPr>
          <w:rFonts w:hint="eastAsia"/>
          <w:szCs w:val="20"/>
        </w:rPr>
        <w:instrText>；</w:instrText>
      </w:r>
      <w:r>
        <w:rPr>
          <w:rFonts w:hint="eastAsia"/>
          <w:szCs w:val="20"/>
        </w:rPr>
        <w:instrText xml:space="preserve">\ndownload: 908\nalbum: </w:instrText>
      </w:r>
      <w:r>
        <w:rPr>
          <w:rFonts w:hint="eastAsia"/>
          <w:szCs w:val="20"/>
        </w:rPr>
        <w:instrText>社会科学Ⅱ辑</w:instrText>
      </w:r>
      <w:r>
        <w:rPr>
          <w:rFonts w:hint="eastAsia"/>
          <w:szCs w:val="20"/>
        </w:rPr>
        <w:instrText>;</w:instrText>
      </w:r>
      <w:r>
        <w:rPr>
          <w:rFonts w:hint="eastAsia"/>
          <w:szCs w:val="20"/>
        </w:rPr>
        <w:instrText>社会科学Ⅰ辑</w:instrText>
      </w:r>
      <w:r>
        <w:rPr>
          <w:rFonts w:hint="eastAsia"/>
          <w:szCs w:val="20"/>
        </w:rPr>
        <w:instrText xml:space="preserve">\nCLC: D922.16\ndbcode: CJFQ\ndbname: CJFDLAST2022\nfilename: SXSS202204009\npublicationTag: </w:instrText>
      </w:r>
      <w:r>
        <w:rPr>
          <w:rFonts w:hint="eastAsia"/>
          <w:szCs w:val="20"/>
        </w:rPr>
        <w:instrText>北大核心</w:instrText>
      </w:r>
      <w:r>
        <w:rPr>
          <w:rFonts w:hint="eastAsia"/>
          <w:szCs w:val="20"/>
        </w:rPr>
        <w:instrText>, CSSCI, AMI</w:instrText>
      </w:r>
      <w:r>
        <w:rPr>
          <w:rFonts w:hint="eastAsia"/>
          <w:szCs w:val="20"/>
        </w:rPr>
        <w:instrText>核心</w:instrText>
      </w:r>
      <w:r>
        <w:rPr>
          <w:rFonts w:hint="eastAsia"/>
          <w:szCs w:val="20"/>
        </w:rPr>
        <w:instrText xml:space="preserve">, </w:instrText>
      </w:r>
      <w:r>
        <w:rPr>
          <w:rFonts w:hint="eastAsia"/>
          <w:szCs w:val="20"/>
        </w:rPr>
        <w:instrText>社科基金资助期刊</w:instrText>
      </w:r>
      <w:r>
        <w:rPr>
          <w:rFonts w:hint="eastAsia"/>
          <w:szCs w:val="20"/>
        </w:rPr>
        <w:instrText>\nCIF: 2.862\nAIF: 1.867","page":"103-117","source":"CNKI","title":"</w:instrText>
      </w:r>
      <w:r>
        <w:rPr>
          <w:rFonts w:hint="eastAsia"/>
          <w:szCs w:val="20"/>
        </w:rPr>
        <w:instrText>智能时代的教育立法前瞻</w:instrText>
      </w:r>
      <w:r>
        <w:rPr>
          <w:rFonts w:hint="eastAsia"/>
          <w:szCs w:val="20"/>
        </w:rPr>
        <w:instrText>","volume":"51","author":[{"literal":"</w:instrText>
      </w:r>
      <w:r>
        <w:rPr>
          <w:rFonts w:hint="eastAsia"/>
          <w:szCs w:val="20"/>
        </w:rPr>
        <w:instrText>管华</w:instrText>
      </w:r>
      <w:r>
        <w:rPr>
          <w:rFonts w:hint="eastAsia"/>
          <w:szCs w:val="20"/>
        </w:rPr>
        <w:instrText>"}],"issued":{"date-parts":[["2022"]]}}}],"schema":"https://github.com/citation-style-</w:instrText>
      </w:r>
      <w:r>
        <w:rPr>
          <w:szCs w:val="20"/>
        </w:rPr>
        <w:instrText xml:space="preserve">language/schema/raw/master/csl-citation.json"} </w:instrText>
      </w:r>
      <w:r>
        <w:rPr>
          <w:szCs w:val="20"/>
        </w:rPr>
        <w:fldChar w:fldCharType="separate"/>
      </w:r>
      <w:r>
        <w:rPr>
          <w:rFonts w:cs="Times New Roman"/>
          <w:kern w:val="0"/>
          <w:szCs w:val="24"/>
        </w:rPr>
        <w:t>（管华，</w:t>
      </w:r>
      <w:r>
        <w:rPr>
          <w:rFonts w:cs="Times New Roman"/>
          <w:kern w:val="0"/>
          <w:szCs w:val="24"/>
        </w:rPr>
        <w:t>2022</w:t>
      </w:r>
      <w:r>
        <w:rPr>
          <w:rFonts w:cs="Times New Roman"/>
          <w:kern w:val="0"/>
          <w:szCs w:val="24"/>
        </w:rPr>
        <w:t>）</w:t>
      </w:r>
      <w:r>
        <w:rPr>
          <w:szCs w:val="20"/>
        </w:rPr>
        <w:fldChar w:fldCharType="end"/>
      </w:r>
      <w:r>
        <w:rPr>
          <w:rFonts w:hint="eastAsia"/>
          <w:szCs w:val="20"/>
        </w:rPr>
        <w:t>，本质上是因为学生没有自主完成教育任务。高校布置教学任务的首要目标并非学生提交的学术成果而是确保其自主完成以提升能力，而这种学生学习的自主化也正是</w:t>
      </w:r>
      <w:r>
        <w:rPr>
          <w:rFonts w:hint="eastAsia"/>
          <w:szCs w:val="20"/>
        </w:rPr>
        <w:lastRenderedPageBreak/>
        <w:t>高等教育区别于基础教育的最主要特征之一。</w:t>
      </w:r>
      <w:ins w:id="278" w:author="沪楠 陈" w:date="2024-10-18T08:59:00Z">
        <w:r>
          <w:rPr>
            <w:rFonts w:hint="eastAsia"/>
            <w:szCs w:val="20"/>
          </w:rPr>
          <w:t>因而，</w:t>
        </w:r>
        <w:proofErr w:type="gramStart"/>
        <w:r>
          <w:rPr>
            <w:rFonts w:hint="eastAsia"/>
            <w:szCs w:val="20"/>
          </w:rPr>
          <w:t>任何简单</w:t>
        </w:r>
        <w:proofErr w:type="gramEnd"/>
        <w:r>
          <w:rPr>
            <w:rFonts w:hint="eastAsia"/>
            <w:szCs w:val="20"/>
          </w:rPr>
          <w:t>复制</w:t>
        </w:r>
        <w:r>
          <w:rPr>
            <w:rFonts w:hint="eastAsia"/>
            <w:szCs w:val="20"/>
          </w:rPr>
          <w:t>AIGC</w:t>
        </w:r>
        <w:r>
          <w:rPr>
            <w:rFonts w:hint="eastAsia"/>
            <w:szCs w:val="20"/>
          </w:rPr>
          <w:t>的行为和从互联网上或书籍中剽窃他人内容的做法</w:t>
        </w:r>
      </w:ins>
      <w:ins w:id="279" w:author="沪楠 陈" w:date="2024-10-18T09:03:00Z">
        <w:r>
          <w:rPr>
            <w:rFonts w:hint="eastAsia"/>
            <w:szCs w:val="20"/>
          </w:rPr>
          <w:t>在这一层面</w:t>
        </w:r>
      </w:ins>
      <w:ins w:id="280" w:author="沪楠 陈" w:date="2024-10-18T09:00:00Z">
        <w:r>
          <w:rPr>
            <w:rFonts w:hint="eastAsia"/>
            <w:szCs w:val="20"/>
          </w:rPr>
          <w:t>是</w:t>
        </w:r>
      </w:ins>
      <w:ins w:id="281" w:author="沪楠 陈" w:date="2024-10-18T09:01:00Z">
        <w:r>
          <w:rPr>
            <w:rFonts w:hint="eastAsia"/>
            <w:szCs w:val="20"/>
          </w:rPr>
          <w:t>同质的——</w:t>
        </w:r>
      </w:ins>
      <w:ins w:id="282" w:author="沪楠 陈" w:date="2024-10-18T09:03:00Z">
        <w:r>
          <w:rPr>
            <w:rFonts w:hint="eastAsia"/>
            <w:szCs w:val="20"/>
          </w:rPr>
          <w:t>这些做法</w:t>
        </w:r>
      </w:ins>
      <w:ins w:id="283" w:author="沪楠 陈" w:date="2024-10-18T09:00:00Z">
        <w:r>
          <w:rPr>
            <w:rFonts w:hint="eastAsia"/>
            <w:szCs w:val="20"/>
          </w:rPr>
          <w:t>都不会使得学生</w:t>
        </w:r>
      </w:ins>
      <w:ins w:id="284" w:author="沪楠 陈" w:date="2024-10-18T09:01:00Z">
        <w:r>
          <w:rPr>
            <w:rFonts w:hint="eastAsia"/>
            <w:szCs w:val="20"/>
          </w:rPr>
          <w:t>自主学习并实现教学任务所期待的</w:t>
        </w:r>
      </w:ins>
      <w:ins w:id="285" w:author="沪楠 陈" w:date="2024-10-18T09:02:00Z">
        <w:r>
          <w:rPr>
            <w:rFonts w:hint="eastAsia"/>
            <w:szCs w:val="20"/>
          </w:rPr>
          <w:t>目标。</w:t>
        </w:r>
      </w:ins>
      <w:r>
        <w:rPr>
          <w:rFonts w:hint="eastAsia"/>
          <w:szCs w:val="20"/>
        </w:rPr>
        <w:t>从学术诚信的角度出发，习近平总书记指出，“诚信是科学精神的必然要求”</w:t>
      </w:r>
      <w:r>
        <w:rPr>
          <w:szCs w:val="20"/>
        </w:rPr>
        <w:fldChar w:fldCharType="begin"/>
      </w:r>
      <w:r>
        <w:rPr>
          <w:szCs w:val="20"/>
        </w:rPr>
        <w:instrText xml:space="preserve"> ADDIN ZOTERO_ITEM CSL_CITATION {"citationID":"VLUlrmOs","properties":{"formattedCitation":"\\uc0\\u65288{}\\uc0\\u20013{}\\uc0\\u20849{}\\uc0\\u20013{}\\uc0\\u22830{}\\uc0\\u20826{}\\uc0\\u21490{}\\uc0\\u21644{}\\uc0\\u25991{}\\uc0\\u29486{}\\uc0\\u30740{}\\uc0\\u31350{}\\uc0\\u38498{}\\uc0\\u65292{}2021\\uc0\\u65289{}","plainCitation":"</w:instrText>
      </w:r>
      <w:r>
        <w:rPr>
          <w:rFonts w:hint="eastAsia"/>
          <w:szCs w:val="20"/>
        </w:rPr>
        <w:instrText>（中共中央党史和文献研究院，</w:instrText>
      </w:r>
      <w:r>
        <w:rPr>
          <w:szCs w:val="20"/>
        </w:rPr>
        <w:instrText>2021</w:instrText>
      </w:r>
      <w:r>
        <w:rPr>
          <w:rFonts w:hint="eastAsia"/>
          <w:szCs w:val="20"/>
        </w:rPr>
        <w:instrText>）</w:instrText>
      </w:r>
      <w:r>
        <w:rPr>
          <w:szCs w:val="20"/>
        </w:rPr>
        <w:instrText>","noteIndex":0},"citationItems":[{"id":1049,"uris":["http://zotero.org/users/12109334/items/CM6DHA3M"],"itemData":{"id":1049,"type":"book","edition":"2021</w:instrText>
      </w:r>
      <w:r>
        <w:rPr>
          <w:rFonts w:hint="eastAsia"/>
          <w:szCs w:val="20"/>
        </w:rPr>
        <w:instrText>版</w:instrText>
      </w:r>
      <w:r>
        <w:rPr>
          <w:szCs w:val="20"/>
        </w:rPr>
        <w:instrText>","event-place":"</w:instrText>
      </w:r>
      <w:r>
        <w:rPr>
          <w:rFonts w:hint="eastAsia"/>
          <w:szCs w:val="20"/>
        </w:rPr>
        <w:instrText>北京</w:instrText>
      </w:r>
      <w:r>
        <w:rPr>
          <w:szCs w:val="20"/>
        </w:rPr>
        <w:instrText xml:space="preserve">","language":"zh-CN","note":"titleTranslation: </w:instrText>
      </w:r>
      <w:r>
        <w:rPr>
          <w:rFonts w:hint="eastAsia"/>
          <w:szCs w:val="20"/>
        </w:rPr>
        <w:instrText>习近平关于网络强国论述摘编</w:instrText>
      </w:r>
      <w:r>
        <w:rPr>
          <w:szCs w:val="20"/>
        </w:rPr>
        <w:instrText>","publisher":"</w:instrText>
      </w:r>
      <w:r>
        <w:rPr>
          <w:rFonts w:hint="eastAsia"/>
          <w:szCs w:val="20"/>
        </w:rPr>
        <w:instrText>中央文献出版社</w:instrText>
      </w:r>
      <w:r>
        <w:rPr>
          <w:szCs w:val="20"/>
        </w:rPr>
        <w:instrText>","publisher-place":"</w:instrText>
      </w:r>
      <w:r>
        <w:rPr>
          <w:rFonts w:hint="eastAsia"/>
          <w:szCs w:val="20"/>
        </w:rPr>
        <w:instrText>北京</w:instrText>
      </w:r>
      <w:r>
        <w:rPr>
          <w:szCs w:val="20"/>
        </w:rPr>
        <w:instrText>","title":"</w:instrText>
      </w:r>
      <w:r>
        <w:rPr>
          <w:rFonts w:hint="eastAsia"/>
          <w:szCs w:val="20"/>
        </w:rPr>
        <w:instrText>习近平关于网络强国论述摘编</w:instrText>
      </w:r>
      <w:r>
        <w:rPr>
          <w:szCs w:val="20"/>
        </w:rPr>
        <w:instrText>","editor":[{"literal":"</w:instrText>
      </w:r>
      <w:r>
        <w:rPr>
          <w:rFonts w:hint="eastAsia"/>
          <w:szCs w:val="20"/>
        </w:rPr>
        <w:instrText>中共中央党史和文献研究院</w:instrText>
      </w:r>
      <w:r>
        <w:rPr>
          <w:szCs w:val="20"/>
        </w:rPr>
        <w:instrText xml:space="preserve">"}],"issued":{"date-parts":[["2021"]]}}}],"schema":"https://github.com/citation-style-language/schema/raw/master/csl-citation.json"} </w:instrText>
      </w:r>
      <w:r>
        <w:rPr>
          <w:szCs w:val="20"/>
        </w:rPr>
        <w:fldChar w:fldCharType="separate"/>
      </w:r>
      <w:r>
        <w:rPr>
          <w:rFonts w:cs="Times New Roman" w:hint="eastAsia"/>
          <w:kern w:val="0"/>
          <w:szCs w:val="24"/>
        </w:rPr>
        <w:t>（习近平，</w:t>
      </w:r>
      <w:r>
        <w:rPr>
          <w:rFonts w:cs="Times New Roman"/>
          <w:kern w:val="0"/>
          <w:szCs w:val="24"/>
        </w:rPr>
        <w:t>2021</w:t>
      </w:r>
      <w:r>
        <w:rPr>
          <w:rFonts w:cs="Times New Roman" w:hint="eastAsia"/>
          <w:kern w:val="0"/>
          <w:szCs w:val="24"/>
        </w:rPr>
        <w:t>）</w:t>
      </w:r>
      <w:r>
        <w:rPr>
          <w:szCs w:val="20"/>
        </w:rPr>
        <w:fldChar w:fldCharType="end"/>
      </w:r>
      <w:r>
        <w:rPr>
          <w:rFonts w:hint="eastAsia"/>
          <w:szCs w:val="20"/>
        </w:rPr>
        <w:t>。当学生使用了可以显著辅助或替代其完成教育任务的人工智能而不加注明时，无疑就违反了学术诚信。</w:t>
      </w:r>
      <w:ins w:id="286" w:author="沪楠 陈" w:date="2024-10-18T09:03:00Z">
        <w:r>
          <w:rPr>
            <w:rFonts w:hint="eastAsia"/>
            <w:szCs w:val="20"/>
          </w:rPr>
          <w:t>因为</w:t>
        </w:r>
      </w:ins>
      <w:ins w:id="287" w:author="沪楠 陈" w:date="2024-10-18T09:05:00Z">
        <w:r>
          <w:rPr>
            <w:rFonts w:hint="eastAsia"/>
            <w:szCs w:val="20"/>
          </w:rPr>
          <w:t>无论是否能确认</w:t>
        </w:r>
        <w:r>
          <w:rPr>
            <w:rFonts w:hint="eastAsia"/>
            <w:szCs w:val="20"/>
          </w:rPr>
          <w:t>AIGC</w:t>
        </w:r>
        <w:r>
          <w:rPr>
            <w:rFonts w:hint="eastAsia"/>
            <w:szCs w:val="20"/>
          </w:rPr>
          <w:t>中实质性贡献的来源，</w:t>
        </w:r>
      </w:ins>
      <w:ins w:id="288" w:author="沪楠 陈" w:date="2024-10-18T09:06:00Z">
        <w:r>
          <w:rPr>
            <w:rFonts w:hint="eastAsia"/>
            <w:szCs w:val="20"/>
          </w:rPr>
          <w:t>但至少可以肯定的是它们不全来自学生本身，而</w:t>
        </w:r>
      </w:ins>
      <w:ins w:id="289" w:author="沪楠 陈" w:date="2024-10-18T09:07:00Z">
        <w:r>
          <w:rPr>
            <w:rFonts w:hint="eastAsia"/>
            <w:szCs w:val="20"/>
          </w:rPr>
          <w:t>使用含有非学生本身的实质性贡献的内容而不注明就是对学术诚信的违反。</w:t>
        </w:r>
      </w:ins>
      <w:r>
        <w:rPr>
          <w:rFonts w:hint="eastAsia"/>
          <w:szCs w:val="20"/>
        </w:rPr>
        <w:t>就此而言，保证透明度本身就是学术诚信的基本义务</w:t>
      </w:r>
      <w:r>
        <w:rPr>
          <w:szCs w:val="20"/>
        </w:rPr>
        <w:fldChar w:fldCharType="begin"/>
      </w:r>
      <w:r>
        <w:rPr>
          <w:rFonts w:hint="eastAsia"/>
          <w:szCs w:val="20"/>
        </w:rPr>
        <w:instrText xml:space="preserve"> ADDIN ZOTERO_ITEM CSL_CITATION {"citationID":"ff5p4oBy","properties":{"formattedCitation":"\\uc0\\u65288{}\\uc0\\u31243{}\\uc0\\u30591{}\\uc0\\u65292{}2023\\uc0\\u65289{}","plainCitation":"</w:instrText>
      </w:r>
      <w:r>
        <w:rPr>
          <w:rFonts w:hint="eastAsia"/>
          <w:szCs w:val="20"/>
        </w:rPr>
        <w:instrText>（程睿，</w:instrText>
      </w:r>
      <w:r>
        <w:rPr>
          <w:rFonts w:hint="eastAsia"/>
          <w:szCs w:val="20"/>
        </w:rPr>
        <w:instrText>2023</w:instrText>
      </w:r>
      <w:r>
        <w:rPr>
          <w:rFonts w:hint="eastAsia"/>
          <w:szCs w:val="20"/>
        </w:rPr>
        <w:instrText>）</w:instrText>
      </w:r>
      <w:r>
        <w:rPr>
          <w:rFonts w:hint="eastAsia"/>
          <w:szCs w:val="20"/>
        </w:rPr>
        <w:instrText>","noteIndex":0},"citationItems":[{"id":2734,"uris":["http://zotero.org/users/12109334/items/9VUQT5N9"],"itemData":{"id":2734,"type":"article-journal","abstract":"</w:instrText>
      </w:r>
      <w:r>
        <w:rPr>
          <w:rFonts w:hint="eastAsia"/>
          <w:szCs w:val="20"/>
        </w:rPr>
        <w:instrText>透明度规则是可信人工智能的基本准则，透明度义务是人工智能的设计者、开发者、使用者通过技术性正当程序和法律正当程序实现可视正义的责任机制。作为弱人工智能向强人工智能过渡的</w:instrText>
      </w:r>
      <w:r>
        <w:rPr>
          <w:rFonts w:hint="eastAsia"/>
          <w:szCs w:val="20"/>
        </w:rPr>
        <w:instrText>ChatGPT</w:instrText>
      </w:r>
      <w:r>
        <w:rPr>
          <w:rFonts w:hint="eastAsia"/>
          <w:szCs w:val="20"/>
        </w:rPr>
        <w:instrText>具有生成类似于人类创作的结构化内容的能力，其在提高学术能力的同时也会对学术诚信带来风险。</w:instrText>
      </w:r>
      <w:r>
        <w:rPr>
          <w:rFonts w:hint="eastAsia"/>
          <w:szCs w:val="20"/>
        </w:rPr>
        <w:instrText>ChatGPT</w:instrText>
      </w:r>
      <w:r>
        <w:rPr>
          <w:rFonts w:hint="eastAsia"/>
          <w:szCs w:val="20"/>
        </w:rPr>
        <w:instrText>介入学术论文创作涉及到著作权的底层逻辑、学术诚信的本位逻辑、可信人工智能的顶层逻辑，三重逻辑都要求作者履行透明度义务。透明度义务是数字义务履行的证明方式、数字公平的展示方式、数字责任的表达方式，具有学术诚信、学术责任和学术公平的保证功能。</w:instrText>
      </w:r>
      <w:r>
        <w:rPr>
          <w:rFonts w:hint="eastAsia"/>
          <w:szCs w:val="20"/>
        </w:rPr>
        <w:instrText>","container-title":"</w:instrText>
      </w:r>
      <w:r>
        <w:rPr>
          <w:rFonts w:hint="eastAsia"/>
          <w:szCs w:val="20"/>
        </w:rPr>
        <w:instrText>科学学研究</w:instrText>
      </w:r>
      <w:r>
        <w:rPr>
          <w:rFonts w:hint="eastAsia"/>
          <w:szCs w:val="20"/>
        </w:rPr>
        <w:instrText>","DOI":"10.16192/j.cnki.1003-2053.20230912.001","ISSN":"1003-2053","issue":"12","language":"zh-CN","page":"2138-2146","source":"CNKI","title":"ChatGPT</w:instrText>
      </w:r>
      <w:r>
        <w:rPr>
          <w:rFonts w:hint="eastAsia"/>
          <w:szCs w:val="20"/>
        </w:rPr>
        <w:instrText>介入学术论文透明度义务的可视正义功能</w:instrText>
      </w:r>
      <w:r>
        <w:rPr>
          <w:rFonts w:hint="eastAsia"/>
          <w:szCs w:val="20"/>
        </w:rPr>
        <w:instrText>","volume":"41","author":[{"literal":"</w:instrText>
      </w:r>
      <w:r>
        <w:rPr>
          <w:rFonts w:hint="eastAsia"/>
          <w:szCs w:val="20"/>
        </w:rPr>
        <w:instrText>程睿</w:instrText>
      </w:r>
      <w:r>
        <w:rPr>
          <w:rFonts w:hint="eastAsia"/>
          <w:szCs w:val="20"/>
        </w:rPr>
        <w:instrText xml:space="preserve">"}],"issued":{"date-parts":[["2023"]]}}}],"schema":"https://github.com/citation-style-language/schema/raw/master/csl-citation.json"} </w:instrText>
      </w:r>
      <w:r>
        <w:rPr>
          <w:szCs w:val="20"/>
        </w:rPr>
        <w:fldChar w:fldCharType="separate"/>
      </w:r>
      <w:r>
        <w:rPr>
          <w:rFonts w:cs="Times New Roman"/>
          <w:kern w:val="0"/>
          <w:szCs w:val="24"/>
        </w:rPr>
        <w:t>（程睿，</w:t>
      </w:r>
      <w:r>
        <w:rPr>
          <w:rFonts w:cs="Times New Roman"/>
          <w:kern w:val="0"/>
          <w:szCs w:val="24"/>
        </w:rPr>
        <w:t>2023</w:t>
      </w:r>
      <w:r>
        <w:rPr>
          <w:rFonts w:cs="Times New Roman"/>
          <w:kern w:val="0"/>
          <w:szCs w:val="24"/>
        </w:rPr>
        <w:t>）</w:t>
      </w:r>
      <w:r>
        <w:rPr>
          <w:szCs w:val="20"/>
        </w:rPr>
        <w:fldChar w:fldCharType="end"/>
      </w:r>
      <w:r>
        <w:rPr>
          <w:rFonts w:hint="eastAsia"/>
          <w:szCs w:val="20"/>
        </w:rPr>
        <w:t>。换句话说，在剽窃这一概念下，高等教育更关心的是“他人”这一要件，也即只要不是来自学生自己辛勤努力所得来的都不应得到认可。</w:t>
      </w:r>
      <w:del w:id="290" w:author="沪楠 陈" w:date="2024-10-18T09:04:00Z">
        <w:r w:rsidDel="BDE03E55">
          <w:rPr>
            <w:rFonts w:hint="eastAsia"/>
            <w:szCs w:val="20"/>
          </w:rPr>
          <w:delText>因此</w:delText>
        </w:r>
      </w:del>
      <w:ins w:id="291" w:author="沪楠 陈" w:date="2024-10-18T09:04:00Z">
        <w:r>
          <w:rPr>
            <w:rFonts w:hint="eastAsia"/>
            <w:szCs w:val="20"/>
          </w:rPr>
          <w:t>可以说</w:t>
        </w:r>
      </w:ins>
      <w:r>
        <w:rPr>
          <w:rFonts w:hint="eastAsia"/>
          <w:szCs w:val="20"/>
        </w:rPr>
        <w:t>，合理使用</w:t>
      </w:r>
      <w:r>
        <w:rPr>
          <w:rFonts w:hint="eastAsia"/>
          <w:szCs w:val="20"/>
        </w:rPr>
        <w:t>AIGC</w:t>
      </w:r>
      <w:r>
        <w:rPr>
          <w:rFonts w:hint="eastAsia"/>
          <w:szCs w:val="20"/>
        </w:rPr>
        <w:t>与</w:t>
      </w:r>
      <w:proofErr w:type="gramStart"/>
      <w:r>
        <w:rPr>
          <w:rFonts w:hint="eastAsia"/>
          <w:szCs w:val="20"/>
        </w:rPr>
        <w:t>剽窃之间</w:t>
      </w:r>
      <w:proofErr w:type="gramEnd"/>
      <w:del w:id="292" w:author="沪楠 陈" w:date="2024-10-17T20:45:00Z">
        <w:r w:rsidDel="123AAE65">
          <w:rPr>
            <w:rFonts w:hint="eastAsia"/>
            <w:szCs w:val="20"/>
          </w:rPr>
          <w:delText>的</w:delText>
        </w:r>
      </w:del>
      <w:ins w:id="293" w:author="沪楠 陈" w:date="2024-10-17T20:45:00Z">
        <w:r>
          <w:rPr>
            <w:rFonts w:hint="eastAsia"/>
            <w:szCs w:val="20"/>
          </w:rPr>
          <w:t>最根本的</w:t>
        </w:r>
      </w:ins>
      <w:r>
        <w:rPr>
          <w:rFonts w:hint="eastAsia"/>
          <w:szCs w:val="20"/>
        </w:rPr>
        <w:t>边界就在于是否确保这一过程是透明的——学生究竟是如何使用</w:t>
      </w:r>
      <w:r>
        <w:rPr>
          <w:rFonts w:hint="eastAsia"/>
          <w:szCs w:val="20"/>
        </w:rPr>
        <w:t>GAI</w:t>
      </w:r>
      <w:r>
        <w:rPr>
          <w:rFonts w:hint="eastAsia"/>
          <w:szCs w:val="20"/>
        </w:rPr>
        <w:t>的。在保证透明度的情况下，即便是原封不动的复制</w:t>
      </w:r>
      <w:r>
        <w:rPr>
          <w:rFonts w:hint="eastAsia"/>
          <w:szCs w:val="20"/>
        </w:rPr>
        <w:t>AIGC</w:t>
      </w:r>
      <w:r>
        <w:rPr>
          <w:rFonts w:hint="eastAsia"/>
          <w:szCs w:val="20"/>
        </w:rPr>
        <w:t>，也应当存在合理使用抑或是误用的申辩空间。这种使用</w:t>
      </w:r>
      <w:r>
        <w:rPr>
          <w:rFonts w:hint="eastAsia"/>
          <w:szCs w:val="20"/>
        </w:rPr>
        <w:t>GAI</w:t>
      </w:r>
      <w:r>
        <w:rPr>
          <w:rFonts w:hint="eastAsia"/>
          <w:szCs w:val="20"/>
        </w:rPr>
        <w:t>时的透明度原则也得到了相当一部分海外高校的支持。例如，</w:t>
      </w:r>
      <w:proofErr w:type="gramStart"/>
      <w:r>
        <w:rPr>
          <w:rFonts w:hint="eastAsia"/>
          <w:szCs w:val="20"/>
        </w:rPr>
        <w:t>迪</w:t>
      </w:r>
      <w:proofErr w:type="gramEnd"/>
      <w:r>
        <w:rPr>
          <w:rFonts w:hint="eastAsia"/>
          <w:szCs w:val="20"/>
        </w:rPr>
        <w:t>肯大学</w:t>
      </w:r>
      <w:del w:id="294" w:author="沪楠 陈" w:date="2024-10-16T19:27:00Z">
        <w:r w:rsidDel="DF865202">
          <w:rPr>
            <w:rFonts w:hint="eastAsia"/>
            <w:szCs w:val="20"/>
          </w:rPr>
          <w:delText>（</w:delText>
        </w:r>
        <w:r w:rsidDel="DF865202">
          <w:rPr>
            <w:szCs w:val="20"/>
          </w:rPr>
          <w:delText>Deakin University</w:delText>
        </w:r>
        <w:r w:rsidDel="DF865202">
          <w:rPr>
            <w:rFonts w:hint="eastAsia"/>
            <w:szCs w:val="20"/>
          </w:rPr>
          <w:delText>）</w:delText>
        </w:r>
      </w:del>
      <w:r>
        <w:rPr>
          <w:rFonts w:hint="eastAsia"/>
          <w:szCs w:val="20"/>
        </w:rPr>
        <w:t>声明，在作品中使用时应当“确认作品中使用</w:t>
      </w:r>
      <w:r>
        <w:rPr>
          <w:rFonts w:hint="eastAsia"/>
          <w:szCs w:val="20"/>
        </w:rPr>
        <w:t>AIGC</w:t>
      </w:r>
      <w:r>
        <w:rPr>
          <w:rFonts w:hint="eastAsia"/>
          <w:szCs w:val="20"/>
        </w:rPr>
        <w:t>的内容，明确何处使用和使用程度”</w:t>
      </w:r>
      <w:r>
        <w:rPr>
          <w:szCs w:val="20"/>
        </w:rPr>
        <w:fldChar w:fldCharType="begin"/>
      </w:r>
      <w:r>
        <w:rPr>
          <w:rFonts w:hint="eastAsia"/>
          <w:szCs w:val="20"/>
        </w:rPr>
        <w:instrText xml:space="preserve"> ADDIN ZOTERO_ITEM CSL_CITATION {"citationID":"xyCGCpfc","properties":{"formattedCitation":"\\uc0\\u65288{}Deakin University\\uc0\\u65292{}2023\\uc0\\u65289{}","plainCitation":"</w:instrText>
      </w:r>
      <w:r>
        <w:rPr>
          <w:rFonts w:hint="eastAsia"/>
          <w:szCs w:val="20"/>
        </w:rPr>
        <w:instrText>（</w:instrText>
      </w:r>
      <w:r>
        <w:rPr>
          <w:rFonts w:hint="eastAsia"/>
          <w:szCs w:val="20"/>
        </w:rPr>
        <w:instrText>Deakin University</w:instrText>
      </w:r>
      <w:r>
        <w:rPr>
          <w:rFonts w:hint="eastAsia"/>
          <w:szCs w:val="20"/>
        </w:rPr>
        <w:instrText>，</w:instrText>
      </w:r>
      <w:r>
        <w:rPr>
          <w:rFonts w:hint="eastAsia"/>
          <w:szCs w:val="20"/>
        </w:rPr>
        <w:instrText>2023</w:instrText>
      </w:r>
      <w:r>
        <w:rPr>
          <w:rFonts w:hint="eastAsia"/>
          <w:szCs w:val="20"/>
        </w:rPr>
        <w:instrText>）</w:instrText>
      </w:r>
      <w:r>
        <w:rPr>
          <w:rFonts w:hint="eastAsia"/>
          <w:szCs w:val="20"/>
        </w:rPr>
        <w:instrText>","dontUpdate":true,"noteIndex":0},"citationItems":[{"</w:instrText>
      </w:r>
      <w:r>
        <w:rPr>
          <w:szCs w:val="20"/>
        </w:rPr>
        <w:instrText xml:space="preserve">id":1247,"uris":["http://zotero.org/users/12109334/items/AMJ2QY4Z"],"itemData":{"id":1247,"type":"webpage","abstract":"Guidelines to consider when using generative AI in your study and assessments","container-title":"Using generative AI in your studies","language":"en","note":"Last Modified: 2023-03-05T21:27:48+11:00","title":"Student guide to using generative AI","URL":"https://www.deakin.edu.au/students/study-support/study-resources/academic-skills/student-guide-to-using-generative-ai","author":[{"literal":"Deakin University"}],"accessed":{"date-parts":[["2023",10,14]]},"issued":{"date-parts":[["2023",3,2]]}}}],"schema":"https://github.com/citation-style-language/schema/raw/master/csl-citation.json"} </w:instrText>
      </w:r>
      <w:r>
        <w:rPr>
          <w:szCs w:val="20"/>
        </w:rPr>
        <w:fldChar w:fldCharType="separate"/>
      </w:r>
      <w:r>
        <w:rPr>
          <w:rFonts w:cs="Times New Roman"/>
          <w:kern w:val="0"/>
          <w:szCs w:val="24"/>
        </w:rPr>
        <w:t>（</w:t>
      </w:r>
      <w:r>
        <w:rPr>
          <w:rFonts w:cs="Times New Roman"/>
          <w:kern w:val="0"/>
          <w:szCs w:val="24"/>
        </w:rPr>
        <w:t>Deakin University</w:t>
      </w:r>
      <w:r>
        <w:rPr>
          <w:rFonts w:cs="Times New Roman" w:hint="eastAsia"/>
          <w:kern w:val="0"/>
          <w:szCs w:val="24"/>
        </w:rPr>
        <w:t xml:space="preserve">, </w:t>
      </w:r>
      <w:r>
        <w:rPr>
          <w:rFonts w:cs="Times New Roman"/>
          <w:kern w:val="0"/>
          <w:szCs w:val="24"/>
        </w:rPr>
        <w:t>2023</w:t>
      </w:r>
      <w:r>
        <w:rPr>
          <w:rFonts w:cs="Times New Roman"/>
          <w:kern w:val="0"/>
          <w:szCs w:val="24"/>
        </w:rPr>
        <w:t>）</w:t>
      </w:r>
      <w:r>
        <w:rPr>
          <w:szCs w:val="20"/>
        </w:rPr>
        <w:fldChar w:fldCharType="end"/>
      </w:r>
      <w:r>
        <w:rPr>
          <w:rFonts w:hint="eastAsia"/>
          <w:szCs w:val="20"/>
        </w:rPr>
        <w:t>。</w:t>
      </w:r>
    </w:p>
    <w:p w14:paraId="2331193F" w14:textId="77777777" w:rsidR="002A315E" w:rsidRDefault="00000000">
      <w:pPr>
        <w:ind w:firstLine="420"/>
        <w:rPr>
          <w:szCs w:val="20"/>
        </w:rPr>
      </w:pPr>
      <w:r>
        <w:rPr>
          <w:rFonts w:hint="eastAsia"/>
          <w:szCs w:val="20"/>
        </w:rPr>
        <w:t>在保障透明度的原则下，</w:t>
      </w:r>
      <w:r>
        <w:rPr>
          <w:rFonts w:hint="eastAsia"/>
        </w:rPr>
        <w:t>技术治理的切入点应在</w:t>
      </w:r>
      <w:r>
        <w:rPr>
          <w:rFonts w:hint="eastAsia"/>
        </w:rPr>
        <w:t>AIGC</w:t>
      </w:r>
      <w:r>
        <w:rPr>
          <w:rFonts w:hint="eastAsia"/>
        </w:rPr>
        <w:t>与人类创作物的区分上</w:t>
      </w:r>
      <w:r>
        <w:rPr>
          <w:rFonts w:hint="eastAsia"/>
          <w:szCs w:val="20"/>
        </w:rPr>
        <w:t>，但核心逻辑将</w:t>
      </w:r>
      <w:bookmarkStart w:id="295" w:name="_Hlk173424789"/>
      <w:r>
        <w:rPr>
          <w:rFonts w:hint="eastAsia"/>
          <w:szCs w:val="20"/>
        </w:rPr>
        <w:t>从“像不像”回归“是不是”</w:t>
      </w:r>
      <w:bookmarkEnd w:id="295"/>
      <w:r>
        <w:rPr>
          <w:rFonts w:hint="eastAsia"/>
        </w:rPr>
        <w:t>。</w:t>
      </w:r>
      <w:r>
        <w:rPr>
          <w:rFonts w:hint="eastAsia"/>
          <w:szCs w:val="20"/>
        </w:rPr>
        <w:t>面对互联网技术带来的剽窃危机，</w:t>
      </w:r>
      <w:ins w:id="296" w:author="沪楠 陈" w:date="2024-10-18T09:21:00Z">
        <w:r>
          <w:rPr>
            <w:rFonts w:hint="eastAsia"/>
            <w:szCs w:val="20"/>
          </w:rPr>
          <w:t>过去</w:t>
        </w:r>
      </w:ins>
      <w:r>
        <w:rPr>
          <w:rFonts w:hint="eastAsia"/>
          <w:szCs w:val="20"/>
        </w:rPr>
        <w:t>也有学者担忧学生将会肆无忌惮的从互联网上获取任何想要的文章，而教师却难以确认这些材料的来源。</w:t>
      </w:r>
      <w:r>
        <w:rPr>
          <w:szCs w:val="20"/>
        </w:rPr>
        <w:fldChar w:fldCharType="begin"/>
      </w:r>
      <w:r>
        <w:rPr>
          <w:rFonts w:hint="eastAsia"/>
          <w:szCs w:val="20"/>
        </w:rPr>
        <w:instrText xml:space="preserve"> ADDIN ZOTERO_ITEM CSL_CITATION {"citationID":"Pit8azh6","properties":{"formattedCitation":"\\uc0\\u65288{}Tshepo Batane\\uc0\\u65292{}2023\\uc0\\u65289{}","plainCitation":"</w:instrText>
      </w:r>
      <w:r>
        <w:rPr>
          <w:rFonts w:hint="eastAsia"/>
          <w:szCs w:val="20"/>
        </w:rPr>
        <w:instrText>（</w:instrText>
      </w:r>
      <w:r>
        <w:rPr>
          <w:rFonts w:hint="eastAsia"/>
          <w:szCs w:val="20"/>
        </w:rPr>
        <w:instrText>Tshepo Batane</w:instrText>
      </w:r>
      <w:r>
        <w:rPr>
          <w:rFonts w:hint="eastAsia"/>
          <w:szCs w:val="20"/>
        </w:rPr>
        <w:instrText>，</w:instrText>
      </w:r>
      <w:r>
        <w:rPr>
          <w:rFonts w:hint="eastAsia"/>
          <w:szCs w:val="20"/>
        </w:rPr>
        <w:instrText>2023</w:instrText>
      </w:r>
      <w:r>
        <w:rPr>
          <w:rFonts w:hint="eastAsia"/>
          <w:szCs w:val="20"/>
        </w:rPr>
        <w:instrText>）</w:instrText>
      </w:r>
      <w:r>
        <w:rPr>
          <w:rFonts w:hint="eastAsia"/>
          <w:szCs w:val="20"/>
        </w:rPr>
        <w:instrText>","dontUpdate":true,"noteIndex":0},"citationItems":[{"id":1603</w:instrText>
      </w:r>
      <w:r>
        <w:rPr>
          <w:szCs w:val="20"/>
        </w:rPr>
        <w:instrText>,"uris":["http://zotero.org/users/12109334/items/YCWR3WC4"],"itemData":{"id":1603,"type":"article-journal","abstract":"This paper reports on a pilot project of the Turnitin plagiarism detection software, which was implemented to determine the impact of the software on the level of plagiarism among University of Botswana (UB) students. Students’ assignments were first submitted to the software without their knowledge so as to gauge their level of plagiarism. The results recorded the average level of plagiarism among UB students to be 20.5%.The software was then introduced to the students and they were warned that their second assignments would be checked through the software. The results showed a 4.3% decrease in the level of plagiarism among students. A survey was conducted to find out the reasons why students plagiarise and also get the participants’ views on the use of the software to fight plagiarism. To win the fight against plagiarism, the paper recommends that the university adopt a more comprehensi</w:instrText>
      </w:r>
      <w:r>
        <w:rPr>
          <w:rFonts w:hint="eastAsia"/>
          <w:szCs w:val="20"/>
        </w:rPr>
        <w:instrText xml:space="preserve">ve approach in dealing with the problems that addresses, among other things, the fundamental reason why students plagiarise.","language":"en","note":"titleTranslation: </w:instrText>
      </w:r>
      <w:r>
        <w:rPr>
          <w:rFonts w:hint="eastAsia"/>
          <w:szCs w:val="20"/>
        </w:rPr>
        <w:instrText>转向</w:instrText>
      </w:r>
      <w:r>
        <w:rPr>
          <w:rFonts w:hint="eastAsia"/>
          <w:szCs w:val="20"/>
        </w:rPr>
        <w:instrText xml:space="preserve"> Turnitin </w:instrText>
      </w:r>
      <w:r>
        <w:rPr>
          <w:rFonts w:hint="eastAsia"/>
          <w:szCs w:val="20"/>
        </w:rPr>
        <w:instrText>来打击大学生中的抄袭行为</w:instrText>
      </w:r>
      <w:r>
        <w:rPr>
          <w:rFonts w:hint="eastAsia"/>
          <w:szCs w:val="20"/>
        </w:rPr>
        <w:instrText>","source":"Zotero","title":"Turning to Turnitin to Fight Plagi</w:instrText>
      </w:r>
      <w:r>
        <w:rPr>
          <w:szCs w:val="20"/>
        </w:rPr>
        <w:instrText xml:space="preserve">arism among University Students","author":[{"literal":"Tshepo Batane"}],"issued":{"date-parts":[["2023"]]}}}],"schema":"https://github.com/citation-style-language/schema/raw/master/csl-citation.json"} </w:instrText>
      </w:r>
      <w:r>
        <w:rPr>
          <w:szCs w:val="20"/>
        </w:rPr>
        <w:fldChar w:fldCharType="separate"/>
      </w:r>
      <w:r>
        <w:rPr>
          <w:rFonts w:cs="Times New Roman"/>
          <w:kern w:val="0"/>
          <w:szCs w:val="24"/>
        </w:rPr>
        <w:t>（</w:t>
      </w:r>
      <w:r>
        <w:rPr>
          <w:rFonts w:cs="Times New Roman"/>
          <w:kern w:val="0"/>
          <w:szCs w:val="24"/>
        </w:rPr>
        <w:t>Batane</w:t>
      </w:r>
      <w:r>
        <w:rPr>
          <w:rFonts w:cs="Times New Roman"/>
          <w:kern w:val="0"/>
          <w:szCs w:val="24"/>
        </w:rPr>
        <w:t>，</w:t>
      </w:r>
      <w:r>
        <w:rPr>
          <w:rFonts w:cs="Times New Roman"/>
          <w:kern w:val="0"/>
          <w:szCs w:val="24"/>
        </w:rPr>
        <w:t>20</w:t>
      </w:r>
      <w:r>
        <w:rPr>
          <w:rFonts w:cs="Times New Roman" w:hint="eastAsia"/>
          <w:kern w:val="0"/>
          <w:szCs w:val="24"/>
        </w:rPr>
        <w:t>10</w:t>
      </w:r>
      <w:r>
        <w:rPr>
          <w:rFonts w:cs="Times New Roman"/>
          <w:kern w:val="0"/>
          <w:szCs w:val="24"/>
        </w:rPr>
        <w:t>）</w:t>
      </w:r>
      <w:r>
        <w:rPr>
          <w:szCs w:val="20"/>
        </w:rPr>
        <w:fldChar w:fldCharType="end"/>
      </w:r>
      <w:r>
        <w:rPr>
          <w:rFonts w:hint="eastAsia"/>
          <w:szCs w:val="20"/>
        </w:rPr>
        <w:t>。这样的担忧随着</w:t>
      </w:r>
      <w:ins w:id="297" w:author="沪楠 陈" w:date="2024-10-18T09:33:00Z">
        <w:r>
          <w:rPr>
            <w:rFonts w:hint="eastAsia"/>
            <w:szCs w:val="20"/>
          </w:rPr>
          <w:t>互联网技术的</w:t>
        </w:r>
      </w:ins>
      <w:ins w:id="298" w:author="沪楠 陈" w:date="2024-10-18T09:34:00Z">
        <w:r>
          <w:rPr>
            <w:rFonts w:hint="eastAsia"/>
            <w:szCs w:val="20"/>
          </w:rPr>
          <w:t>推广不断加深，又</w:t>
        </w:r>
      </w:ins>
      <w:ins w:id="299" w:author="沪楠 陈" w:date="2024-10-18T09:35:00Z">
        <w:r>
          <w:rPr>
            <w:rFonts w:hint="eastAsia"/>
            <w:szCs w:val="20"/>
          </w:rPr>
          <w:t>因</w:t>
        </w:r>
      </w:ins>
      <w:r>
        <w:rPr>
          <w:rFonts w:hint="eastAsia"/>
          <w:szCs w:val="20"/>
        </w:rPr>
        <w:t>查重技术的应运而生</w:t>
      </w:r>
      <w:del w:id="300" w:author="沪楠 陈" w:date="2024-10-18T09:34:00Z">
        <w:r w:rsidDel="829843D0">
          <w:rPr>
            <w:rFonts w:hint="eastAsia"/>
            <w:szCs w:val="20"/>
          </w:rPr>
          <w:delText>，</w:delText>
        </w:r>
      </w:del>
      <w:r>
        <w:rPr>
          <w:rFonts w:hint="eastAsia"/>
          <w:szCs w:val="20"/>
        </w:rPr>
        <w:t>得到</w:t>
      </w:r>
      <w:del w:id="301" w:author="沪楠 陈" w:date="2024-10-18T09:38:00Z">
        <w:r w:rsidDel="0F36018C">
          <w:rPr>
            <w:rFonts w:hint="eastAsia"/>
            <w:szCs w:val="20"/>
          </w:rPr>
          <w:delText>并</w:delText>
        </w:r>
      </w:del>
      <w:r>
        <w:rPr>
          <w:rFonts w:hint="eastAsia"/>
          <w:szCs w:val="20"/>
        </w:rPr>
        <w:t>极大的缓解。其底层逻辑正是检测被测内容和他人作品的相似程度以区分内其中学生独创的部分与来自他人的部分，这种思路一直延续到现在，</w:t>
      </w:r>
      <w:ins w:id="302" w:author="沪楠 陈" w:date="2024-10-18T09:38:00Z">
        <w:r>
          <w:rPr>
            <w:rFonts w:hint="eastAsia"/>
            <w:szCs w:val="20"/>
          </w:rPr>
          <w:t>因此</w:t>
        </w:r>
      </w:ins>
      <w:del w:id="303" w:author="沪楠 陈" w:date="2024-10-18T09:40:00Z">
        <w:r w:rsidDel="2731C225">
          <w:rPr>
            <w:rFonts w:hint="eastAsia"/>
            <w:szCs w:val="20"/>
          </w:rPr>
          <w:delText>也就随之</w:delText>
        </w:r>
      </w:del>
      <w:del w:id="304" w:author="沪楠 陈" w:date="2024-10-18T09:39:00Z">
        <w:r w:rsidDel="0FA1F0E9">
          <w:rPr>
            <w:rFonts w:hint="eastAsia"/>
            <w:szCs w:val="20"/>
          </w:rPr>
          <w:delText>诞生了</w:delText>
        </w:r>
      </w:del>
      <w:r>
        <w:rPr>
          <w:rFonts w:hint="eastAsia"/>
          <w:szCs w:val="20"/>
        </w:rPr>
        <w:t>AIGC</w:t>
      </w:r>
      <w:r>
        <w:rPr>
          <w:rFonts w:hint="eastAsia"/>
          <w:szCs w:val="20"/>
        </w:rPr>
        <w:t>相似度检测技术</w:t>
      </w:r>
      <w:ins w:id="305" w:author="沪楠 陈" w:date="2024-10-18T09:39:00Z">
        <w:r>
          <w:rPr>
            <w:rFonts w:hint="eastAsia"/>
            <w:szCs w:val="20"/>
          </w:rPr>
          <w:t>的诞生和应用就显得十分顺理成章</w:t>
        </w:r>
      </w:ins>
      <w:r>
        <w:rPr>
          <w:rFonts w:hint="eastAsia"/>
          <w:szCs w:val="20"/>
        </w:rPr>
        <w:t>。但正如前述，这种思路</w:t>
      </w:r>
      <w:ins w:id="306" w:author="沪楠 陈" w:date="2024-10-18T09:47:00Z">
        <w:r>
          <w:rPr>
            <w:rFonts w:hint="eastAsia"/>
            <w:szCs w:val="20"/>
          </w:rPr>
          <w:t>在</w:t>
        </w:r>
        <w:r>
          <w:rPr>
            <w:rFonts w:hint="eastAsia"/>
            <w:szCs w:val="20"/>
          </w:rPr>
          <w:t>AIGC</w:t>
        </w:r>
        <w:r>
          <w:rPr>
            <w:rFonts w:hint="eastAsia"/>
            <w:szCs w:val="20"/>
          </w:rPr>
          <w:t>剽窃问题的适用上</w:t>
        </w:r>
      </w:ins>
      <w:r>
        <w:rPr>
          <w:rFonts w:hint="eastAsia"/>
          <w:szCs w:val="20"/>
        </w:rPr>
        <w:t>面临着重大的挑战</w:t>
      </w:r>
      <w:ins w:id="307" w:author="沪楠 陈" w:date="2024-10-18T09:47:00Z">
        <w:r>
          <w:rPr>
            <w:rFonts w:hint="eastAsia"/>
            <w:szCs w:val="20"/>
          </w:rPr>
          <w:t>。</w:t>
        </w:r>
      </w:ins>
      <w:r>
        <w:rPr>
          <w:rFonts w:hint="eastAsia"/>
          <w:szCs w:val="20"/>
        </w:rPr>
        <w:t>在过去，当剽窃发生时，两个具体表达可能非常相似，甚至能找到源头出处，因而可以根据相似反推剽窃。而在</w:t>
      </w:r>
      <w:r>
        <w:rPr>
          <w:rFonts w:hint="eastAsia"/>
          <w:szCs w:val="20"/>
        </w:rPr>
        <w:t>AIGC</w:t>
      </w:r>
      <w:r>
        <w:rPr>
          <w:rFonts w:hint="eastAsia"/>
          <w:szCs w:val="20"/>
        </w:rPr>
        <w:t>时代，</w:t>
      </w:r>
      <w:ins w:id="308" w:author="沪楠 陈" w:date="2024-10-18T09:51:00Z">
        <w:r>
          <w:rPr>
            <w:rFonts w:hint="eastAsia"/>
            <w:szCs w:val="20"/>
          </w:rPr>
          <w:t>从</w:t>
        </w:r>
      </w:ins>
      <w:r>
        <w:rPr>
          <w:rFonts w:hint="eastAsia"/>
          <w:szCs w:val="20"/>
        </w:rPr>
        <w:t>相似</w:t>
      </w:r>
      <w:ins w:id="309" w:author="沪楠 陈" w:date="2024-10-18T09:51:00Z">
        <w:r>
          <w:rPr>
            <w:rFonts w:hint="eastAsia"/>
            <w:szCs w:val="20"/>
          </w:rPr>
          <w:t>到剽窃的</w:t>
        </w:r>
      </w:ins>
      <w:del w:id="310" w:author="沪楠 陈" w:date="2024-10-18T09:51:00Z">
        <w:r w:rsidDel="E6E6A1CA">
          <w:rPr>
            <w:rFonts w:hint="eastAsia"/>
            <w:szCs w:val="20"/>
          </w:rPr>
          <w:delText>性</w:delText>
        </w:r>
      </w:del>
      <w:r>
        <w:rPr>
          <w:rFonts w:hint="eastAsia"/>
          <w:szCs w:val="20"/>
        </w:rPr>
        <w:t>判断</w:t>
      </w:r>
      <w:del w:id="311" w:author="沪楠 陈" w:date="2024-10-18T09:51:00Z">
        <w:r w:rsidDel="6D055197">
          <w:rPr>
            <w:rFonts w:hint="eastAsia"/>
            <w:szCs w:val="20"/>
          </w:rPr>
          <w:delText>的</w:delText>
        </w:r>
      </w:del>
      <w:ins w:id="312" w:author="沪楠 陈" w:date="2024-10-18T09:51:00Z">
        <w:r>
          <w:rPr>
            <w:rFonts w:hint="eastAsia"/>
            <w:szCs w:val="20"/>
          </w:rPr>
          <w:t>逻辑</w:t>
        </w:r>
      </w:ins>
      <w:del w:id="313" w:author="沪楠 陈" w:date="2024-10-18T09:51:00Z">
        <w:r w:rsidDel="4E9C7270">
          <w:rPr>
            <w:rFonts w:hint="eastAsia"/>
            <w:szCs w:val="20"/>
          </w:rPr>
          <w:delText>方法</w:delText>
        </w:r>
      </w:del>
      <w:r>
        <w:rPr>
          <w:rFonts w:hint="eastAsia"/>
          <w:szCs w:val="20"/>
        </w:rPr>
        <w:t>将因</w:t>
      </w:r>
      <w:ins w:id="314" w:author="沪楠 陈" w:date="2024-10-18T09:49:00Z">
        <w:r>
          <w:rPr>
            <w:rFonts w:hint="eastAsia"/>
            <w:szCs w:val="20"/>
          </w:rPr>
          <w:t>AIGC</w:t>
        </w:r>
        <w:r>
          <w:rPr>
            <w:rFonts w:hint="eastAsia"/>
            <w:szCs w:val="20"/>
          </w:rPr>
          <w:t>的</w:t>
        </w:r>
      </w:ins>
      <w:ins w:id="315" w:author="沪楠 陈" w:date="2024-10-18T09:50:00Z">
        <w:r>
          <w:rPr>
            <w:rFonts w:hint="eastAsia"/>
            <w:szCs w:val="20"/>
          </w:rPr>
          <w:t>表达多样性、</w:t>
        </w:r>
      </w:ins>
      <w:ins w:id="316" w:author="沪楠 陈" w:date="2024-10-18T09:49:00Z">
        <w:r>
          <w:rPr>
            <w:rFonts w:hint="eastAsia"/>
            <w:szCs w:val="20"/>
          </w:rPr>
          <w:t>混合性</w:t>
        </w:r>
      </w:ins>
      <w:ins w:id="317" w:author="沪楠 陈" w:date="2024-10-18T09:50:00Z">
        <w:r>
          <w:rPr>
            <w:rFonts w:hint="eastAsia"/>
            <w:szCs w:val="20"/>
          </w:rPr>
          <w:t>和</w:t>
        </w:r>
      </w:ins>
      <w:ins w:id="318" w:author="沪楠 陈" w:date="2024-10-18T09:49:00Z">
        <w:r>
          <w:rPr>
            <w:rFonts w:hint="eastAsia"/>
            <w:szCs w:val="20"/>
          </w:rPr>
          <w:t>不透明性</w:t>
        </w:r>
      </w:ins>
      <w:ins w:id="319" w:author="沪楠 陈" w:date="2024-10-18T09:50:00Z">
        <w:r>
          <w:rPr>
            <w:rFonts w:hint="eastAsia"/>
            <w:szCs w:val="20"/>
          </w:rPr>
          <w:t>等</w:t>
        </w:r>
      </w:ins>
      <w:del w:id="320" w:author="沪楠 陈" w:date="2024-10-18T09:49:00Z">
        <w:r w:rsidDel="972C3960">
          <w:rPr>
            <w:rFonts w:hint="eastAsia"/>
            <w:szCs w:val="20"/>
          </w:rPr>
          <w:delText>人工智能的</w:delText>
        </w:r>
      </w:del>
      <w:r>
        <w:rPr>
          <w:rFonts w:hint="eastAsia"/>
          <w:szCs w:val="20"/>
        </w:rPr>
        <w:t>特性而</w:t>
      </w:r>
      <w:ins w:id="321" w:author="沪楠 陈" w:date="2024-10-18T09:51:00Z">
        <w:r>
          <w:rPr>
            <w:rFonts w:hint="eastAsia"/>
            <w:szCs w:val="20"/>
          </w:rPr>
          <w:t>产生裂痕</w:t>
        </w:r>
      </w:ins>
      <w:ins w:id="322" w:author="沪楠 陈" w:date="2024-10-18T09:52:00Z">
        <w:r>
          <w:rPr>
            <w:rFonts w:hint="eastAsia"/>
            <w:szCs w:val="20"/>
          </w:rPr>
          <w:t>并</w:t>
        </w:r>
      </w:ins>
      <w:r>
        <w:rPr>
          <w:rFonts w:hint="eastAsia"/>
          <w:szCs w:val="20"/>
        </w:rPr>
        <w:t>缺乏可信度。</w:t>
      </w:r>
      <w:ins w:id="323" w:author="沪楠 陈" w:date="2024-10-18T09:49:00Z">
        <w:r>
          <w:rPr>
            <w:rFonts w:hint="eastAsia"/>
            <w:szCs w:val="20"/>
          </w:rPr>
          <w:t>也即</w:t>
        </w:r>
      </w:ins>
      <w:r>
        <w:rPr>
          <w:rFonts w:hint="eastAsia"/>
          <w:szCs w:val="20"/>
        </w:rPr>
        <w:t>随着</w:t>
      </w:r>
      <w:r>
        <w:rPr>
          <w:rFonts w:hint="eastAsia"/>
          <w:szCs w:val="20"/>
        </w:rPr>
        <w:t>AIGC</w:t>
      </w:r>
      <w:r>
        <w:rPr>
          <w:rFonts w:hint="eastAsia"/>
          <w:szCs w:val="20"/>
        </w:rPr>
        <w:t>的大量应用，人们更</w:t>
      </w:r>
      <w:bookmarkStart w:id="324" w:name="_Hlk173424795"/>
      <w:r>
        <w:rPr>
          <w:rFonts w:hint="eastAsia"/>
          <w:szCs w:val="20"/>
        </w:rPr>
        <w:t>需要查明的是某个有嫌疑的表达是否源自</w:t>
      </w:r>
      <w:r>
        <w:rPr>
          <w:rFonts w:hint="eastAsia"/>
          <w:szCs w:val="20"/>
        </w:rPr>
        <w:t>AIGC</w:t>
      </w:r>
      <w:r>
        <w:rPr>
          <w:rFonts w:hint="eastAsia"/>
          <w:szCs w:val="20"/>
        </w:rPr>
        <w:t>，而不是和他人的具体表达等像不像。</w:t>
      </w:r>
      <w:bookmarkEnd w:id="324"/>
      <w:r>
        <w:rPr>
          <w:rFonts w:hint="eastAsia"/>
          <w:szCs w:val="20"/>
        </w:rPr>
        <w:t>换句话说，我们需要一种能够检验表达是源自</w:t>
      </w:r>
      <w:r>
        <w:rPr>
          <w:rFonts w:hint="eastAsia"/>
          <w:szCs w:val="20"/>
        </w:rPr>
        <w:t>AIGC</w:t>
      </w:r>
      <w:r>
        <w:rPr>
          <w:rFonts w:hint="eastAsia"/>
          <w:szCs w:val="20"/>
        </w:rPr>
        <w:t>或者非</w:t>
      </w:r>
      <w:r>
        <w:rPr>
          <w:rFonts w:hint="eastAsia"/>
          <w:szCs w:val="20"/>
        </w:rPr>
        <w:t>AIGC</w:t>
      </w:r>
      <w:r>
        <w:rPr>
          <w:rFonts w:hint="eastAsia"/>
          <w:szCs w:val="20"/>
        </w:rPr>
        <w:t>的标识验证技术，以便锁定针对</w:t>
      </w:r>
      <w:r>
        <w:rPr>
          <w:rFonts w:hint="eastAsia"/>
          <w:szCs w:val="20"/>
        </w:rPr>
        <w:t>AIGC</w:t>
      </w:r>
      <w:r>
        <w:rPr>
          <w:rFonts w:hint="eastAsia"/>
          <w:szCs w:val="20"/>
        </w:rPr>
        <w:t>这一机器生成物本身的“剽窃”行为，而不是简单的相似度检测技术。</w:t>
      </w:r>
    </w:p>
    <w:p w14:paraId="2DA252D7" w14:textId="77777777" w:rsidR="002A315E" w:rsidRDefault="00000000">
      <w:pPr>
        <w:pStyle w:val="af2"/>
        <w:ind w:firstLine="420"/>
        <w:rPr>
          <w:szCs w:val="20"/>
        </w:rPr>
      </w:pPr>
      <w:r>
        <w:rPr>
          <w:rFonts w:hint="eastAsia"/>
          <w:szCs w:val="20"/>
        </w:rPr>
        <w:t>（二）技术治理的制度安排：以何透明</w:t>
      </w:r>
    </w:p>
    <w:p w14:paraId="4750CA7C" w14:textId="77777777" w:rsidR="002A315E" w:rsidRDefault="00000000">
      <w:pPr>
        <w:ind w:firstLine="422"/>
        <w:outlineLvl w:val="3"/>
        <w:rPr>
          <w:b/>
          <w:bCs/>
          <w:szCs w:val="20"/>
        </w:rPr>
      </w:pPr>
      <w:r>
        <w:rPr>
          <w:rFonts w:hint="eastAsia"/>
          <w:b/>
          <w:bCs/>
          <w:szCs w:val="20"/>
        </w:rPr>
        <w:t xml:space="preserve">1. </w:t>
      </w:r>
      <w:r>
        <w:rPr>
          <w:rFonts w:hint="eastAsia"/>
          <w:b/>
          <w:bCs/>
          <w:szCs w:val="20"/>
        </w:rPr>
        <w:t>生成式数字水印技术的崛起</w:t>
      </w:r>
    </w:p>
    <w:p w14:paraId="0174E2B9" w14:textId="4E5300A1" w:rsidR="002A315E" w:rsidRDefault="00000000">
      <w:pPr>
        <w:ind w:firstLine="420"/>
      </w:pPr>
      <w:r>
        <w:rPr>
          <w:rFonts w:hint="eastAsia"/>
          <w:szCs w:val="20"/>
        </w:rPr>
        <w:lastRenderedPageBreak/>
        <w:t>相较于分类检测技术和传统水印，生成式数字水印技术在区分</w:t>
      </w:r>
      <w:r>
        <w:rPr>
          <w:rFonts w:hint="eastAsia"/>
          <w:szCs w:val="20"/>
        </w:rPr>
        <w:t>AIGC</w:t>
      </w:r>
      <w:r>
        <w:rPr>
          <w:rFonts w:hint="eastAsia"/>
          <w:szCs w:val="20"/>
        </w:rPr>
        <w:t>和人类作品上有着惊人的表现并得到了相当</w:t>
      </w:r>
      <w:ins w:id="325" w:author="Paul Zhang" w:date="2024-10-18T22:35:00Z" w16du:dateUtc="2024-10-18T14:35:00Z">
        <w:r w:rsidR="00EE77EF">
          <w:rPr>
            <w:rFonts w:hint="eastAsia"/>
            <w:szCs w:val="20"/>
          </w:rPr>
          <w:t>长足</w:t>
        </w:r>
      </w:ins>
      <w:del w:id="326" w:author="Paul Zhang" w:date="2024-10-18T22:35:00Z" w16du:dateUtc="2024-10-18T14:35:00Z">
        <w:r w:rsidDel="00EE77EF">
          <w:rPr>
            <w:rFonts w:hint="eastAsia"/>
            <w:szCs w:val="20"/>
          </w:rPr>
          <w:delText>广泛</w:delText>
        </w:r>
      </w:del>
      <w:r>
        <w:rPr>
          <w:rFonts w:hint="eastAsia"/>
          <w:szCs w:val="20"/>
        </w:rPr>
        <w:t>的发展。生成式数字水印主要通过在</w:t>
      </w:r>
      <w:r>
        <w:rPr>
          <w:rFonts w:hint="eastAsia"/>
          <w:szCs w:val="20"/>
        </w:rPr>
        <w:t>GAI</w:t>
      </w:r>
      <w:r>
        <w:rPr>
          <w:rFonts w:hint="eastAsia"/>
          <w:szCs w:val="20"/>
        </w:rPr>
        <w:t>生成过程中注入特定信息以实现在</w:t>
      </w:r>
      <w:r>
        <w:rPr>
          <w:rFonts w:hint="eastAsia"/>
          <w:szCs w:val="20"/>
        </w:rPr>
        <w:t>AIGC</w:t>
      </w:r>
      <w:r>
        <w:rPr>
          <w:rFonts w:hint="eastAsia"/>
          <w:szCs w:val="20"/>
        </w:rPr>
        <w:t>中嵌入水印的效果。以在过去被认为相较于图像内容更具挑战性的文本内容上添加水印为例，</w:t>
      </w:r>
      <w:r>
        <w:rPr>
          <w:rFonts w:hint="eastAsia"/>
          <w:szCs w:val="20"/>
        </w:rPr>
        <w:t>Kirchenbauer</w:t>
      </w:r>
      <w:r>
        <w:rPr>
          <w:rFonts w:hint="eastAsia"/>
          <w:szCs w:val="20"/>
        </w:rPr>
        <w:t>等开发了一种应用于文本内容的生成式数字水印技术，其原理为借助哈</w:t>
      </w:r>
      <w:proofErr w:type="gramStart"/>
      <w:r>
        <w:rPr>
          <w:rFonts w:hint="eastAsia"/>
          <w:szCs w:val="20"/>
        </w:rPr>
        <w:t>希值将将</w:t>
      </w:r>
      <w:proofErr w:type="gramEnd"/>
      <w:r>
        <w:rPr>
          <w:rFonts w:hint="eastAsia"/>
          <w:szCs w:val="20"/>
        </w:rPr>
        <w:t>词汇表随机的分成不同的两个部分，并调整概率使得某一部分的标记更容易采样，从而</w:t>
      </w:r>
      <w:ins w:id="327" w:author="沪楠 陈" w:date="2024-10-17T20:52:00Z">
        <w:r>
          <w:rPr>
            <w:rFonts w:hint="eastAsia"/>
            <w:szCs w:val="20"/>
          </w:rPr>
          <w:t>实现</w:t>
        </w:r>
      </w:ins>
      <w:del w:id="328" w:author="沪楠 陈" w:date="2024-10-17T20:52:00Z">
        <w:r w:rsidDel="444C0E82">
          <w:rPr>
            <w:rFonts w:hint="eastAsia"/>
            <w:szCs w:val="20"/>
          </w:rPr>
          <w:delText>事先</w:delText>
        </w:r>
      </w:del>
      <w:r>
        <w:rPr>
          <w:rFonts w:hint="eastAsia"/>
          <w:szCs w:val="20"/>
        </w:rPr>
        <w:t>水印的嵌入——生成的内容中将大</w:t>
      </w:r>
      <w:del w:id="329" w:author="沪楠 陈" w:date="2024-10-17T20:52:00Z">
        <w:r w:rsidDel="EEADE212">
          <w:rPr>
            <w:rFonts w:hint="eastAsia"/>
            <w:szCs w:val="20"/>
          </w:rPr>
          <w:delText>部分</w:delText>
        </w:r>
      </w:del>
      <w:ins w:id="330" w:author="沪楠 陈" w:date="2024-10-17T20:52:00Z">
        <w:r>
          <w:rPr>
            <w:rFonts w:hint="eastAsia"/>
            <w:szCs w:val="20"/>
          </w:rPr>
          <w:t>多数</w:t>
        </w:r>
      </w:ins>
      <w:r>
        <w:rPr>
          <w:rFonts w:hint="eastAsia"/>
          <w:szCs w:val="20"/>
        </w:rPr>
        <w:t>来自同一个部分并呈现出一致的标记</w:t>
      </w:r>
      <w:r>
        <w:rPr>
          <w:szCs w:val="20"/>
        </w:rPr>
        <w:fldChar w:fldCharType="begin"/>
      </w:r>
      <w:r>
        <w:rPr>
          <w:rFonts w:hint="eastAsia"/>
          <w:szCs w:val="20"/>
        </w:rPr>
        <w:instrText xml:space="preserve"> ADDIN ZOTERO_ITEM CSL_CITATION {"citationID":"hWEVM63U","properties":{"formattedCitation":"\\uc0\\u65288{}John Kirchenbauer et al.\\uc0\\u65292{}2023\\uc0\\u65289{}","plainCitation":"</w:instrText>
      </w:r>
      <w:r>
        <w:rPr>
          <w:rFonts w:hint="eastAsia"/>
          <w:szCs w:val="20"/>
        </w:rPr>
        <w:instrText>（</w:instrText>
      </w:r>
      <w:r>
        <w:rPr>
          <w:rFonts w:hint="eastAsia"/>
          <w:szCs w:val="20"/>
        </w:rPr>
        <w:instrText>John Kirchenbauer et al.</w:instrText>
      </w:r>
      <w:r>
        <w:rPr>
          <w:rFonts w:hint="eastAsia"/>
          <w:szCs w:val="20"/>
        </w:rPr>
        <w:instrText>，</w:instrText>
      </w:r>
      <w:r>
        <w:rPr>
          <w:rFonts w:hint="eastAsia"/>
          <w:szCs w:val="20"/>
        </w:rPr>
        <w:instrText>2023</w:instrText>
      </w:r>
      <w:r>
        <w:rPr>
          <w:rFonts w:hint="eastAsia"/>
          <w:szCs w:val="20"/>
        </w:rPr>
        <w:instrText>）</w:instrText>
      </w:r>
      <w:r>
        <w:rPr>
          <w:rFonts w:hint="eastAsia"/>
          <w:szCs w:val="20"/>
        </w:rPr>
        <w:instrText>","dontUpdate":true,"noteIndex":0},"cita</w:instrText>
      </w:r>
      <w:r>
        <w:rPr>
          <w:szCs w:val="20"/>
        </w:rPr>
        <w:instrText>tionItems":[{"id":361,"uris":["http://zotero.org/users/12109334/items/2SSPBE67"],"itemData":{"id":361,"type":"article-journal","abstract":"Potential harms of large language models can be mitigated by watermarking model output, i.e., embedding signals into generated text that are invisible to humans but algorithmically detectable from a short span of tokens. We propose a watermarking framework for proprietary language models. The watermark can be embedded with negligible impact on text quality, and can be detected using an efficient open-source algorithm without access to the language model API or parameters. The watermark works by selecting a randomized set of \"green\" tokens before a word is generated, and then softly promoting use of green tokens during sampling. We propose a statistical test for detecting the watermark with interpretable p-values, and derive an information-theoretic framework for analyzing the sensitivity of the watermark. We test the watermark using a multi-billion parameter model fr</w:instrText>
      </w:r>
      <w:r>
        <w:rPr>
          <w:rFonts w:hint="eastAsia"/>
          <w:szCs w:val="20"/>
        </w:rPr>
        <w:instrText xml:space="preserve">om the Open Pretrained Transformer (OPT) family, and discuss robustness and security.","language":"en","note":"titleTranslation: </w:instrText>
      </w:r>
      <w:r>
        <w:rPr>
          <w:rFonts w:hint="eastAsia"/>
          <w:szCs w:val="20"/>
        </w:rPr>
        <w:instrText>大型语言模型的水印</w:instrText>
      </w:r>
      <w:r>
        <w:rPr>
          <w:rFonts w:hint="eastAsia"/>
          <w:szCs w:val="20"/>
        </w:rPr>
        <w:instrText>","source":"openreview.net","title":"A Watermark for Large Language Models","URL":"https://openreview.net/forum?id=aX</w:instrText>
      </w:r>
      <w:r>
        <w:rPr>
          <w:szCs w:val="20"/>
        </w:rPr>
        <w:instrText xml:space="preserve">8ig9X2a7","author":[{"literal":"John Kirchenbauer"},{"literal":"Jonas Geiping"},{"literal":"Yuxin Wen"},{"literal":"Jonathan Katz"},{"literal":"Ian Miers"},{"literal":"Tom Goldstein"}],"accessed":{"date-parts":[["2023",7,30]]},"issued":{"date-parts":[["2023",6,15]]}}}],"schema":"https://github.com/citation-style-language/schema/raw/master/csl-citation.json"} </w:instrText>
      </w:r>
      <w:r>
        <w:rPr>
          <w:szCs w:val="20"/>
        </w:rPr>
        <w:fldChar w:fldCharType="separate"/>
      </w:r>
      <w:r>
        <w:rPr>
          <w:rFonts w:cs="Times New Roman"/>
          <w:kern w:val="0"/>
          <w:szCs w:val="24"/>
        </w:rPr>
        <w:t>（</w:t>
      </w:r>
      <w:r>
        <w:rPr>
          <w:rFonts w:cs="Times New Roman"/>
          <w:kern w:val="0"/>
          <w:szCs w:val="24"/>
        </w:rPr>
        <w:t>Kirchenbauer et al.</w:t>
      </w:r>
      <w:r>
        <w:rPr>
          <w:rFonts w:cs="Times New Roman" w:hint="eastAsia"/>
          <w:kern w:val="0"/>
          <w:szCs w:val="24"/>
        </w:rPr>
        <w:t xml:space="preserve">, </w:t>
      </w:r>
      <w:r>
        <w:rPr>
          <w:rFonts w:cs="Times New Roman"/>
          <w:kern w:val="0"/>
          <w:szCs w:val="24"/>
        </w:rPr>
        <w:t>2023</w:t>
      </w:r>
      <w:r>
        <w:rPr>
          <w:rFonts w:cs="Times New Roman"/>
          <w:kern w:val="0"/>
          <w:szCs w:val="24"/>
        </w:rPr>
        <w:t>）</w:t>
      </w:r>
      <w:r>
        <w:rPr>
          <w:szCs w:val="20"/>
        </w:rPr>
        <w:fldChar w:fldCharType="end"/>
      </w:r>
      <w:r>
        <w:rPr>
          <w:rFonts w:hint="eastAsia"/>
          <w:szCs w:val="20"/>
        </w:rPr>
        <w:t>。这一工作得到了</w:t>
      </w:r>
      <w:r>
        <w:rPr>
          <w:rFonts w:hint="eastAsia"/>
        </w:rPr>
        <w:t>计算机领域最重要会议之一“国际机器学习大会”</w:t>
      </w:r>
      <w:del w:id="331" w:author="沪楠 陈" w:date="2024-10-16T19:28:00Z">
        <w:r w:rsidDel="96811764">
          <w:rPr>
            <w:rFonts w:hint="eastAsia"/>
          </w:rPr>
          <w:delText>（</w:delText>
        </w:r>
        <w:r w:rsidDel="96811764">
          <w:rPr>
            <w:rFonts w:hint="eastAsia"/>
          </w:rPr>
          <w:delText>I</w:delText>
        </w:r>
        <w:r w:rsidDel="96811764">
          <w:delText>CML</w:delText>
        </w:r>
        <w:r w:rsidDel="96811764">
          <w:rPr>
            <w:rFonts w:hint="eastAsia"/>
          </w:rPr>
          <w:delText>）</w:delText>
        </w:r>
      </w:del>
      <w:r>
        <w:rPr>
          <w:rFonts w:hint="eastAsia"/>
        </w:rPr>
        <w:t>的</w:t>
      </w:r>
      <w:r>
        <w:rPr>
          <w:rFonts w:hint="eastAsia"/>
          <w:szCs w:val="20"/>
        </w:rPr>
        <w:t>高度认可，并成为</w:t>
      </w:r>
      <w:proofErr w:type="gramStart"/>
      <w:r>
        <w:rPr>
          <w:rFonts w:hint="eastAsia"/>
          <w:szCs w:val="20"/>
        </w:rPr>
        <w:t>该年度唯六的</w:t>
      </w:r>
      <w:proofErr w:type="gramEnd"/>
      <w:r>
        <w:rPr>
          <w:rFonts w:hint="eastAsia"/>
        </w:rPr>
        <w:t>杰出论文之一，</w:t>
      </w:r>
      <w:r>
        <w:rPr>
          <w:rFonts w:hint="eastAsia"/>
          <w:szCs w:val="20"/>
        </w:rPr>
        <w:t>被认为将会</w:t>
      </w:r>
      <w:r>
        <w:rPr>
          <w:rFonts w:hint="eastAsia"/>
        </w:rPr>
        <w:t>“对业界产生重大影响”</w:t>
      </w:r>
      <w:r>
        <w:rPr>
          <w:szCs w:val="20"/>
        </w:rPr>
        <w:fldChar w:fldCharType="begin"/>
      </w:r>
      <w:r>
        <w:rPr>
          <w:rFonts w:hint="eastAsia"/>
          <w:szCs w:val="20"/>
        </w:rPr>
        <w:instrText xml:space="preserve"> ADDIN ZOTERO_ITEM CSL_CITATION {"citationID":"71GtCJPA","properties":{"formattedCitation":"\\uc0\\u65288{}\\uc0\\u20314{}\\uc0\\u21517{}\\uc0\\u65292{}[2023b]\\uc0\\u65289{}","plainCitation":"</w:instrText>
      </w:r>
      <w:r>
        <w:rPr>
          <w:rFonts w:hint="eastAsia"/>
          <w:szCs w:val="20"/>
        </w:rPr>
        <w:instrText>（佚名，</w:instrText>
      </w:r>
      <w:r>
        <w:rPr>
          <w:rFonts w:hint="eastAsia"/>
          <w:szCs w:val="20"/>
        </w:rPr>
        <w:instrText>[2023b]</w:instrText>
      </w:r>
      <w:r>
        <w:rPr>
          <w:rFonts w:hint="eastAsia"/>
          <w:szCs w:val="20"/>
        </w:rPr>
        <w:instrText>）</w:instrText>
      </w:r>
      <w:r>
        <w:rPr>
          <w:rFonts w:hint="eastAsia"/>
          <w:szCs w:val="20"/>
        </w:rPr>
        <w:instrText>","dontUpdate":true,"noteIndex":0},"citationItems"</w:instrText>
      </w:r>
      <w:r>
        <w:rPr>
          <w:szCs w:val="20"/>
        </w:rPr>
        <w:instrText xml:space="preserve">:[{"id":1055,"uris":["http://zotero.org/users/12109334/items/UYCZAGSJ"],"itemData":{"id":1055,"type":"webpage","note":"titleTranslation: ICML 2023","title":"ICML 2023","URL":"https://icml.cc/Conferences/2023/Awards","author":[{"literal":"ICML"}],"accessed":{"date-parts":[["2023",9,26]]}}}],"schema":"https://github.com/citation-style-language/schema/raw/master/csl-citation.json"} </w:instrText>
      </w:r>
      <w:r>
        <w:rPr>
          <w:szCs w:val="20"/>
        </w:rPr>
        <w:fldChar w:fldCharType="separate"/>
      </w:r>
      <w:r>
        <w:rPr>
          <w:rFonts w:cs="Times New Roman"/>
          <w:kern w:val="0"/>
          <w:szCs w:val="24"/>
        </w:rPr>
        <w:t>（</w:t>
      </w:r>
      <w:r>
        <w:rPr>
          <w:rFonts w:cs="Times New Roman" w:hint="eastAsia"/>
          <w:kern w:val="0"/>
          <w:szCs w:val="24"/>
        </w:rPr>
        <w:t>ICML</w:t>
      </w:r>
      <w:r>
        <w:rPr>
          <w:rFonts w:cs="Times New Roman"/>
          <w:kern w:val="0"/>
          <w:szCs w:val="24"/>
        </w:rPr>
        <w:t>，</w:t>
      </w:r>
      <w:r>
        <w:rPr>
          <w:rFonts w:cs="Times New Roman"/>
          <w:kern w:val="0"/>
          <w:szCs w:val="24"/>
        </w:rPr>
        <w:t>2023</w:t>
      </w:r>
      <w:r>
        <w:rPr>
          <w:rFonts w:cs="Times New Roman"/>
          <w:kern w:val="0"/>
          <w:szCs w:val="24"/>
        </w:rPr>
        <w:t>）</w:t>
      </w:r>
      <w:r>
        <w:rPr>
          <w:szCs w:val="20"/>
        </w:rPr>
        <w:fldChar w:fldCharType="end"/>
      </w:r>
      <w:r>
        <w:rPr>
          <w:rFonts w:hint="eastAsia"/>
        </w:rPr>
        <w:t>。</w:t>
      </w:r>
      <w:r>
        <w:rPr>
          <w:rFonts w:hint="eastAsia"/>
          <w:szCs w:val="20"/>
        </w:rPr>
        <w:t>在那之后，生成式数字水印技术得到了广泛的发展，其</w:t>
      </w:r>
      <w:r>
        <w:rPr>
          <w:rFonts w:hint="eastAsia"/>
        </w:rPr>
        <w:t>完整性（仍保留原始的高质量）、隐蔽性（外部难以检测）以及鲁棒性（难以简单清除水印）等一系列</w:t>
      </w:r>
      <w:r>
        <w:rPr>
          <w:rFonts w:hint="eastAsia"/>
          <w:szCs w:val="20"/>
        </w:rPr>
        <w:t>该技术得到广泛应用的关键</w:t>
      </w:r>
      <w:r>
        <w:rPr>
          <w:rFonts w:hint="eastAsia"/>
        </w:rPr>
        <w:t>特点</w:t>
      </w:r>
      <w:r>
        <w:rPr>
          <w:rFonts w:hint="eastAsia"/>
          <w:szCs w:val="20"/>
        </w:rPr>
        <w:t>也得到证实</w:t>
      </w:r>
      <w:r>
        <w:rPr>
          <w:szCs w:val="20"/>
        </w:rPr>
        <w:fldChar w:fldCharType="begin"/>
      </w:r>
      <w:r>
        <w:rPr>
          <w:rFonts w:hint="eastAsia"/>
          <w:szCs w:val="20"/>
        </w:rPr>
        <w:instrText xml:space="preserve"> ADDIN ZOTERO_ITEM CSL_CITATION {"citationID":"PZNYBh6Z","properties":{"formattedCitation":"\\uc0\\u65288{}Rohith Kuditipudi \\uc0\\u31561{}\\uc0\\u65292{}2023\\uc0\\u65289{}","plainCitation":"</w:instrText>
      </w:r>
      <w:r>
        <w:rPr>
          <w:rFonts w:hint="eastAsia"/>
          <w:szCs w:val="20"/>
        </w:rPr>
        <w:instrText>（</w:instrText>
      </w:r>
      <w:r>
        <w:rPr>
          <w:rFonts w:hint="eastAsia"/>
          <w:szCs w:val="20"/>
        </w:rPr>
        <w:instrText xml:space="preserve">Rohith Kuditipudi </w:instrText>
      </w:r>
      <w:r>
        <w:rPr>
          <w:rFonts w:hint="eastAsia"/>
          <w:szCs w:val="20"/>
        </w:rPr>
        <w:instrText>等，</w:instrText>
      </w:r>
      <w:r>
        <w:rPr>
          <w:rFonts w:hint="eastAsia"/>
          <w:szCs w:val="20"/>
        </w:rPr>
        <w:instrText>2023</w:instrText>
      </w:r>
      <w:r>
        <w:rPr>
          <w:rFonts w:hint="eastAsia"/>
          <w:szCs w:val="20"/>
        </w:rPr>
        <w:instrText>）</w:instrText>
      </w:r>
      <w:r>
        <w:rPr>
          <w:rFonts w:hint="eastAsia"/>
          <w:szCs w:val="20"/>
        </w:rPr>
        <w:instrText>","dontUpdate":true,"noteIndex":0},"</w:instrText>
      </w:r>
      <w:r>
        <w:rPr>
          <w:szCs w:val="20"/>
        </w:rPr>
        <w:instrText>citationItems":[{"id":458,"uris":["http://zotero.org/users/12109334/items/9KR4TYBI"],"itemData":{"id":458,"type":"article","abstract":"We propose a methodology for planting watermarks in text from an autoregressive language model that are robust to perturbations without changing the distribution over text up to a certain maximum generation budget. We generate watermarked text by mapping a sequence of random numbers -- which we compute using a randomized watermark key -- to a sample from the language model. To detect watermarked text, any party who knows the key can align the text to the random number sequence. We instantiate our watermark methodology with two sampling schemes: inverse transform sampling and exponential minimum sampling. We apply these watermarks to three language models -- OPT-1.3B, LLaMA-7B and Alpaca-7B -- to experimentally validate their statistical power and robustness to various paraphrasing attacks. Notably, for both the OPT-1.3B and LLaMA-7B models, we find we can reliably detect watermarked text ($p \\leq 0.01$) from $35$ tokens even after corrupting between $40$-$50$\\% of the tokens via random edits (i.e., substitutions, insertions or deletions). For the Alpaca-7B model, we conduct a case study on the feasibility of watermarking responses to typical user instructions. Due to the lower entropy of the responses, detection is more difficult: around $25\\%$ of the responses -- whose median length is around $100$ tokens -- are detectable with $p \\leq 0.01$, and the watermark is also</w:instrText>
      </w:r>
      <w:r>
        <w:rPr>
          <w:rFonts w:hint="eastAsia"/>
          <w:szCs w:val="20"/>
        </w:rPr>
        <w:instrText xml:space="preserve"> less robust to certain automated paraphrasing attacks we implement.","DOI":"10.48550/arXiv.2307.15593","note":"arXiv:2307.15593 [cs]\ntitleTranslation: </w:instrText>
      </w:r>
      <w:r>
        <w:rPr>
          <w:rFonts w:hint="eastAsia"/>
          <w:szCs w:val="20"/>
        </w:rPr>
        <w:instrText>用于语言模型的鲁棒无失真水印</w:instrText>
      </w:r>
      <w:r>
        <w:rPr>
          <w:rFonts w:hint="eastAsia"/>
          <w:szCs w:val="20"/>
        </w:rPr>
        <w:instrText>","number":"arXiv:2307.15593","publisher":"arXiv","source":"arXiv.org","title":"Robust D</w:instrText>
      </w:r>
      <w:r>
        <w:rPr>
          <w:szCs w:val="20"/>
        </w:rPr>
        <w:instrText xml:space="preserve">istortion-free Watermarks for Language Models","URL":"http://arxiv.org/abs/2307.15593","author":[{"literal":"Rohith Kuditipudi"},{"literal":"John Thickstun"},{"literal":"Tatsunori Hashimoto"},{"literal":"Percy Liang"}],"accessed":{"date-parts":[["2023",8,15]]},"issued":{"date-parts":[["2023",7,28]]}}}],"schema":"https://github.com/citation-style-language/schema/raw/master/csl-citation.json"} </w:instrText>
      </w:r>
      <w:r>
        <w:rPr>
          <w:szCs w:val="20"/>
        </w:rPr>
        <w:fldChar w:fldCharType="separate"/>
      </w:r>
      <w:r>
        <w:rPr>
          <w:rFonts w:cs="Times New Roman"/>
          <w:kern w:val="0"/>
          <w:szCs w:val="24"/>
        </w:rPr>
        <w:t>（</w:t>
      </w:r>
      <w:r>
        <w:rPr>
          <w:rFonts w:cs="Times New Roman"/>
          <w:kern w:val="0"/>
          <w:szCs w:val="24"/>
        </w:rPr>
        <w:t xml:space="preserve">Kuditipudi </w:t>
      </w:r>
      <w:r>
        <w:rPr>
          <w:rFonts w:cs="Times New Roman" w:hint="eastAsia"/>
          <w:kern w:val="0"/>
          <w:szCs w:val="24"/>
        </w:rPr>
        <w:t>et al.</w:t>
      </w:r>
      <w:r>
        <w:rPr>
          <w:rFonts w:cs="Times New Roman"/>
          <w:kern w:val="0"/>
          <w:szCs w:val="24"/>
        </w:rPr>
        <w:t>，</w:t>
      </w:r>
      <w:r>
        <w:rPr>
          <w:rFonts w:cs="Times New Roman"/>
          <w:kern w:val="0"/>
          <w:szCs w:val="24"/>
        </w:rPr>
        <w:t>2023</w:t>
      </w:r>
      <w:r>
        <w:rPr>
          <w:rFonts w:cs="Times New Roman"/>
          <w:kern w:val="0"/>
          <w:szCs w:val="24"/>
        </w:rPr>
        <w:t>）</w:t>
      </w:r>
      <w:r>
        <w:rPr>
          <w:szCs w:val="20"/>
        </w:rPr>
        <w:fldChar w:fldCharType="end"/>
      </w:r>
      <w:r>
        <w:rPr>
          <w:rFonts w:hint="eastAsia"/>
        </w:rPr>
        <w:t>。</w:t>
      </w:r>
      <w:r>
        <w:rPr>
          <w:rFonts w:hint="eastAsia"/>
          <w:szCs w:val="20"/>
        </w:rPr>
        <w:t>随后，</w:t>
      </w:r>
      <w:r>
        <w:rPr>
          <w:rFonts w:hint="eastAsia"/>
        </w:rPr>
        <w:t>可携带更多信息</w:t>
      </w:r>
      <w:r>
        <w:rPr>
          <w:rFonts w:hint="eastAsia"/>
          <w:szCs w:val="20"/>
        </w:rPr>
        <w:t>以追踪生成内容的用户</w:t>
      </w:r>
      <w:r>
        <w:rPr>
          <w:rFonts w:hint="eastAsia"/>
        </w:rPr>
        <w:t>的多位生成式水印技术</w:t>
      </w:r>
      <w:r>
        <w:rPr>
          <w:rFonts w:hint="eastAsia"/>
          <w:szCs w:val="20"/>
        </w:rPr>
        <w:t>也随之诞生</w:t>
      </w:r>
      <w:r>
        <w:rPr>
          <w:rFonts w:hint="eastAsia"/>
        </w:rPr>
        <w:t>（</w:t>
      </w:r>
      <w:r>
        <w:rPr>
          <w:rFonts w:hint="eastAsia"/>
        </w:rPr>
        <w:t>Yoo et al., 2023</w:t>
      </w:r>
      <w:r>
        <w:rPr>
          <w:rFonts w:hint="eastAsia"/>
        </w:rPr>
        <w:t>）</w:t>
      </w:r>
      <w:r>
        <w:rPr>
          <w:rFonts w:hint="eastAsia"/>
          <w:szCs w:val="20"/>
        </w:rPr>
        <w:t>。相较于前述由</w:t>
      </w:r>
      <w:r>
        <w:rPr>
          <w:szCs w:val="20"/>
        </w:rPr>
        <w:t>Kirchenbauer</w:t>
      </w:r>
      <w:r>
        <w:rPr>
          <w:rFonts w:hint="eastAsia"/>
          <w:szCs w:val="20"/>
        </w:rPr>
        <w:t>所开发的只表明是否是</w:t>
      </w:r>
      <w:r>
        <w:rPr>
          <w:rFonts w:hint="eastAsia"/>
          <w:szCs w:val="20"/>
        </w:rPr>
        <w:t>AIGC</w:t>
      </w:r>
      <w:r>
        <w:rPr>
          <w:rFonts w:hint="eastAsia"/>
          <w:szCs w:val="20"/>
        </w:rPr>
        <w:t>的生成式数字水印，多位生成式数字水印技术的开发使得生成内容的溯源成为可能</w:t>
      </w:r>
      <w:r>
        <w:rPr>
          <w:rFonts w:hint="eastAsia"/>
        </w:rPr>
        <w:t>。从技术发展趋势看，数字水印技术在某种程度上已得到了计算机学界的认可，拥有非常广阔的前景。</w:t>
      </w:r>
    </w:p>
    <w:p w14:paraId="7C2A875B" w14:textId="37E6C23D" w:rsidR="002A315E" w:rsidRDefault="00000000">
      <w:pPr>
        <w:ind w:firstLine="420"/>
        <w:rPr>
          <w:szCs w:val="20"/>
        </w:rPr>
      </w:pPr>
      <w:r>
        <w:rPr>
          <w:rFonts w:hint="eastAsia"/>
          <w:szCs w:val="20"/>
        </w:rPr>
        <w:t>更重要的是，不仅仅是学界的认可，水印所代表的标识技术在解决</w:t>
      </w:r>
      <w:r>
        <w:rPr>
          <w:rFonts w:hint="eastAsia"/>
          <w:szCs w:val="20"/>
        </w:rPr>
        <w:t>AIGC</w:t>
      </w:r>
      <w:r>
        <w:rPr>
          <w:rFonts w:hint="eastAsia"/>
          <w:szCs w:val="20"/>
        </w:rPr>
        <w:t>剽窃问题上的可行性和有效性已经得到了法律制定者的重视与采纳。</w:t>
      </w:r>
      <w:r>
        <w:rPr>
          <w:rFonts w:hint="eastAsia"/>
          <w:szCs w:val="20"/>
        </w:rPr>
        <w:t>2024</w:t>
      </w:r>
      <w:r>
        <w:rPr>
          <w:rFonts w:hint="eastAsia"/>
          <w:szCs w:val="20"/>
        </w:rPr>
        <w:t>年</w:t>
      </w:r>
      <w:r>
        <w:rPr>
          <w:rFonts w:hint="eastAsia"/>
          <w:szCs w:val="20"/>
        </w:rPr>
        <w:t>7</w:t>
      </w:r>
      <w:r>
        <w:rPr>
          <w:rFonts w:hint="eastAsia"/>
          <w:szCs w:val="20"/>
        </w:rPr>
        <w:t>月</w:t>
      </w:r>
      <w:r>
        <w:rPr>
          <w:rFonts w:hint="eastAsia"/>
          <w:szCs w:val="20"/>
        </w:rPr>
        <w:t>11</w:t>
      </w:r>
      <w:r>
        <w:rPr>
          <w:rFonts w:hint="eastAsia"/>
          <w:szCs w:val="20"/>
        </w:rPr>
        <w:t>日，有美国议员提出了《编辑和深度伪造内容来源保护完整性法案》（简称</w:t>
      </w:r>
      <w:ins w:id="332" w:author="沪楠 陈" w:date="2024-10-18T10:52:00Z">
        <w:r>
          <w:rPr>
            <w:rFonts w:hint="eastAsia"/>
            <w:szCs w:val="20"/>
          </w:rPr>
          <w:t>《</w:t>
        </w:r>
      </w:ins>
      <w:del w:id="333" w:author="沪楠 陈" w:date="2024-10-18T10:52:00Z">
        <w:r w:rsidDel="F3FBD0F8">
          <w:rPr>
            <w:rFonts w:hint="eastAsia"/>
            <w:szCs w:val="20"/>
          </w:rPr>
          <w:delText>“</w:delText>
        </w:r>
      </w:del>
      <w:r>
        <w:rPr>
          <w:rFonts w:hint="eastAsia"/>
          <w:szCs w:val="20"/>
        </w:rPr>
        <w:t>COPIED</w:t>
      </w:r>
      <w:r>
        <w:rPr>
          <w:rFonts w:hint="eastAsia"/>
          <w:szCs w:val="20"/>
        </w:rPr>
        <w:t>法案</w:t>
      </w:r>
      <w:ins w:id="334" w:author="沪楠 陈" w:date="2024-10-18T10:52:00Z">
        <w:r>
          <w:rPr>
            <w:rFonts w:hint="eastAsia"/>
            <w:szCs w:val="20"/>
          </w:rPr>
          <w:t>》</w:t>
        </w:r>
      </w:ins>
      <w:del w:id="335" w:author="沪楠 陈" w:date="2024-10-18T10:52:00Z">
        <w:r w:rsidDel="BD10E33C">
          <w:rPr>
            <w:rFonts w:hint="eastAsia"/>
            <w:szCs w:val="20"/>
          </w:rPr>
          <w:delText>”</w:delText>
        </w:r>
      </w:del>
      <w:r>
        <w:rPr>
          <w:rFonts w:hint="eastAsia"/>
          <w:szCs w:val="20"/>
        </w:rPr>
        <w:t>）。该法案一旦通过，将指示</w:t>
      </w:r>
      <w:ins w:id="336" w:author="沪楠 陈" w:date="2024-10-16T19:28:00Z">
        <w:r>
          <w:rPr>
            <w:rFonts w:hint="eastAsia"/>
            <w:szCs w:val="20"/>
          </w:rPr>
          <w:t>美国</w:t>
        </w:r>
      </w:ins>
      <w:r>
        <w:rPr>
          <w:rFonts w:hint="eastAsia"/>
          <w:szCs w:val="20"/>
        </w:rPr>
        <w:t>国家标准与技术研究所</w:t>
      </w:r>
      <w:del w:id="337" w:author="沪楠 陈" w:date="2024-10-16T19:28:00Z">
        <w:r w:rsidDel="1354E331">
          <w:rPr>
            <w:rFonts w:hint="eastAsia"/>
            <w:szCs w:val="20"/>
          </w:rPr>
          <w:delText>（</w:delText>
        </w:r>
        <w:r w:rsidDel="1354E331">
          <w:rPr>
            <w:rFonts w:hint="eastAsia"/>
            <w:szCs w:val="20"/>
          </w:rPr>
          <w:delText>NIST</w:delText>
        </w:r>
        <w:r w:rsidDel="1354E331">
          <w:rPr>
            <w:rFonts w:hint="eastAsia"/>
            <w:szCs w:val="20"/>
          </w:rPr>
          <w:delText>）</w:delText>
        </w:r>
      </w:del>
      <w:r>
        <w:rPr>
          <w:rFonts w:hint="eastAsia"/>
          <w:szCs w:val="20"/>
        </w:rPr>
        <w:t>制定人工智能水印标准和指导方针。这些标准将提高透明度，以确定内容是否由人工智能生成或操纵，以及人工智能内容的来源，并禁止他人的未经许可篡改。与此同时，</w:t>
      </w:r>
      <w:del w:id="338" w:author="沪楠 陈" w:date="2024-10-18T15:06:00Z" w16du:dateUtc="2024-10-18T07:06:00Z">
        <w:r w:rsidDel="00ED5613">
          <w:rPr>
            <w:rFonts w:hint="eastAsia"/>
            <w:szCs w:val="20"/>
          </w:rPr>
          <w:delText>2024</w:delText>
        </w:r>
        <w:r w:rsidDel="00ED5613">
          <w:rPr>
            <w:rFonts w:hint="eastAsia"/>
            <w:szCs w:val="20"/>
          </w:rPr>
          <w:delText>年</w:delText>
        </w:r>
        <w:r w:rsidDel="00ED5613">
          <w:rPr>
            <w:rFonts w:hint="eastAsia"/>
            <w:szCs w:val="20"/>
          </w:rPr>
          <w:delText>6</w:delText>
        </w:r>
        <w:r w:rsidDel="00ED5613">
          <w:rPr>
            <w:rFonts w:hint="eastAsia"/>
            <w:szCs w:val="20"/>
          </w:rPr>
          <w:delText>月</w:delText>
        </w:r>
        <w:r w:rsidDel="00ED5613">
          <w:rPr>
            <w:rFonts w:hint="eastAsia"/>
            <w:szCs w:val="20"/>
          </w:rPr>
          <w:delText>25</w:delText>
        </w:r>
        <w:r w:rsidDel="00ED5613">
          <w:rPr>
            <w:rFonts w:hint="eastAsia"/>
            <w:szCs w:val="20"/>
          </w:rPr>
          <w:delText>日</w:delText>
        </w:r>
      </w:del>
      <w:r>
        <w:rPr>
          <w:rFonts w:hint="eastAsia"/>
          <w:szCs w:val="20"/>
        </w:rPr>
        <w:t>我国国家标准化管理委员会</w:t>
      </w:r>
      <w:ins w:id="339" w:author="沪楠 陈" w:date="2024-10-18T15:06:00Z" w16du:dateUtc="2024-10-18T07:06:00Z">
        <w:r w:rsidR="00ED5613">
          <w:rPr>
            <w:rFonts w:hint="eastAsia"/>
            <w:szCs w:val="20"/>
          </w:rPr>
          <w:t>于</w:t>
        </w:r>
        <w:r w:rsidR="00ED5613">
          <w:rPr>
            <w:rFonts w:hint="eastAsia"/>
            <w:szCs w:val="20"/>
          </w:rPr>
          <w:t>2024</w:t>
        </w:r>
        <w:r w:rsidR="00ED5613">
          <w:rPr>
            <w:rFonts w:hint="eastAsia"/>
            <w:szCs w:val="20"/>
          </w:rPr>
          <w:t>年</w:t>
        </w:r>
        <w:r w:rsidR="00ED5613">
          <w:rPr>
            <w:rFonts w:hint="eastAsia"/>
            <w:szCs w:val="20"/>
          </w:rPr>
          <w:t>6</w:t>
        </w:r>
        <w:r w:rsidR="00ED5613">
          <w:rPr>
            <w:rFonts w:hint="eastAsia"/>
            <w:szCs w:val="20"/>
          </w:rPr>
          <w:t>月</w:t>
        </w:r>
        <w:r w:rsidR="00ED5613">
          <w:rPr>
            <w:rFonts w:hint="eastAsia"/>
            <w:szCs w:val="20"/>
          </w:rPr>
          <w:t>25</w:t>
        </w:r>
        <w:r w:rsidR="00ED5613">
          <w:rPr>
            <w:rFonts w:hint="eastAsia"/>
            <w:szCs w:val="20"/>
          </w:rPr>
          <w:t>日</w:t>
        </w:r>
      </w:ins>
      <w:r>
        <w:rPr>
          <w:rFonts w:hint="eastAsia"/>
          <w:szCs w:val="20"/>
        </w:rPr>
        <w:t>下达的强制性国家标准制修订计划中，也包括了一项委托全国网络安全标准化技术委员会制定的标准项目：《网络安全技术</w:t>
      </w:r>
      <w:r>
        <w:rPr>
          <w:rFonts w:hint="eastAsia"/>
          <w:szCs w:val="20"/>
        </w:rPr>
        <w:t xml:space="preserve"> </w:t>
      </w:r>
      <w:r>
        <w:rPr>
          <w:rFonts w:hint="eastAsia"/>
          <w:szCs w:val="20"/>
        </w:rPr>
        <w:t>人工智能生成合成内容标识方法》，其目的也正是为了确立</w:t>
      </w:r>
      <w:r>
        <w:rPr>
          <w:rFonts w:hint="eastAsia"/>
          <w:szCs w:val="20"/>
        </w:rPr>
        <w:t>AIGC</w:t>
      </w:r>
      <w:r>
        <w:rPr>
          <w:rFonts w:hint="eastAsia"/>
          <w:szCs w:val="20"/>
        </w:rPr>
        <w:t>的标识标准和方法。</w:t>
      </w:r>
    </w:p>
    <w:p w14:paraId="06979816" w14:textId="77777777" w:rsidR="002A315E" w:rsidRDefault="00000000">
      <w:pPr>
        <w:ind w:firstLine="422"/>
        <w:outlineLvl w:val="3"/>
        <w:rPr>
          <w:b/>
          <w:bCs/>
          <w:szCs w:val="20"/>
        </w:rPr>
      </w:pPr>
      <w:r>
        <w:rPr>
          <w:rFonts w:hint="eastAsia"/>
          <w:b/>
          <w:bCs/>
          <w:szCs w:val="20"/>
        </w:rPr>
        <w:t xml:space="preserve">2. </w:t>
      </w:r>
      <w:r>
        <w:rPr>
          <w:rFonts w:hint="eastAsia"/>
          <w:b/>
          <w:bCs/>
          <w:szCs w:val="20"/>
        </w:rPr>
        <w:t>具体的制度安排</w:t>
      </w:r>
    </w:p>
    <w:p w14:paraId="00B243E9" w14:textId="56C4ED05" w:rsidR="002A315E" w:rsidRDefault="00000000">
      <w:pPr>
        <w:ind w:firstLine="420"/>
        <w:rPr>
          <w:szCs w:val="20"/>
        </w:rPr>
      </w:pPr>
      <w:r>
        <w:rPr>
          <w:rFonts w:hint="eastAsia"/>
          <w:szCs w:val="20"/>
        </w:rPr>
        <w:t>技术治理并不简单的等同治理技术，仍需要</w:t>
      </w:r>
      <w:ins w:id="340" w:author="沪楠 陈" w:date="2024-10-18T15:11:00Z" w16du:dateUtc="2024-10-18T07:11:00Z">
        <w:r w:rsidR="00ED5613">
          <w:rPr>
            <w:rFonts w:hint="eastAsia"/>
            <w:szCs w:val="20"/>
          </w:rPr>
          <w:t>配套</w:t>
        </w:r>
      </w:ins>
      <w:r>
        <w:rPr>
          <w:rFonts w:hint="eastAsia"/>
          <w:szCs w:val="20"/>
        </w:rPr>
        <w:t>一系列</w:t>
      </w:r>
      <w:del w:id="341" w:author="沪楠 陈" w:date="2024-10-18T15:11:00Z" w16du:dateUtc="2024-10-18T07:11:00Z">
        <w:r w:rsidDel="00ED5613">
          <w:rPr>
            <w:rFonts w:hint="eastAsia"/>
            <w:szCs w:val="20"/>
          </w:rPr>
          <w:delText>配套</w:delText>
        </w:r>
      </w:del>
      <w:r>
        <w:rPr>
          <w:rFonts w:hint="eastAsia"/>
          <w:szCs w:val="20"/>
        </w:rPr>
        <w:t>的制度安排以</w:t>
      </w:r>
      <w:del w:id="342" w:author="沪楠 陈" w:date="2024-10-18T15:11:00Z" w16du:dateUtc="2024-10-18T07:11:00Z">
        <w:r w:rsidDel="00ED5613">
          <w:rPr>
            <w:rFonts w:hint="eastAsia"/>
            <w:szCs w:val="20"/>
          </w:rPr>
          <w:delText>达到</w:delText>
        </w:r>
      </w:del>
      <w:ins w:id="343" w:author="沪楠 陈" w:date="2024-10-18T15:11:00Z" w16du:dateUtc="2024-10-18T07:11:00Z">
        <w:r w:rsidR="00ED5613">
          <w:rPr>
            <w:rFonts w:hint="eastAsia"/>
            <w:szCs w:val="20"/>
          </w:rPr>
          <w:t>实现</w:t>
        </w:r>
      </w:ins>
      <w:r>
        <w:rPr>
          <w:rFonts w:hint="eastAsia"/>
          <w:szCs w:val="20"/>
        </w:rPr>
        <w:t>最好的治理效果。当下我国高等教育想要围绕</w:t>
      </w:r>
      <w:r>
        <w:rPr>
          <w:rFonts w:hint="eastAsia"/>
          <w:szCs w:val="20"/>
        </w:rPr>
        <w:t>AIGC</w:t>
      </w:r>
      <w:r>
        <w:rPr>
          <w:rFonts w:hint="eastAsia"/>
          <w:szCs w:val="20"/>
        </w:rPr>
        <w:t>使用的透明度原则构建技术治理制度需要从法律和学术诚信政策上做出相应的适配。</w:t>
      </w:r>
    </w:p>
    <w:p w14:paraId="51E3F2CC" w14:textId="78A69720" w:rsidR="002A315E" w:rsidRDefault="00000000">
      <w:pPr>
        <w:ind w:firstLine="420"/>
      </w:pPr>
      <w:r>
        <w:rPr>
          <w:rFonts w:hint="eastAsia"/>
          <w:szCs w:val="20"/>
        </w:rPr>
        <w:t>第一，</w:t>
      </w:r>
      <w:bookmarkStart w:id="344" w:name="_Hlk173424608"/>
      <w:r>
        <w:rPr>
          <w:rFonts w:hint="eastAsia"/>
          <w:szCs w:val="20"/>
        </w:rPr>
        <w:t>GAI</w:t>
      </w:r>
      <w:r>
        <w:rPr>
          <w:rFonts w:hint="eastAsia"/>
          <w:szCs w:val="20"/>
        </w:rPr>
        <w:t>服务提供者的透明度义务及其法律保障</w:t>
      </w:r>
      <w:bookmarkEnd w:id="344"/>
      <w:r>
        <w:rPr>
          <w:rFonts w:hint="eastAsia"/>
          <w:szCs w:val="20"/>
        </w:rPr>
        <w:t>。如前所述，以生成式数字水印为首的标识技术通常</w:t>
      </w:r>
      <w:del w:id="345" w:author="Paul Zhang" w:date="2024-10-18T22:41:00Z" w16du:dateUtc="2024-10-18T14:41:00Z">
        <w:r w:rsidDel="00B96BA2">
          <w:rPr>
            <w:rFonts w:hint="eastAsia"/>
            <w:szCs w:val="20"/>
          </w:rPr>
          <w:delText>在</w:delText>
        </w:r>
      </w:del>
      <w:r>
        <w:rPr>
          <w:rFonts w:hint="eastAsia"/>
          <w:szCs w:val="20"/>
        </w:rPr>
        <w:t>应用在</w:t>
      </w:r>
      <w:r>
        <w:rPr>
          <w:rFonts w:hint="eastAsia"/>
          <w:szCs w:val="20"/>
        </w:rPr>
        <w:t>GAI</w:t>
      </w:r>
      <w:r>
        <w:rPr>
          <w:rFonts w:hint="eastAsia"/>
          <w:szCs w:val="20"/>
        </w:rPr>
        <w:t>的生成过程中</w:t>
      </w:r>
      <w:ins w:id="346" w:author="M2012K11AC" w:date="2024-10-18T13:18:00Z">
        <w:r>
          <w:rPr>
            <w:szCs w:val="20"/>
          </w:rPr>
          <w:t>。</w:t>
        </w:r>
      </w:ins>
      <w:del w:id="347" w:author="M2012K11AC" w:date="2024-10-18T13:18:00Z">
        <w:r w:rsidDel="C9B499BC">
          <w:rPr>
            <w:rFonts w:hint="eastAsia"/>
            <w:szCs w:val="20"/>
          </w:rPr>
          <w:delText>，</w:delText>
        </w:r>
      </w:del>
      <w:r>
        <w:rPr>
          <w:rFonts w:hint="eastAsia"/>
          <w:szCs w:val="20"/>
        </w:rPr>
        <w:t>这意味着标识技术的应用</w:t>
      </w:r>
      <w:del w:id="348" w:author="Paul Zhang" w:date="2024-10-18T22:41:00Z" w16du:dateUtc="2024-10-18T14:41:00Z">
        <w:r w:rsidDel="00B96BA2">
          <w:rPr>
            <w:rFonts w:hint="eastAsia"/>
            <w:szCs w:val="20"/>
          </w:rPr>
          <w:delText>无疑</w:delText>
        </w:r>
      </w:del>
      <w:r>
        <w:rPr>
          <w:rFonts w:hint="eastAsia"/>
          <w:szCs w:val="20"/>
        </w:rPr>
        <w:t>需要</w:t>
      </w:r>
      <w:r>
        <w:rPr>
          <w:rFonts w:hint="eastAsia"/>
          <w:szCs w:val="20"/>
        </w:rPr>
        <w:t>GAI</w:t>
      </w:r>
      <w:r>
        <w:rPr>
          <w:rFonts w:hint="eastAsia"/>
          <w:szCs w:val="20"/>
        </w:rPr>
        <w:t>服</w:t>
      </w:r>
      <w:r>
        <w:rPr>
          <w:rFonts w:hint="eastAsia"/>
          <w:szCs w:val="20"/>
        </w:rPr>
        <w:lastRenderedPageBreak/>
        <w:t>务提供者的配合——通常而言</w:t>
      </w:r>
      <w:ins w:id="349" w:author="M2012K11AC" w:date="2024-10-18T13:18:00Z">
        <w:r>
          <w:rPr>
            <w:szCs w:val="20"/>
          </w:rPr>
          <w:t>，</w:t>
        </w:r>
      </w:ins>
      <w:r>
        <w:rPr>
          <w:rFonts w:hint="eastAsia"/>
          <w:szCs w:val="20"/>
        </w:rPr>
        <w:t>这对企业是一种额外的负担，企业也会主张技术中立的抗辩。</w:t>
      </w:r>
      <w:r>
        <w:rPr>
          <w:rFonts w:hint="eastAsia"/>
        </w:rPr>
        <w:t>然而，从收益与责任相匹配的角度，</w:t>
      </w:r>
      <w:r>
        <w:rPr>
          <w:rFonts w:hint="eastAsia"/>
        </w:rPr>
        <w:t>AIGC</w:t>
      </w:r>
      <w:r>
        <w:rPr>
          <w:rFonts w:hint="eastAsia"/>
        </w:rPr>
        <w:t>服务提供者有义务配合技术治理路径的推进。</w:t>
      </w:r>
      <w:r>
        <w:rPr>
          <w:rFonts w:hint="eastAsia"/>
          <w:szCs w:val="20"/>
        </w:rPr>
        <w:t>根据</w:t>
      </w:r>
      <w:r>
        <w:rPr>
          <w:rFonts w:hint="eastAsia"/>
        </w:rPr>
        <w:t>福柯的知识权利说，“知识是权力产生和掌握的重要手段”</w:t>
      </w:r>
      <w:del w:id="350" w:author="沪楠 陈" w:date="2024-10-17T20:56:00Z">
        <w:r w:rsidDel="15BA4297">
          <w:rPr>
            <w:szCs w:val="20"/>
          </w:rPr>
          <w:delText xml:space="preserve"> </w:delText>
        </w:r>
      </w:del>
      <w:r>
        <w:rPr>
          <w:szCs w:val="20"/>
        </w:rPr>
        <w:fldChar w:fldCharType="begin"/>
      </w:r>
      <w:r>
        <w:rPr>
          <w:rFonts w:hint="eastAsia"/>
          <w:szCs w:val="20"/>
        </w:rPr>
        <w:instrText xml:space="preserve"> ADDIN ZOTERO_ITEM CSL_CITATION {"citationID":"jxfKdaJo","properties":{"formattedCitation":"\\uc0\\u65288{}\\uc0\\u31859{}\\uc0\\u27463{}\\uc0\\u23572{}\\uc0\\u183{}\\uc0\\u31119{}\\uc0\\u26607{}\\uc0\\u65292{}2021\\uc0\\u65289{}","plainCitation":"</w:instrText>
      </w:r>
      <w:r>
        <w:rPr>
          <w:rFonts w:hint="eastAsia"/>
          <w:szCs w:val="20"/>
        </w:rPr>
        <w:instrText>（米歇尔·福柯，</w:instrText>
      </w:r>
      <w:r>
        <w:rPr>
          <w:rFonts w:hint="eastAsia"/>
          <w:szCs w:val="20"/>
        </w:rPr>
        <w:instrText>2021</w:instrText>
      </w:r>
      <w:r>
        <w:rPr>
          <w:rFonts w:hint="eastAsia"/>
          <w:szCs w:val="20"/>
        </w:rPr>
        <w:instrText>）</w:instrText>
      </w:r>
      <w:r>
        <w:rPr>
          <w:rFonts w:hint="eastAsia"/>
          <w:szCs w:val="20"/>
        </w:rPr>
        <w:instrText>","dontUpdate":true,"noteIndex":0},"citationItems":[{"id":2750,"uris":["http://zotero.org/users/12109334/items/GH37FNXA"],"itemData":{"id":2750,"type":"book","event-place":"</w:instrText>
      </w:r>
      <w:r>
        <w:rPr>
          <w:rFonts w:hint="eastAsia"/>
          <w:szCs w:val="20"/>
        </w:rPr>
        <w:instrText>北京</w:instrText>
      </w:r>
      <w:r>
        <w:rPr>
          <w:rFonts w:hint="eastAsia"/>
          <w:szCs w:val="20"/>
        </w:rPr>
        <w:instrText>","language":"zh-CN","publisher":"</w:instrText>
      </w:r>
      <w:r>
        <w:rPr>
          <w:rFonts w:hint="eastAsia"/>
          <w:szCs w:val="20"/>
        </w:rPr>
        <w:instrText>生活·读书·新知三联书店</w:instrText>
      </w:r>
      <w:r>
        <w:rPr>
          <w:rFonts w:hint="eastAsia"/>
          <w:szCs w:val="20"/>
        </w:rPr>
        <w:instrText>","publisher-place":"</w:instrText>
      </w:r>
      <w:r>
        <w:rPr>
          <w:rFonts w:hint="eastAsia"/>
          <w:szCs w:val="20"/>
        </w:rPr>
        <w:instrText>北京</w:instrText>
      </w:r>
      <w:r>
        <w:rPr>
          <w:rFonts w:hint="eastAsia"/>
          <w:szCs w:val="20"/>
        </w:rPr>
        <w:instrText>","title":"</w:instrText>
      </w:r>
      <w:r>
        <w:rPr>
          <w:rFonts w:hint="eastAsia"/>
          <w:szCs w:val="20"/>
        </w:rPr>
        <w:instrText>规训与惩戒</w:instrText>
      </w:r>
      <w:r>
        <w:rPr>
          <w:rFonts w:hint="eastAsia"/>
          <w:szCs w:val="20"/>
        </w:rPr>
        <w:instrText>","translator":[{"literal":"</w:instrText>
      </w:r>
      <w:r>
        <w:rPr>
          <w:rFonts w:hint="eastAsia"/>
          <w:szCs w:val="20"/>
        </w:rPr>
        <w:instrText>董树宝</w:instrText>
      </w:r>
      <w:r>
        <w:rPr>
          <w:rFonts w:hint="eastAsia"/>
          <w:szCs w:val="20"/>
        </w:rPr>
        <w:instrText>"}],"author":[{"literal":"</w:instrText>
      </w:r>
      <w:r>
        <w:rPr>
          <w:rFonts w:hint="eastAsia"/>
          <w:szCs w:val="20"/>
        </w:rPr>
        <w:instrText>米歇尔·福柯</w:instrText>
      </w:r>
      <w:r>
        <w:rPr>
          <w:rFonts w:hint="eastAsia"/>
          <w:szCs w:val="20"/>
        </w:rPr>
        <w:instrText xml:space="preserve">"}],"issued":{"date-parts":[["2021"]]}}}],"schema":"https://github.com/citation-style-language/schema/raw/master/csl-citation.json"} </w:instrText>
      </w:r>
      <w:r>
        <w:rPr>
          <w:szCs w:val="20"/>
        </w:rPr>
        <w:fldChar w:fldCharType="separate"/>
      </w:r>
      <w:r>
        <w:rPr>
          <w:rFonts w:cs="Times New Roman"/>
          <w:kern w:val="0"/>
          <w:szCs w:val="24"/>
        </w:rPr>
        <w:t>（</w:t>
      </w:r>
      <w:ins w:id="351" w:author="莉 刘" w:date="2024-10-22T14:10:00Z" w16du:dateUtc="2024-10-22T06:10:00Z">
        <w:r w:rsidR="00BE3796" w:rsidRPr="00A84E0D">
          <w:rPr>
            <w:rFonts w:cs="Times New Roman" w:hint="eastAsia"/>
            <w:kern w:val="0"/>
            <w:szCs w:val="24"/>
            <w:rPrChange w:id="352" w:author="沪楠 陈" w:date="2024-10-22T15:56:00Z" w16du:dateUtc="2024-10-22T07:56:00Z">
              <w:rPr>
                <w:rFonts w:cs="Times New Roman" w:hint="eastAsia"/>
                <w:kern w:val="0"/>
                <w:sz w:val="24"/>
                <w:szCs w:val="24"/>
              </w:rPr>
            </w:rPrChange>
          </w:rPr>
          <w:t>米歇尔</w:t>
        </w:r>
        <w:r w:rsidR="00BE3796" w:rsidRPr="00A84E0D">
          <w:rPr>
            <w:rFonts w:cs="Times New Roman"/>
            <w:kern w:val="0"/>
            <w:szCs w:val="24"/>
            <w:rPrChange w:id="353" w:author="沪楠 陈" w:date="2024-10-22T15:56:00Z" w16du:dateUtc="2024-10-22T07:56:00Z">
              <w:rPr>
                <w:rFonts w:cs="Times New Roman"/>
                <w:kern w:val="0"/>
                <w:sz w:val="24"/>
                <w:szCs w:val="24"/>
              </w:rPr>
            </w:rPrChange>
          </w:rPr>
          <w:t>·</w:t>
        </w:r>
      </w:ins>
      <w:r>
        <w:rPr>
          <w:rFonts w:cs="Times New Roman"/>
          <w:kern w:val="0"/>
          <w:szCs w:val="24"/>
        </w:rPr>
        <w:t>福柯，</w:t>
      </w:r>
      <w:r>
        <w:rPr>
          <w:rFonts w:cs="Times New Roman"/>
          <w:kern w:val="0"/>
          <w:szCs w:val="24"/>
        </w:rPr>
        <w:t>2021</w:t>
      </w:r>
      <w:r>
        <w:rPr>
          <w:rFonts w:cs="Times New Roman" w:hint="eastAsia"/>
          <w:kern w:val="0"/>
          <w:szCs w:val="24"/>
        </w:rPr>
        <w:t>，</w:t>
      </w:r>
      <w:r>
        <w:rPr>
          <w:rFonts w:cs="Times New Roman" w:hint="eastAsia"/>
          <w:kern w:val="0"/>
          <w:szCs w:val="24"/>
        </w:rPr>
        <w:t>p. 29</w:t>
      </w:r>
      <w:r>
        <w:rPr>
          <w:rFonts w:cs="Times New Roman"/>
          <w:kern w:val="0"/>
          <w:szCs w:val="24"/>
        </w:rPr>
        <w:t>）</w:t>
      </w:r>
      <w:r>
        <w:rPr>
          <w:szCs w:val="20"/>
        </w:rPr>
        <w:fldChar w:fldCharType="end"/>
      </w:r>
      <w:r>
        <w:rPr>
          <w:rFonts w:hint="eastAsia"/>
          <w:szCs w:val="20"/>
        </w:rPr>
        <w:t>，</w:t>
      </w:r>
      <w:r>
        <w:rPr>
          <w:rFonts w:hint="eastAsia"/>
        </w:rPr>
        <w:t>互联网平台</w:t>
      </w:r>
      <w:r>
        <w:rPr>
          <w:rFonts w:hint="eastAsia"/>
          <w:szCs w:val="20"/>
        </w:rPr>
        <w:t>凭借其提供各类内容信息的服务</w:t>
      </w:r>
      <w:r>
        <w:rPr>
          <w:rFonts w:hint="eastAsia"/>
        </w:rPr>
        <w:t>已成为权威知识的新来源并因此获得巨大利益</w:t>
      </w:r>
      <w:r>
        <w:rPr>
          <w:szCs w:val="20"/>
          <w:highlight w:val="yellow"/>
        </w:rPr>
        <w:fldChar w:fldCharType="begin"/>
      </w:r>
      <w:r>
        <w:rPr>
          <w:rFonts w:hint="eastAsia"/>
          <w:szCs w:val="20"/>
          <w:highlight w:val="yellow"/>
        </w:rPr>
        <w:instrText xml:space="preserve"> ADDIN ZOTERO_ITEM CSL_CITATION {"citationID":"4DBXtERA","properties":{"formattedCitation":"\\uc0\\u65288{}\\uc0\\u38472{}\\uc0\\u20840{}\\uc0\\u30495{}\\uc0\\u65292{}2023\\uc0\\u65289{}","plainCitation":"</w:instrText>
      </w:r>
      <w:r>
        <w:rPr>
          <w:rFonts w:hint="eastAsia"/>
          <w:szCs w:val="20"/>
          <w:highlight w:val="yellow"/>
        </w:rPr>
        <w:instrText>（陈全真，</w:instrText>
      </w:r>
      <w:r>
        <w:rPr>
          <w:rFonts w:hint="eastAsia"/>
          <w:szCs w:val="20"/>
          <w:highlight w:val="yellow"/>
        </w:rPr>
        <w:instrText>2023</w:instrText>
      </w:r>
      <w:r>
        <w:rPr>
          <w:rFonts w:hint="eastAsia"/>
          <w:szCs w:val="20"/>
          <w:highlight w:val="yellow"/>
        </w:rPr>
        <w:instrText>）</w:instrText>
      </w:r>
      <w:r>
        <w:rPr>
          <w:rFonts w:hint="eastAsia"/>
          <w:szCs w:val="20"/>
          <w:highlight w:val="yellow"/>
        </w:rPr>
        <w:instrText>","noteIndex":0},"citationItems":[{"id":984,"uris":["http://zotero.org/users/12109334/items/NKID93FB"],"itemData":{"id":984,"type":"article-journal","abstract":"Web3.0</w:instrText>
      </w:r>
      <w:r>
        <w:rPr>
          <w:rFonts w:hint="eastAsia"/>
          <w:szCs w:val="20"/>
          <w:highlight w:val="yellow"/>
        </w:rPr>
        <w:instrText>时代，区块链技术构筑的分布式网络使得用户开始掌握数据主权，网络内容从生产到价值分配均归用户所有。但以</w:instrText>
      </w:r>
      <w:r>
        <w:rPr>
          <w:rFonts w:hint="eastAsia"/>
          <w:szCs w:val="20"/>
          <w:highlight w:val="yellow"/>
        </w:rPr>
        <w:instrText>ChatGPT</w:instrText>
      </w:r>
      <w:r>
        <w:rPr>
          <w:rFonts w:hint="eastAsia"/>
          <w:szCs w:val="20"/>
          <w:highlight w:val="yellow"/>
        </w:rPr>
        <w:instrText>为代表的生成式人工智能的出现，意味着散落于用户手中的数据资源将再次聚集，其与下游互联网平台结合后将改变知识权威性的来源，生成式人工智能将会成为</w:instrText>
      </w:r>
      <w:r>
        <w:rPr>
          <w:rFonts w:hint="eastAsia"/>
          <w:szCs w:val="20"/>
          <w:highlight w:val="yellow"/>
        </w:rPr>
        <w:instrText>Web3.0</w:instrText>
      </w:r>
      <w:r>
        <w:rPr>
          <w:rFonts w:hint="eastAsia"/>
          <w:szCs w:val="20"/>
          <w:highlight w:val="yellow"/>
        </w:rPr>
        <w:instrText>时代的网络集权工具，平台权力再次走向中心化将成为可能。对于“平台</w:instrText>
      </w:r>
      <w:r>
        <w:rPr>
          <w:rFonts w:hint="eastAsia"/>
          <w:szCs w:val="20"/>
          <w:highlight w:val="yellow"/>
        </w:rPr>
        <w:instrText>+</w:instrText>
      </w:r>
      <w:r>
        <w:rPr>
          <w:rFonts w:hint="eastAsia"/>
          <w:szCs w:val="20"/>
          <w:highlight w:val="yellow"/>
        </w:rPr>
        <w:instrText>生成式人工智能”可能引发的技术风险，不宜过早地实施外部法律控制，而是应当采取“技术先行”的方案，首先依靠技术手段予以内部优化，同时，在政策层面秉持包容审慎的态度，采取一种“边发展，边治理”的应对策略。</w:instrText>
      </w:r>
      <w:r>
        <w:rPr>
          <w:rFonts w:hint="eastAsia"/>
          <w:szCs w:val="20"/>
          <w:highlight w:val="yellow"/>
        </w:rPr>
        <w:instrText>","container-title":"</w:instrText>
      </w:r>
      <w:r>
        <w:rPr>
          <w:rFonts w:hint="eastAsia"/>
          <w:szCs w:val="20"/>
          <w:highlight w:val="yellow"/>
        </w:rPr>
        <w:instrText>东方法学</w:instrText>
      </w:r>
      <w:r>
        <w:rPr>
          <w:rFonts w:hint="eastAsia"/>
          <w:szCs w:val="20"/>
          <w:highlight w:val="yellow"/>
        </w:rPr>
        <w:instrText xml:space="preserve">","DOI":"10.19404/j.cnki.dffx.20230512.002","ISSN":"1674-4039","issue":"3","language":"zh-CN","note":"Core: </w:instrText>
      </w:r>
      <w:r>
        <w:rPr>
          <w:rFonts w:hint="eastAsia"/>
          <w:szCs w:val="20"/>
          <w:highlight w:val="yellow"/>
        </w:rPr>
        <w:instrText>北大核心</w:instrText>
      </w:r>
      <w:r>
        <w:rPr>
          <w:rFonts w:hint="eastAsia"/>
          <w:szCs w:val="20"/>
          <w:highlight w:val="yellow"/>
        </w:rPr>
        <w:instrText>, CSSCI, AMI","page":"61-71","source":"CNKI","title":"</w:instrText>
      </w:r>
      <w:r>
        <w:rPr>
          <w:rFonts w:hint="eastAsia"/>
          <w:szCs w:val="20"/>
          <w:highlight w:val="yellow"/>
        </w:rPr>
        <w:instrText>生成式人工智能与平台权力的再中心化</w:instrText>
      </w:r>
      <w:r>
        <w:rPr>
          <w:rFonts w:hint="eastAsia"/>
          <w:szCs w:val="20"/>
          <w:highlight w:val="yellow"/>
        </w:rPr>
        <w:instrText>","author":[{"literal":"</w:instrText>
      </w:r>
      <w:r>
        <w:rPr>
          <w:rFonts w:hint="eastAsia"/>
          <w:szCs w:val="20"/>
          <w:highlight w:val="yellow"/>
        </w:rPr>
        <w:instrText>陈全真</w:instrText>
      </w:r>
      <w:r>
        <w:rPr>
          <w:rFonts w:hint="eastAsia"/>
          <w:szCs w:val="20"/>
          <w:highlight w:val="yellow"/>
        </w:rPr>
        <w:instrText xml:space="preserve">"}],"issued":{"date-parts":[["2023"]]}}}],"schema":"https://github.com/citation-style-language/schema/raw/master/csl-citation.json"} </w:instrText>
      </w:r>
      <w:r>
        <w:rPr>
          <w:szCs w:val="20"/>
          <w:highlight w:val="yellow"/>
        </w:rPr>
        <w:fldChar w:fldCharType="separate"/>
      </w:r>
      <w:r>
        <w:rPr>
          <w:rFonts w:cs="Times New Roman"/>
          <w:kern w:val="0"/>
          <w:szCs w:val="24"/>
        </w:rPr>
        <w:t>（陈全真，</w:t>
      </w:r>
      <w:r>
        <w:rPr>
          <w:rFonts w:cs="Times New Roman"/>
          <w:kern w:val="0"/>
          <w:szCs w:val="24"/>
        </w:rPr>
        <w:t>2023</w:t>
      </w:r>
      <w:r>
        <w:rPr>
          <w:rFonts w:cs="Times New Roman"/>
          <w:kern w:val="0"/>
          <w:szCs w:val="24"/>
        </w:rPr>
        <w:t>）</w:t>
      </w:r>
      <w:r>
        <w:rPr>
          <w:szCs w:val="20"/>
          <w:highlight w:val="yellow"/>
        </w:rPr>
        <w:fldChar w:fldCharType="end"/>
      </w:r>
      <w:r>
        <w:rPr>
          <w:rFonts w:hint="eastAsia"/>
        </w:rPr>
        <w:t>。</w:t>
      </w:r>
      <w:r>
        <w:rPr>
          <w:rFonts w:hint="eastAsia"/>
          <w:szCs w:val="20"/>
        </w:rPr>
        <w:t>在</w:t>
      </w:r>
      <w:r>
        <w:rPr>
          <w:rFonts w:hint="eastAsia"/>
          <w:szCs w:val="20"/>
        </w:rPr>
        <w:t>AIGC</w:t>
      </w:r>
      <w:r>
        <w:rPr>
          <w:rFonts w:hint="eastAsia"/>
          <w:szCs w:val="20"/>
        </w:rPr>
        <w:t>时代，</w:t>
      </w:r>
      <w:r>
        <w:rPr>
          <w:rFonts w:hint="eastAsia"/>
        </w:rPr>
        <w:t>G</w:t>
      </w:r>
      <w:r>
        <w:t>AI</w:t>
      </w:r>
      <w:r>
        <w:rPr>
          <w:rFonts w:hint="eastAsia"/>
          <w:szCs w:val="20"/>
        </w:rPr>
        <w:t>凭借其海量数据</w:t>
      </w:r>
      <w:proofErr w:type="gramStart"/>
      <w:r>
        <w:rPr>
          <w:rFonts w:hint="eastAsia"/>
          <w:szCs w:val="20"/>
        </w:rPr>
        <w:t>和算力</w:t>
      </w:r>
      <w:r>
        <w:rPr>
          <w:rFonts w:hint="eastAsia"/>
        </w:rPr>
        <w:t>创造</w:t>
      </w:r>
      <w:proofErr w:type="gramEnd"/>
      <w:r>
        <w:rPr>
          <w:rFonts w:hint="eastAsia"/>
        </w:rPr>
        <w:t>的了更多的知识</w:t>
      </w:r>
      <w:r>
        <w:rPr>
          <w:rFonts w:hint="eastAsia"/>
          <w:szCs w:val="20"/>
        </w:rPr>
        <w:t>并将逐渐成为新的权威性来源，</w:t>
      </w:r>
      <w:del w:id="354" w:author="沪楠 陈" w:date="2024-10-17T20:56:00Z">
        <w:r w:rsidDel="4E45AA0F">
          <w:rPr>
            <w:rFonts w:hint="eastAsia"/>
            <w:szCs w:val="20"/>
          </w:rPr>
          <w:delText xml:space="preserve"> </w:delText>
        </w:r>
      </w:del>
      <w:r>
        <w:rPr>
          <w:rFonts w:hint="eastAsia"/>
          <w:szCs w:val="20"/>
        </w:rPr>
        <w:t>GAI</w:t>
      </w:r>
      <w:r>
        <w:rPr>
          <w:rFonts w:hint="eastAsia"/>
          <w:szCs w:val="20"/>
        </w:rPr>
        <w:t>服务提供者也同样因此</w:t>
      </w:r>
      <w:r>
        <w:rPr>
          <w:rFonts w:hint="eastAsia"/>
        </w:rPr>
        <w:t>争取到了更多的权力，</w:t>
      </w:r>
      <w:r>
        <w:rPr>
          <w:rFonts w:hint="eastAsia"/>
          <w:szCs w:val="20"/>
        </w:rPr>
        <w:t>但这也意味着它们</w:t>
      </w:r>
      <w:r>
        <w:rPr>
          <w:rFonts w:hint="eastAsia"/>
        </w:rPr>
        <w:t>在享受巨大收益时也应承担相应的义务。</w:t>
      </w:r>
      <w:r>
        <w:rPr>
          <w:rFonts w:hint="eastAsia"/>
          <w:szCs w:val="20"/>
        </w:rPr>
        <w:t>尤其是当</w:t>
      </w:r>
      <w:r>
        <w:rPr>
          <w:rFonts w:hint="eastAsia"/>
          <w:szCs w:val="20"/>
        </w:rPr>
        <w:t>AIGC</w:t>
      </w:r>
      <w:r>
        <w:rPr>
          <w:rFonts w:hint="eastAsia"/>
          <w:szCs w:val="20"/>
        </w:rPr>
        <w:t>在教育上带来了更多的社会负外部性时，</w:t>
      </w:r>
      <w:r>
        <w:rPr>
          <w:rFonts w:hint="eastAsia"/>
          <w:szCs w:val="20"/>
        </w:rPr>
        <w:t>GAI</w:t>
      </w:r>
      <w:r>
        <w:rPr>
          <w:rFonts w:hint="eastAsia"/>
          <w:szCs w:val="20"/>
        </w:rPr>
        <w:t>服务提供者</w:t>
      </w:r>
      <w:r>
        <w:rPr>
          <w:rFonts w:hint="eastAsia"/>
        </w:rPr>
        <w:t>有责任积极配合社会治理，而不应主张技术中立等特殊豁免</w:t>
      </w:r>
      <w:r>
        <w:rPr>
          <w:szCs w:val="20"/>
        </w:rPr>
        <w:fldChar w:fldCharType="begin"/>
      </w:r>
      <w:r>
        <w:rPr>
          <w:rFonts w:hint="eastAsia"/>
          <w:szCs w:val="20"/>
        </w:rPr>
        <w:instrText xml:space="preserve"> ADDIN ZOTERO_ITEM CSL_CITATION {"citationID":"RAcM6jXD","properties":{"formattedCitation":"\\uc0\\u65288{}\\uc0\\u32993{}\\uc0\\u20940{}\\uc0\\u65292{}2022\\uc0\\u65289{}","plainCitation":"</w:instrText>
      </w:r>
      <w:r>
        <w:rPr>
          <w:rFonts w:hint="eastAsia"/>
          <w:szCs w:val="20"/>
        </w:rPr>
        <w:instrText>（胡凌，</w:instrText>
      </w:r>
      <w:r>
        <w:rPr>
          <w:rFonts w:hint="eastAsia"/>
          <w:szCs w:val="20"/>
        </w:rPr>
        <w:instrText>2022</w:instrText>
      </w:r>
      <w:r>
        <w:rPr>
          <w:rFonts w:hint="eastAsia"/>
          <w:szCs w:val="20"/>
        </w:rPr>
        <w:instrText>）</w:instrText>
      </w:r>
      <w:r>
        <w:rPr>
          <w:rFonts w:hint="eastAsia"/>
          <w:szCs w:val="20"/>
        </w:rPr>
        <w:instrText>","noteIndex":0},"citationItems":[{"id":1123,"uris":["http://zotero.org/users/12109334/items/HSGNVTHX"],"itemData":{"id":1123,"type":"article-journal","abstract":"&lt;</w:instrText>
      </w:r>
      <w:r>
        <w:rPr>
          <w:rFonts w:hint="eastAsia"/>
          <w:szCs w:val="20"/>
        </w:rPr>
        <w:instrText>正</w:instrText>
      </w:r>
      <w:r>
        <w:rPr>
          <w:rFonts w:hint="eastAsia"/>
          <w:szCs w:val="20"/>
        </w:rPr>
        <w:instrText>&gt;</w:instrText>
      </w:r>
      <w:r>
        <w:rPr>
          <w:rFonts w:hint="eastAsia"/>
          <w:szCs w:val="20"/>
        </w:rPr>
        <w:instrText>引子：当法律遇见技术系统</w:instrText>
      </w:r>
      <w:r>
        <w:rPr>
          <w:rFonts w:hint="eastAsia"/>
          <w:szCs w:val="20"/>
        </w:rPr>
        <w:instrText>2020</w:instrText>
      </w:r>
      <w:r>
        <w:rPr>
          <w:rFonts w:hint="eastAsia"/>
          <w:szCs w:val="20"/>
        </w:rPr>
        <w:instrText>年</w:instrText>
      </w:r>
      <w:r>
        <w:rPr>
          <w:rFonts w:hint="eastAsia"/>
          <w:szCs w:val="20"/>
        </w:rPr>
        <w:instrText>9</w:instrText>
      </w:r>
      <w:r>
        <w:rPr>
          <w:rFonts w:hint="eastAsia"/>
          <w:szCs w:val="20"/>
        </w:rPr>
        <w:instrText>月，一篇《外卖骑手，困在系统里》</w:instrText>
      </w:r>
      <w:r>
        <w:rPr>
          <w:rFonts w:hint="eastAsia"/>
          <w:szCs w:val="20"/>
        </w:rPr>
        <w:instrText>[1]</w:instrText>
      </w:r>
      <w:r>
        <w:rPr>
          <w:rFonts w:hint="eastAsia"/>
          <w:szCs w:val="20"/>
        </w:rPr>
        <w:instrText>引发了社会对以外卖骑手、网约车司机等为代表的新就业形态劳动群体的广泛关注，并在大约一年后催生了人力资源社会保障部等八部委共同发布的《关于维护新就业形态劳动者劳动保障权益的指导意见》（下文简称《指导意见》），要求切实维护新就业形态劳动者劳动保障权益，促进平台经济规范健康持续发展。值得注意的是，</w:instrText>
      </w:r>
      <w:r>
        <w:rPr>
          <w:rFonts w:hint="eastAsia"/>
          <w:szCs w:val="20"/>
        </w:rPr>
        <w:instrText>","container-title":"</w:instrText>
      </w:r>
      <w:r>
        <w:rPr>
          <w:rFonts w:hint="eastAsia"/>
          <w:szCs w:val="20"/>
        </w:rPr>
        <w:instrText>文化纵横</w:instrText>
      </w:r>
      <w:r>
        <w:rPr>
          <w:rFonts w:hint="eastAsia"/>
          <w:szCs w:val="20"/>
        </w:rPr>
        <w:instrText>","ISSN":"1674-4608","issue":"1","language":"zh-CN","note":"Core: CSSCI","page":"97-106+159","source":"CNKI","title":"</w:instrText>
      </w:r>
      <w:r>
        <w:rPr>
          <w:rFonts w:hint="eastAsia"/>
          <w:szCs w:val="20"/>
        </w:rPr>
        <w:instrText>企业、市场还是社会？——法律如何回应技术系统</w:instrText>
      </w:r>
      <w:r>
        <w:rPr>
          <w:rFonts w:hint="eastAsia"/>
          <w:szCs w:val="20"/>
        </w:rPr>
        <w:instrText>","author":[{"literal":"</w:instrText>
      </w:r>
      <w:r>
        <w:rPr>
          <w:rFonts w:hint="eastAsia"/>
          <w:szCs w:val="20"/>
        </w:rPr>
        <w:instrText>胡凌</w:instrText>
      </w:r>
      <w:r>
        <w:rPr>
          <w:rFonts w:hint="eastAsia"/>
          <w:szCs w:val="20"/>
        </w:rPr>
        <w:instrText>"}],"issued":{"date-parts"</w:instrText>
      </w:r>
      <w:r>
        <w:rPr>
          <w:szCs w:val="20"/>
        </w:rPr>
        <w:instrText xml:space="preserve">:[["2022"]]}}}],"schema":"https://github.com/citation-style-language/schema/raw/master/csl-citation.json"} </w:instrText>
      </w:r>
      <w:r>
        <w:rPr>
          <w:szCs w:val="20"/>
        </w:rPr>
        <w:fldChar w:fldCharType="separate"/>
      </w:r>
      <w:r>
        <w:rPr>
          <w:rFonts w:cs="Times New Roman"/>
          <w:kern w:val="0"/>
          <w:szCs w:val="24"/>
        </w:rPr>
        <w:t>（胡凌，</w:t>
      </w:r>
      <w:r>
        <w:rPr>
          <w:rFonts w:cs="Times New Roman"/>
          <w:kern w:val="0"/>
          <w:szCs w:val="24"/>
        </w:rPr>
        <w:t>2022</w:t>
      </w:r>
      <w:r>
        <w:rPr>
          <w:rFonts w:cs="Times New Roman"/>
          <w:kern w:val="0"/>
          <w:szCs w:val="24"/>
        </w:rPr>
        <w:t>）</w:t>
      </w:r>
      <w:r>
        <w:rPr>
          <w:szCs w:val="20"/>
        </w:rPr>
        <w:fldChar w:fldCharType="end"/>
      </w:r>
      <w:r>
        <w:rPr>
          <w:rFonts w:hint="eastAsia"/>
        </w:rPr>
        <w:t>。</w:t>
      </w:r>
      <w:r>
        <w:rPr>
          <w:rFonts w:hint="eastAsia"/>
          <w:szCs w:val="20"/>
        </w:rPr>
        <w:t>换句话说，</w:t>
      </w:r>
      <w:r>
        <w:rPr>
          <w:rFonts w:hint="eastAsia"/>
          <w:szCs w:val="20"/>
        </w:rPr>
        <w:t>GAI</w:t>
      </w:r>
      <w:r>
        <w:rPr>
          <w:rFonts w:hint="eastAsia"/>
          <w:szCs w:val="20"/>
        </w:rPr>
        <w:t>服务提供者应当</w:t>
      </w:r>
      <w:r>
        <w:rPr>
          <w:rFonts w:hint="eastAsia"/>
        </w:rPr>
        <w:t>积极引入</w:t>
      </w:r>
      <w:r>
        <w:rPr>
          <w:rFonts w:hint="eastAsia"/>
          <w:szCs w:val="20"/>
        </w:rPr>
        <w:t>如生成式数字水印等</w:t>
      </w:r>
      <w:r>
        <w:rPr>
          <w:rFonts w:hint="eastAsia"/>
        </w:rPr>
        <w:t>技术治理手段，以配合我国高等教育</w:t>
      </w:r>
      <w:r>
        <w:rPr>
          <w:rFonts w:hint="eastAsia"/>
          <w:szCs w:val="20"/>
        </w:rPr>
        <w:t>AIGC</w:t>
      </w:r>
      <w:r>
        <w:rPr>
          <w:rFonts w:hint="eastAsia"/>
          <w:szCs w:val="20"/>
        </w:rPr>
        <w:t>剽窃风险的技术治理</w:t>
      </w:r>
      <w:r>
        <w:rPr>
          <w:rFonts w:hint="eastAsia"/>
        </w:rPr>
        <w:t>。</w:t>
      </w:r>
      <w:r>
        <w:rPr>
          <w:rFonts w:hint="eastAsia"/>
          <w:szCs w:val="20"/>
        </w:rPr>
        <w:t>更进一步，必须指出无论是国外的</w:t>
      </w:r>
      <w:ins w:id="355" w:author="沪楠 陈" w:date="2024-10-18T10:52:00Z">
        <w:r>
          <w:rPr>
            <w:rFonts w:hint="eastAsia"/>
            <w:szCs w:val="20"/>
          </w:rPr>
          <w:t>《</w:t>
        </w:r>
      </w:ins>
      <w:r>
        <w:rPr>
          <w:rFonts w:hint="eastAsia"/>
          <w:szCs w:val="20"/>
        </w:rPr>
        <w:t>COPIED</w:t>
      </w:r>
      <w:r>
        <w:rPr>
          <w:rFonts w:hint="eastAsia"/>
          <w:szCs w:val="20"/>
        </w:rPr>
        <w:t>法案</w:t>
      </w:r>
      <w:ins w:id="356" w:author="沪楠 陈" w:date="2024-10-18T10:52:00Z">
        <w:r>
          <w:rPr>
            <w:rFonts w:hint="eastAsia"/>
            <w:szCs w:val="20"/>
          </w:rPr>
          <w:t>》</w:t>
        </w:r>
      </w:ins>
      <w:r>
        <w:rPr>
          <w:rFonts w:hint="eastAsia"/>
          <w:szCs w:val="20"/>
        </w:rPr>
        <w:t>还是我国的强制措施，采取这样的做法都可能会导致相关的创新活动受到抑制。因为当通过强制性手段如法律使其负外部性被内部化，而正外部性却可能不会全部回流给他们。</w:t>
      </w:r>
      <w:r>
        <w:rPr>
          <w:rFonts w:hint="eastAsia"/>
        </w:rPr>
        <w:t>在当前全球</w:t>
      </w:r>
      <w:r>
        <w:rPr>
          <w:rFonts w:hint="eastAsia"/>
        </w:rPr>
        <w:t>AI</w:t>
      </w:r>
      <w:r>
        <w:rPr>
          <w:rFonts w:hint="eastAsia"/>
        </w:rPr>
        <w:t>技术激烈竞争的背景下，</w:t>
      </w:r>
      <w:r>
        <w:rPr>
          <w:rFonts w:hint="eastAsia"/>
          <w:szCs w:val="20"/>
        </w:rPr>
        <w:t>也应当考虑到人工智能技术在多个领域所带来的社会正外部性。如果</w:t>
      </w:r>
      <w:proofErr w:type="gramStart"/>
      <w:r>
        <w:rPr>
          <w:rFonts w:hint="eastAsia"/>
          <w:szCs w:val="20"/>
        </w:rPr>
        <w:t>一昧</w:t>
      </w:r>
      <w:proofErr w:type="gramEnd"/>
      <w:r>
        <w:rPr>
          <w:rFonts w:hint="eastAsia"/>
          <w:szCs w:val="20"/>
        </w:rPr>
        <w:t>的</w:t>
      </w:r>
      <w:r>
        <w:rPr>
          <w:rFonts w:hint="eastAsia"/>
        </w:rPr>
        <w:t>严厉监管和限制</w:t>
      </w:r>
      <w:ins w:id="357" w:author="沪楠 陈" w:date="2024-10-17T20:57:00Z">
        <w:r>
          <w:rPr>
            <w:rFonts w:hint="eastAsia"/>
          </w:rPr>
          <w:t>则很</w:t>
        </w:r>
      </w:ins>
      <w:r>
        <w:rPr>
          <w:rFonts w:hint="eastAsia"/>
        </w:rPr>
        <w:t>可能</w:t>
      </w:r>
      <w:del w:id="358" w:author="沪楠 陈" w:date="2024-10-17T20:57:00Z">
        <w:r w:rsidDel="C4F0DEFA">
          <w:rPr>
            <w:rFonts w:hint="eastAsia"/>
          </w:rPr>
          <w:delText>会</w:delText>
        </w:r>
      </w:del>
      <w:r>
        <w:rPr>
          <w:rFonts w:hint="eastAsia"/>
        </w:rPr>
        <w:t>会</w:t>
      </w:r>
      <w:ins w:id="359" w:author="沪楠 陈" w:date="2024-10-17T20:57:00Z">
        <w:r>
          <w:rPr>
            <w:rFonts w:hint="eastAsia"/>
          </w:rPr>
          <w:t>抑制</w:t>
        </w:r>
      </w:ins>
      <w:del w:id="360" w:author="沪楠 陈" w:date="2024-10-17T20:57:00Z">
        <w:r w:rsidDel="194B0DFD">
          <w:rPr>
            <w:rFonts w:hint="eastAsia"/>
          </w:rPr>
          <w:delText>一直</w:delText>
        </w:r>
      </w:del>
      <w:r>
        <w:rPr>
          <w:rFonts w:hint="eastAsia"/>
        </w:rPr>
        <w:t>我国</w:t>
      </w:r>
      <w:r>
        <w:rPr>
          <w:rFonts w:hint="eastAsia"/>
        </w:rPr>
        <w:t>AI</w:t>
      </w:r>
      <w:r>
        <w:rPr>
          <w:rFonts w:hint="eastAsia"/>
        </w:rPr>
        <w:t>技术和产业的创新与发展。</w:t>
      </w:r>
      <w:r>
        <w:rPr>
          <w:rFonts w:hint="eastAsia"/>
          <w:szCs w:val="20"/>
        </w:rPr>
        <w:t>因此，采取</w:t>
      </w:r>
      <w:r>
        <w:rPr>
          <w:rFonts w:hint="eastAsia"/>
        </w:rPr>
        <w:t>技术避风港类型的平台责任制度</w:t>
      </w:r>
      <w:r>
        <w:rPr>
          <w:rFonts w:hint="eastAsia"/>
          <w:szCs w:val="20"/>
        </w:rPr>
        <w:t>以在责任上给予一定补偿可能更符合比例原则</w:t>
      </w:r>
      <w:r>
        <w:rPr>
          <w:rFonts w:hint="eastAsia"/>
        </w:rPr>
        <w:t>。例如，</w:t>
      </w:r>
      <w:r>
        <w:rPr>
          <w:rFonts w:hint="eastAsia"/>
          <w:szCs w:val="20"/>
        </w:rPr>
        <w:t>当</w:t>
      </w:r>
      <w:r>
        <w:rPr>
          <w:rFonts w:hint="eastAsia"/>
          <w:szCs w:val="20"/>
        </w:rPr>
        <w:t>GAI</w:t>
      </w:r>
      <w:r>
        <w:rPr>
          <w:rFonts w:hint="eastAsia"/>
          <w:szCs w:val="20"/>
        </w:rPr>
        <w:t>服务提供者采用</w:t>
      </w:r>
      <w:r>
        <w:rPr>
          <w:rFonts w:hint="eastAsia"/>
        </w:rPr>
        <w:t>了符合政府监管部门要求的</w:t>
      </w:r>
      <w:r>
        <w:rPr>
          <w:rFonts w:hint="eastAsia"/>
          <w:szCs w:val="20"/>
        </w:rPr>
        <w:t>生成式数字水印等治理技术时</w:t>
      </w:r>
      <w:r>
        <w:rPr>
          <w:rFonts w:hint="eastAsia"/>
        </w:rPr>
        <w:t>，应当被视作在责任上有相应的豁免。这类责任制度设计</w:t>
      </w:r>
      <w:r>
        <w:rPr>
          <w:rFonts w:hint="eastAsia"/>
          <w:szCs w:val="20"/>
        </w:rPr>
        <w:t>将调动服务提供者的能动性</w:t>
      </w:r>
      <w:r>
        <w:rPr>
          <w:rFonts w:hint="eastAsia"/>
        </w:rPr>
        <w:t>，甚至</w:t>
      </w:r>
      <w:r>
        <w:rPr>
          <w:rFonts w:hint="eastAsia"/>
          <w:szCs w:val="20"/>
        </w:rPr>
        <w:t>促使服务提供者持续开发相关技术最终</w:t>
      </w:r>
      <w:r>
        <w:rPr>
          <w:rFonts w:hint="eastAsia"/>
        </w:rPr>
        <w:t>产生溢出效应，使得生成式数字水印等标识技术成为</w:t>
      </w:r>
      <w:r>
        <w:t>AIGC</w:t>
      </w:r>
      <w:r>
        <w:rPr>
          <w:rFonts w:hint="eastAsia"/>
        </w:rPr>
        <w:t>时代</w:t>
      </w:r>
      <w:r>
        <w:rPr>
          <w:rFonts w:hint="eastAsia"/>
          <w:szCs w:val="20"/>
        </w:rPr>
        <w:t>高等教育</w:t>
      </w:r>
      <w:r>
        <w:rPr>
          <w:rFonts w:hint="eastAsia"/>
        </w:rPr>
        <w:t>真正的数字基础技术，帮助高等教育更好的数字化转型</w:t>
      </w:r>
      <w:r>
        <w:rPr>
          <w:szCs w:val="20"/>
        </w:rPr>
        <w:fldChar w:fldCharType="begin"/>
      </w:r>
      <w:r>
        <w:rPr>
          <w:rFonts w:hint="eastAsia"/>
          <w:szCs w:val="20"/>
        </w:rPr>
        <w:instrText xml:space="preserve"> ADDIN ZOTERO_ITEM CSL_CITATION {"citationID":"aIJhArbm","properties":{"formattedCitation":"\\uc0\\u65288{}\\uc0\\u27784{}\\uc0\\u20255{}\\uc0\\u20255{}\\uc0\\u65292{}2023\\uc0\\u65289{}","plainCitation":"</w:instrText>
      </w:r>
      <w:r>
        <w:rPr>
          <w:rFonts w:hint="eastAsia"/>
          <w:szCs w:val="20"/>
        </w:rPr>
        <w:instrText>（沈伟伟，</w:instrText>
      </w:r>
      <w:r>
        <w:rPr>
          <w:rFonts w:hint="eastAsia"/>
          <w:szCs w:val="20"/>
        </w:rPr>
        <w:instrText>2023</w:instrText>
      </w:r>
      <w:r>
        <w:rPr>
          <w:rFonts w:hint="eastAsia"/>
          <w:szCs w:val="20"/>
        </w:rPr>
        <w:instrText>）</w:instrText>
      </w:r>
      <w:r>
        <w:rPr>
          <w:rFonts w:hint="eastAsia"/>
          <w:szCs w:val="20"/>
        </w:rPr>
        <w:instrText>","noteIndex":0},"citationItems":[{"id":1453,"uris":["http://zotero.org/users/12109334/items/NTFV8MTX"],"itemData":{"id":1453,"type":"article-journal","abstract":"</w:instrText>
      </w:r>
      <w:r>
        <w:rPr>
          <w:rFonts w:hint="eastAsia"/>
          <w:szCs w:val="20"/>
        </w:rPr>
        <w:instrText>技术进步引发平台责任制度的变革，进而催生出技术避风港这一特殊规制手段。当前，我国围绕主体责任搭建平台责任体系，尽管此举给平台施加了强有力的外部规制压力，但网络平台在违法内容和行为治理方面依旧暴露出诸多未解难题，表现在网络盗版、个人信息泄露、网络暴力、数据安全等方方面面。技术避风港作为“私权力”兴起背景下的一类法律规制模式，在当前我国平台责任制度中被严重低估。面对当前我国平台责任制度过于粗放、技术规制激励不足的现状，我国监管机构应当利用技术发展为平台治理带来的契机，围绕技术避风港来构建平台责任制度。这一转变将使得平台治理变得更为有效、更能适应技术更新迭代，进而改善我国网络平台的治理现状，顺应平台经济健康有序发展的需求。</w:instrText>
      </w:r>
      <w:r>
        <w:rPr>
          <w:rFonts w:hint="eastAsia"/>
          <w:szCs w:val="20"/>
        </w:rPr>
        <w:instrText>","container-title":"</w:instrText>
      </w:r>
      <w:r>
        <w:rPr>
          <w:rFonts w:hint="eastAsia"/>
          <w:szCs w:val="20"/>
        </w:rPr>
        <w:instrText>中外法学</w:instrText>
      </w:r>
      <w:r>
        <w:rPr>
          <w:rFonts w:hint="eastAsia"/>
          <w:szCs w:val="20"/>
        </w:rPr>
        <w:instrText xml:space="preserve">","ISSN":"1002-4875","issue":"4","language":"zh-CN","note":"Core: </w:instrText>
      </w:r>
      <w:r>
        <w:rPr>
          <w:rFonts w:hint="eastAsia"/>
          <w:szCs w:val="20"/>
        </w:rPr>
        <w:instrText>北大核心</w:instrText>
      </w:r>
      <w:r>
        <w:rPr>
          <w:rFonts w:hint="eastAsia"/>
          <w:szCs w:val="20"/>
        </w:rPr>
        <w:instrText>, CSSCI, AMI","page":"906-922","source":"CNKI","title":"</w:instrText>
      </w:r>
      <w:r>
        <w:rPr>
          <w:rFonts w:hint="eastAsia"/>
          <w:szCs w:val="20"/>
        </w:rPr>
        <w:instrText>技术避风港的实践及法理反思</w:instrText>
      </w:r>
      <w:r>
        <w:rPr>
          <w:rFonts w:hint="eastAsia"/>
          <w:szCs w:val="20"/>
        </w:rPr>
        <w:instrText>","volume":"35","author":[{"literal":"</w:instrText>
      </w:r>
      <w:r>
        <w:rPr>
          <w:rFonts w:hint="eastAsia"/>
          <w:szCs w:val="20"/>
        </w:rPr>
        <w:instrText>沈伟伟</w:instrText>
      </w:r>
      <w:r>
        <w:rPr>
          <w:rFonts w:hint="eastAsia"/>
          <w:szCs w:val="20"/>
        </w:rPr>
        <w:instrText>"}],"issued":{"date-parts":[["2023"]]}}}],"schema":"https://github.com/citation-style-language/schema/raw/master/csl-citation</w:instrText>
      </w:r>
      <w:r>
        <w:rPr>
          <w:szCs w:val="20"/>
        </w:rPr>
        <w:instrText xml:space="preserve">.json"} </w:instrText>
      </w:r>
      <w:r>
        <w:rPr>
          <w:szCs w:val="20"/>
        </w:rPr>
        <w:fldChar w:fldCharType="separate"/>
      </w:r>
      <w:r>
        <w:rPr>
          <w:rFonts w:cs="Times New Roman"/>
          <w:kern w:val="0"/>
          <w:szCs w:val="24"/>
        </w:rPr>
        <w:t>（沈伟伟，</w:t>
      </w:r>
      <w:r>
        <w:rPr>
          <w:rFonts w:cs="Times New Roman"/>
          <w:kern w:val="0"/>
          <w:szCs w:val="24"/>
        </w:rPr>
        <w:t>2023</w:t>
      </w:r>
      <w:r>
        <w:rPr>
          <w:rFonts w:cs="Times New Roman"/>
          <w:kern w:val="0"/>
          <w:szCs w:val="24"/>
        </w:rPr>
        <w:t>）</w:t>
      </w:r>
      <w:r>
        <w:rPr>
          <w:szCs w:val="20"/>
        </w:rPr>
        <w:fldChar w:fldCharType="end"/>
      </w:r>
      <w:r>
        <w:rPr>
          <w:rFonts w:hint="eastAsia"/>
        </w:rPr>
        <w:t>。</w:t>
      </w:r>
    </w:p>
    <w:p w14:paraId="30E65BF2" w14:textId="305916B9" w:rsidR="002A315E" w:rsidRDefault="00000000">
      <w:pPr>
        <w:ind w:firstLine="420"/>
        <w:rPr>
          <w:szCs w:val="20"/>
        </w:rPr>
      </w:pPr>
      <w:r>
        <w:rPr>
          <w:rFonts w:hint="eastAsia"/>
          <w:szCs w:val="20"/>
        </w:rPr>
        <w:t>第二，高校学术诚信政策应明确</w:t>
      </w:r>
      <w:r>
        <w:rPr>
          <w:rFonts w:hint="eastAsia"/>
          <w:szCs w:val="20"/>
        </w:rPr>
        <w:t>AIGC</w:t>
      </w:r>
      <w:r>
        <w:rPr>
          <w:rFonts w:hint="eastAsia"/>
          <w:szCs w:val="20"/>
        </w:rPr>
        <w:t>使用中的透明度原则及其边界，并配合治理措施有</w:t>
      </w:r>
      <w:del w:id="361" w:author="沪楠 陈" w:date="2024-10-18T15:12:00Z" w16du:dateUtc="2024-10-18T07:12:00Z">
        <w:r w:rsidDel="00ED5613">
          <w:rPr>
            <w:rFonts w:hint="eastAsia"/>
          </w:rPr>
          <w:delText>有</w:delText>
        </w:r>
      </w:del>
      <w:r>
        <w:rPr>
          <w:rFonts w:hint="eastAsia"/>
        </w:rPr>
        <w:t>针对性地升级相关政策及实施机制。如前所述，我国现行</w:t>
      </w:r>
      <w:del w:id="362" w:author="沪楠 陈" w:date="2024-10-18T10:50:00Z">
        <w:r w:rsidDel="25BB1AC6">
          <w:rPr>
            <w:rFonts w:hint="eastAsia"/>
          </w:rPr>
          <w:delText>学位法</w:delText>
        </w:r>
      </w:del>
      <w:ins w:id="363" w:author="沪楠 陈" w:date="2024-10-18T10:50:00Z">
        <w:r>
          <w:rPr>
            <w:rFonts w:hint="eastAsia"/>
          </w:rPr>
          <w:t>《学位法》</w:t>
        </w:r>
      </w:ins>
      <w:r>
        <w:rPr>
          <w:rFonts w:hint="eastAsia"/>
          <w:szCs w:val="20"/>
        </w:rPr>
        <w:t>并未明确所谓“代写”是否囊括“人工智能代写”，而“人工智能代写”的具体边界也尚未得到明确，且仅仅涉及学位论文。也有学者曾建议，在未来的《教育法典·高等教育编》“学术不端”中增加隐瞒人工智能使用情况或申请人无实质贡献的不授予或撤销学位条款</w:t>
      </w:r>
      <w:r>
        <w:rPr>
          <w:szCs w:val="20"/>
        </w:rPr>
        <w:fldChar w:fldCharType="begin"/>
      </w:r>
      <w:r>
        <w:rPr>
          <w:rFonts w:hint="eastAsia"/>
          <w:szCs w:val="20"/>
        </w:rPr>
        <w:instrText xml:space="preserve"> ADDIN ZOTERO_ITEM CSL_CITATION {"citationID":"YLXB6Ng4","properties":{"formattedCitation":"\\uc0\\u65288{}\\uc0\\u31649{}\\uc0\\u21326{}\\uc0\\u65292{}2022\\uc0\\u65289{}","plainCitation":"</w:instrText>
      </w:r>
      <w:r>
        <w:rPr>
          <w:rFonts w:hint="eastAsia"/>
          <w:szCs w:val="20"/>
        </w:rPr>
        <w:instrText>（管华，</w:instrText>
      </w:r>
      <w:r>
        <w:rPr>
          <w:rFonts w:hint="eastAsia"/>
          <w:szCs w:val="20"/>
        </w:rPr>
        <w:instrText>2022</w:instrText>
      </w:r>
      <w:r>
        <w:rPr>
          <w:rFonts w:hint="eastAsia"/>
          <w:szCs w:val="20"/>
        </w:rPr>
        <w:instrText>）</w:instrText>
      </w:r>
      <w:r>
        <w:rPr>
          <w:rFonts w:hint="eastAsia"/>
          <w:szCs w:val="20"/>
        </w:rPr>
        <w:instrText>","noteIndex":0},"citationItems":[{"id":5905,"uris":["http://zotero.org/users/12109334/items/QBA36ZIS"],"itemData":{"id":5905,"type":"article-journal","abstract":"</w:instrText>
      </w:r>
      <w:r>
        <w:rPr>
          <w:rFonts w:hint="eastAsia"/>
          <w:szCs w:val="20"/>
        </w:rPr>
        <w:instrText>人工智能技术迅猛发展，但“十四五”至</w:instrText>
      </w:r>
      <w:r>
        <w:rPr>
          <w:rFonts w:hint="eastAsia"/>
          <w:szCs w:val="20"/>
        </w:rPr>
        <w:instrText>2035</w:instrText>
      </w:r>
      <w:r>
        <w:rPr>
          <w:rFonts w:hint="eastAsia"/>
          <w:szCs w:val="20"/>
        </w:rPr>
        <w:instrText>年期间，人工智能仍将处于弱人工智能阶段。人工智能给教育立法提供了新的场景，教育立法必须适应学习、教学和管理智能化的需要，也必须应对隐私权和受教育权被侵犯的风险。随着人工智能在教育领域的应用，教育法律关系发生嬗变：虽然人工智能无法成为教育法律关系的主体，成为教师或学生，但受教育基本权利衍生出了新的子权利——接受信息教育的权利。教育过程中的个人信息受保护、教育信息选择、获得智能教育设备、不被过度暴露、不受自动决策和获得电子证书等方面的权利，亟须《教育法典》确认。</w:instrText>
      </w:r>
      <w:r>
        <w:rPr>
          <w:rFonts w:hint="eastAsia"/>
          <w:szCs w:val="20"/>
        </w:rPr>
        <w:instrText>","container-title":"</w:instrText>
      </w:r>
      <w:r>
        <w:rPr>
          <w:rFonts w:hint="eastAsia"/>
          <w:szCs w:val="20"/>
        </w:rPr>
        <w:instrText>陕西师范大学学报（哲学社会科学版）</w:instrText>
      </w:r>
      <w:r>
        <w:rPr>
          <w:rFonts w:hint="eastAsia"/>
          <w:szCs w:val="20"/>
        </w:rPr>
        <w:instrText xml:space="preserve">","DOI":"10.15983/j.cnki.sxss.2022.0709","ISSN":"1672-4283","issue":"4","language":"zh-CN","note":"original-container-title: Journal of Shaanxi Normal University(Philosophy and Social Sciences Edition)\nfoundation: </w:instrText>
      </w:r>
      <w:r>
        <w:rPr>
          <w:rFonts w:hint="eastAsia"/>
          <w:szCs w:val="20"/>
        </w:rPr>
        <w:instrText>国家社会科学基金项目“社会主义核心价值观与教育法律制度的完善研究”</w:instrText>
      </w:r>
      <w:r>
        <w:rPr>
          <w:rFonts w:hint="eastAsia"/>
          <w:szCs w:val="20"/>
        </w:rPr>
        <w:instrText>(19VHJ010)</w:instrText>
      </w:r>
      <w:r>
        <w:rPr>
          <w:rFonts w:hint="eastAsia"/>
          <w:szCs w:val="20"/>
        </w:rPr>
        <w:instrText>；</w:instrText>
      </w:r>
      <w:r>
        <w:rPr>
          <w:rFonts w:hint="eastAsia"/>
          <w:szCs w:val="20"/>
        </w:rPr>
        <w:instrText xml:space="preserve">\ndownload: 908\nalbum: </w:instrText>
      </w:r>
      <w:r>
        <w:rPr>
          <w:rFonts w:hint="eastAsia"/>
          <w:szCs w:val="20"/>
        </w:rPr>
        <w:instrText>社会科学Ⅱ辑</w:instrText>
      </w:r>
      <w:r>
        <w:rPr>
          <w:rFonts w:hint="eastAsia"/>
          <w:szCs w:val="20"/>
        </w:rPr>
        <w:instrText>;</w:instrText>
      </w:r>
      <w:r>
        <w:rPr>
          <w:rFonts w:hint="eastAsia"/>
          <w:szCs w:val="20"/>
        </w:rPr>
        <w:instrText>社会科学Ⅰ辑</w:instrText>
      </w:r>
      <w:r>
        <w:rPr>
          <w:rFonts w:hint="eastAsia"/>
          <w:szCs w:val="20"/>
        </w:rPr>
        <w:instrText xml:space="preserve">\nCLC: D922.16\ndbcode: CJFQ\ndbname: CJFDLAST2022\nfilename: SXSS202204009\npublicationTag: </w:instrText>
      </w:r>
      <w:r>
        <w:rPr>
          <w:rFonts w:hint="eastAsia"/>
          <w:szCs w:val="20"/>
        </w:rPr>
        <w:instrText>北大核心</w:instrText>
      </w:r>
      <w:r>
        <w:rPr>
          <w:rFonts w:hint="eastAsia"/>
          <w:szCs w:val="20"/>
        </w:rPr>
        <w:instrText>, CSSCI, AMI</w:instrText>
      </w:r>
      <w:r>
        <w:rPr>
          <w:rFonts w:hint="eastAsia"/>
          <w:szCs w:val="20"/>
        </w:rPr>
        <w:instrText>核心</w:instrText>
      </w:r>
      <w:r>
        <w:rPr>
          <w:rFonts w:hint="eastAsia"/>
          <w:szCs w:val="20"/>
        </w:rPr>
        <w:instrText xml:space="preserve">, </w:instrText>
      </w:r>
      <w:r>
        <w:rPr>
          <w:rFonts w:hint="eastAsia"/>
          <w:szCs w:val="20"/>
        </w:rPr>
        <w:instrText>社科基金资助期刊</w:instrText>
      </w:r>
      <w:r>
        <w:rPr>
          <w:rFonts w:hint="eastAsia"/>
          <w:szCs w:val="20"/>
        </w:rPr>
        <w:instrText>\nCIF: 2.862\nAIF: 1.867","page":"103-117","source":"CNKI","title":"</w:instrText>
      </w:r>
      <w:r>
        <w:rPr>
          <w:rFonts w:hint="eastAsia"/>
          <w:szCs w:val="20"/>
        </w:rPr>
        <w:instrText>智能时代的教育立法前瞻</w:instrText>
      </w:r>
      <w:r>
        <w:rPr>
          <w:rFonts w:hint="eastAsia"/>
          <w:szCs w:val="20"/>
        </w:rPr>
        <w:instrText>","volume":"51","author":[{"literal":"</w:instrText>
      </w:r>
      <w:r>
        <w:rPr>
          <w:rFonts w:hint="eastAsia"/>
          <w:szCs w:val="20"/>
        </w:rPr>
        <w:instrText>管华</w:instrText>
      </w:r>
      <w:r>
        <w:rPr>
          <w:rFonts w:hint="eastAsia"/>
          <w:szCs w:val="20"/>
        </w:rPr>
        <w:instrText>"}],"issued":{"date-parts":[["2022"]]}}}],"schema":"https://github.com/citation-style-</w:instrText>
      </w:r>
      <w:r>
        <w:rPr>
          <w:szCs w:val="20"/>
        </w:rPr>
        <w:instrText xml:space="preserve">language/schema/raw/master/csl-citation.json"} </w:instrText>
      </w:r>
      <w:r>
        <w:rPr>
          <w:szCs w:val="20"/>
        </w:rPr>
        <w:fldChar w:fldCharType="separate"/>
      </w:r>
      <w:r>
        <w:rPr>
          <w:rFonts w:cs="Times New Roman"/>
          <w:kern w:val="0"/>
          <w:szCs w:val="24"/>
        </w:rPr>
        <w:t>（管华，</w:t>
      </w:r>
      <w:r>
        <w:rPr>
          <w:rFonts w:cs="Times New Roman"/>
          <w:kern w:val="0"/>
          <w:szCs w:val="24"/>
        </w:rPr>
        <w:t>2022</w:t>
      </w:r>
      <w:r>
        <w:rPr>
          <w:rFonts w:cs="Times New Roman"/>
          <w:kern w:val="0"/>
          <w:szCs w:val="24"/>
        </w:rPr>
        <w:t>）</w:t>
      </w:r>
      <w:r>
        <w:rPr>
          <w:szCs w:val="20"/>
        </w:rPr>
        <w:fldChar w:fldCharType="end"/>
      </w:r>
      <w:r>
        <w:rPr>
          <w:rFonts w:hint="eastAsia"/>
          <w:szCs w:val="20"/>
        </w:rPr>
        <w:t>。但也未涉及日常教学中可能存在的</w:t>
      </w:r>
      <w:r>
        <w:rPr>
          <w:rFonts w:hint="eastAsia"/>
          <w:szCs w:val="20"/>
        </w:rPr>
        <w:t>AIGC</w:t>
      </w:r>
      <w:r>
        <w:rPr>
          <w:rFonts w:hint="eastAsia"/>
          <w:szCs w:val="20"/>
        </w:rPr>
        <w:t>剽窃行为。</w:t>
      </w:r>
      <w:del w:id="364" w:author="沪楠 陈" w:date="2024-10-18T10:50:00Z">
        <w:r w:rsidDel="04E01492">
          <w:rPr>
            <w:rFonts w:hint="eastAsia"/>
            <w:szCs w:val="20"/>
          </w:rPr>
          <w:delText>学位法</w:delText>
        </w:r>
      </w:del>
      <w:ins w:id="365" w:author="沪楠 陈" w:date="2024-10-18T10:50:00Z">
        <w:r>
          <w:rPr>
            <w:rFonts w:hint="eastAsia"/>
            <w:szCs w:val="20"/>
          </w:rPr>
          <w:t>《学位法》</w:t>
        </w:r>
      </w:ins>
      <w:r>
        <w:rPr>
          <w:rFonts w:hint="eastAsia"/>
          <w:szCs w:val="20"/>
        </w:rPr>
        <w:t>和此种做法</w:t>
      </w:r>
      <w:r>
        <w:rPr>
          <w:rFonts w:hint="eastAsia"/>
        </w:rPr>
        <w:t>在规范对象和操作层面均存在不足。</w:t>
      </w:r>
      <w:ins w:id="366" w:author="沪楠 陈" w:date="2024-10-18T10:30:00Z">
        <w:r>
          <w:rPr>
            <w:rFonts w:hint="eastAsia"/>
          </w:rPr>
          <w:t>值得注意的是，我国</w:t>
        </w:r>
      </w:ins>
      <w:ins w:id="367" w:author="沪楠 陈" w:date="2024-10-18T10:32:00Z">
        <w:r>
          <w:rPr>
            <w:rFonts w:hint="eastAsia"/>
          </w:rPr>
          <w:t>教育部出台</w:t>
        </w:r>
      </w:ins>
      <w:ins w:id="368" w:author="沪楠 陈" w:date="2024-10-18T10:30:00Z">
        <w:r>
          <w:rPr>
            <w:rFonts w:hint="eastAsia"/>
          </w:rPr>
          <w:t>的《高等学校预防与处理学术不端行为办法》（以下简称《办法》）第二十七条列举的“剽窃、抄袭、侵占他人学术成果”和“买卖论文、由他人代写……论文”的学术不端行为能涵盖课堂论文和其他日常学术成果。</w:t>
        </w:r>
      </w:ins>
      <w:ins w:id="369" w:author="沪楠 陈" w:date="2024-10-18T10:31:00Z">
        <w:r>
          <w:rPr>
            <w:rFonts w:hint="eastAsia"/>
          </w:rPr>
          <w:t>虽然学生使用人工智能代写的行为依然难以被“剽窃他人学术成果”以及“由他人代写”所</w:t>
        </w:r>
        <w:r>
          <w:rPr>
            <w:rFonts w:hint="eastAsia"/>
          </w:rPr>
          <w:lastRenderedPageBreak/>
          <w:t>涵摄，</w:t>
        </w:r>
      </w:ins>
      <w:ins w:id="370" w:author="沪楠 陈" w:date="2024-10-18T10:32:00Z">
        <w:r>
          <w:rPr>
            <w:rFonts w:hint="eastAsia"/>
          </w:rPr>
          <w:t>但其作为部门规章，在调整</w:t>
        </w:r>
      </w:ins>
      <w:ins w:id="371" w:author="沪楠 陈" w:date="2024-10-18T10:33:00Z">
        <w:r>
          <w:rPr>
            <w:rFonts w:hint="eastAsia"/>
          </w:rPr>
          <w:t>自身以衔接和补充上位法</w:t>
        </w:r>
      </w:ins>
      <w:ins w:id="372" w:author="沪楠 陈" w:date="2024-10-18T10:32:00Z">
        <w:r>
          <w:rPr>
            <w:rFonts w:hint="eastAsia"/>
          </w:rPr>
          <w:t>的</w:t>
        </w:r>
      </w:ins>
      <w:ins w:id="373" w:author="沪楠 陈" w:date="2024-10-18T10:33:00Z">
        <w:r>
          <w:rPr>
            <w:rFonts w:hint="eastAsia"/>
          </w:rPr>
          <w:t>敏捷性上确有一定优势。</w:t>
        </w:r>
      </w:ins>
      <w:r>
        <w:rPr>
          <w:rFonts w:hint="eastAsia"/>
          <w:szCs w:val="20"/>
        </w:rPr>
        <w:t>因此</w:t>
      </w:r>
      <w:r>
        <w:rPr>
          <w:rFonts w:hint="eastAsia"/>
        </w:rPr>
        <w:t>，教育部应尽快修订</w:t>
      </w:r>
      <w:r>
        <w:rPr>
          <w:rFonts w:hint="eastAsia"/>
          <w:color w:val="000000"/>
        </w:rPr>
        <w:t>《办法》</w:t>
      </w:r>
      <w:r>
        <w:rPr>
          <w:rFonts w:hint="eastAsia"/>
        </w:rPr>
        <w:t>以衔接</w:t>
      </w:r>
      <w:del w:id="374" w:author="沪楠 陈" w:date="2024-10-18T10:50:00Z">
        <w:r w:rsidDel="FBB0DCC5">
          <w:rPr>
            <w:rFonts w:hint="eastAsia"/>
            <w:szCs w:val="20"/>
          </w:rPr>
          <w:delText>学位法</w:delText>
        </w:r>
      </w:del>
      <w:ins w:id="375" w:author="沪楠 陈" w:date="2024-10-18T10:50:00Z">
        <w:r>
          <w:rPr>
            <w:rFonts w:hint="eastAsia"/>
            <w:szCs w:val="20"/>
          </w:rPr>
          <w:t>《学位法》</w:t>
        </w:r>
      </w:ins>
      <w:r>
        <w:rPr>
          <w:rFonts w:hint="eastAsia"/>
          <w:szCs w:val="20"/>
        </w:rPr>
        <w:t>的出台，扩大其规范范围至日常教学活动并</w:t>
      </w:r>
      <w:r>
        <w:rPr>
          <w:rFonts w:hint="eastAsia"/>
        </w:rPr>
        <w:t>明确</w:t>
      </w:r>
      <w:r>
        <w:rPr>
          <w:rFonts w:hint="eastAsia"/>
          <w:szCs w:val="20"/>
        </w:rPr>
        <w:t>何种利用</w:t>
      </w:r>
      <w:r>
        <w:rPr>
          <w:rFonts w:hint="eastAsia"/>
          <w:szCs w:val="20"/>
        </w:rPr>
        <w:t>AIGC</w:t>
      </w:r>
      <w:r>
        <w:rPr>
          <w:rFonts w:hint="eastAsia"/>
          <w:szCs w:val="20"/>
        </w:rPr>
        <w:t>的行为应当被视为“代写”</w:t>
      </w:r>
      <w:r>
        <w:rPr>
          <w:rFonts w:hint="eastAsia"/>
        </w:rPr>
        <w:t>。具体而言，笔者认为</w:t>
      </w:r>
      <w:r>
        <w:rPr>
          <w:rFonts w:hint="eastAsia"/>
          <w:szCs w:val="20"/>
        </w:rPr>
        <w:t>只有违反透明度原则的</w:t>
      </w:r>
      <w:r>
        <w:rPr>
          <w:rFonts w:hint="eastAsia"/>
          <w:szCs w:val="20"/>
        </w:rPr>
        <w:t>AIGC</w:t>
      </w:r>
      <w:r>
        <w:rPr>
          <w:rFonts w:hint="eastAsia"/>
          <w:szCs w:val="20"/>
        </w:rPr>
        <w:t>使用行为才不应被允许，也即使用</w:t>
      </w:r>
      <w:r>
        <w:rPr>
          <w:rFonts w:hint="eastAsia"/>
          <w:szCs w:val="20"/>
        </w:rPr>
        <w:t>AIGC</w:t>
      </w:r>
      <w:r>
        <w:rPr>
          <w:rFonts w:hint="eastAsia"/>
          <w:szCs w:val="20"/>
        </w:rPr>
        <w:t>而隐瞒来源的行为应当被视作剽窃或者是“代写”。在部门规章修改之前，</w:t>
      </w:r>
      <w:r>
        <w:rPr>
          <w:rFonts w:hint="eastAsia"/>
        </w:rPr>
        <w:t>我国高校学术诚信政策也应对学生能否</w:t>
      </w:r>
      <w:r>
        <w:rPr>
          <w:rFonts w:hint="eastAsia"/>
          <w:szCs w:val="20"/>
        </w:rPr>
        <w:t>以及如何利用</w:t>
      </w:r>
      <w:r>
        <w:rPr>
          <w:rFonts w:hint="eastAsia"/>
        </w:rPr>
        <w:t>利用</w:t>
      </w:r>
      <w:r>
        <w:rPr>
          <w:rFonts w:hint="eastAsia"/>
        </w:rPr>
        <w:t>G</w:t>
      </w:r>
      <w:r>
        <w:t>AI</w:t>
      </w:r>
      <w:r>
        <w:rPr>
          <w:rFonts w:hint="eastAsia"/>
        </w:rPr>
        <w:t>的重大问题做出明确表态</w:t>
      </w:r>
      <w:r>
        <w:rPr>
          <w:rFonts w:hint="eastAsia"/>
          <w:szCs w:val="20"/>
        </w:rPr>
        <w:t>，不能放任</w:t>
      </w:r>
      <w:r>
        <w:rPr>
          <w:rFonts w:hint="eastAsia"/>
          <w:szCs w:val="20"/>
        </w:rPr>
        <w:t>GAI</w:t>
      </w:r>
      <w:r>
        <w:rPr>
          <w:rFonts w:hint="eastAsia"/>
          <w:szCs w:val="20"/>
        </w:rPr>
        <w:t>在大学生群体中的野蛮生长</w:t>
      </w:r>
      <w:r>
        <w:rPr>
          <w:rFonts w:hint="eastAsia"/>
        </w:rPr>
        <w:t>。</w:t>
      </w:r>
    </w:p>
    <w:p w14:paraId="10621E12" w14:textId="75BA26FE" w:rsidR="002A315E" w:rsidRPr="009374F6" w:rsidRDefault="00000000" w:rsidP="007B2E6F">
      <w:pPr>
        <w:ind w:firstLine="420"/>
      </w:pPr>
      <w:r>
        <w:rPr>
          <w:rFonts w:hint="eastAsia"/>
        </w:rPr>
        <w:t>第三，</w:t>
      </w:r>
      <w:ins w:id="376" w:author="沪楠 陈" w:date="2024-10-18T15:30:00Z" w16du:dateUtc="2024-10-18T07:30:00Z">
        <w:r w:rsidR="009374F6">
          <w:rPr>
            <w:rFonts w:hint="eastAsia"/>
          </w:rPr>
          <w:t>各方应互通有无以系统性</w:t>
        </w:r>
      </w:ins>
      <w:ins w:id="377" w:author="沪楠 陈" w:date="2024-10-18T15:31:00Z" w16du:dateUtc="2024-10-18T07:31:00Z">
        <w:r w:rsidR="009374F6">
          <w:rPr>
            <w:rFonts w:hint="eastAsia"/>
          </w:rPr>
          <w:t>保障透明度原则并搭建学术不端</w:t>
        </w:r>
      </w:ins>
      <w:ins w:id="378" w:author="沪楠 陈" w:date="2024-10-18T15:17:00Z" w16du:dateUtc="2024-10-18T07:17:00Z">
        <w:r w:rsidR="0048584D">
          <w:rPr>
            <w:rFonts w:hint="eastAsia"/>
          </w:rPr>
          <w:t>指控救济途径。</w:t>
        </w:r>
      </w:ins>
      <w:ins w:id="379" w:author="沪楠 陈" w:date="2024-10-18T15:23:00Z" w16du:dateUtc="2024-10-18T07:23:00Z">
        <w:r w:rsidR="009374F6">
          <w:rPr>
            <w:rFonts w:hint="eastAsia"/>
          </w:rPr>
          <w:t>为了</w:t>
        </w:r>
      </w:ins>
      <w:ins w:id="380" w:author="沪楠 陈" w:date="2024-10-18T15:32:00Z" w16du:dateUtc="2024-10-18T07:32:00Z">
        <w:r w:rsidR="009374F6">
          <w:rPr>
            <w:rFonts w:hint="eastAsia"/>
          </w:rPr>
          <w:t>确保治理的完备性，</w:t>
        </w:r>
      </w:ins>
      <w:r>
        <w:rPr>
          <w:rFonts w:hint="eastAsia"/>
        </w:rPr>
        <w:t>教育监管部门和高校必须将透明度要求和需求传递给</w:t>
      </w:r>
      <w:r>
        <w:rPr>
          <w:rFonts w:hint="eastAsia"/>
        </w:rPr>
        <w:t>G</w:t>
      </w:r>
      <w:r>
        <w:t>AI</w:t>
      </w:r>
      <w:r>
        <w:rPr>
          <w:rFonts w:hint="eastAsia"/>
        </w:rPr>
        <w:t>服务提供商以及与保障学术诚信等教育功能密切相关的各类数据库（例如知网、维普等），各方应开展深度合作并积极联动合作，落实生成式事先数字水印等标识技术，实现透明度治理的系统性升级。</w:t>
      </w:r>
      <w:bookmarkStart w:id="381" w:name="_Hlk151832434"/>
      <w:r>
        <w:rPr>
          <w:rFonts w:hint="eastAsia"/>
        </w:rPr>
        <w:t>应指出的是，一旦有学生被指控涉嫌人工智能代写，也即怀疑使用</w:t>
      </w:r>
      <w:r>
        <w:rPr>
          <w:rFonts w:hint="eastAsia"/>
        </w:rPr>
        <w:t>AIGC</w:t>
      </w:r>
      <w:r>
        <w:rPr>
          <w:rFonts w:hint="eastAsia"/>
        </w:rPr>
        <w:t>而隐瞒来源，仍应进入常规的学术诚信调查流程。因为虽然以生成式数字水印为代表的标识技术通常具有足够的证明力，但不能以此直接判定学生存在学术不端行为或者是作为唯一的考量因素。校方应结合学生日常表现、学生的原创性证据、教师证言和面谈确认学生知识掌握程度等传统方式综合判断</w:t>
      </w:r>
      <w:r>
        <w:fldChar w:fldCharType="begin"/>
      </w:r>
      <w:r>
        <w:rPr>
          <w:rFonts w:hint="eastAsia"/>
        </w:rPr>
        <w:instrText xml:space="preserve"> ADDIN ZOTERO_ITEM CSL_CITATION {"citationID":"yhsU5p57","properties":{"formattedCitation":"\\uc0\\u65288{}University of Toronto\\uc0\\u65292{}2024\\uc0\\u65289{}","plainCitation":"</w:instrText>
      </w:r>
      <w:r>
        <w:rPr>
          <w:rFonts w:hint="eastAsia"/>
        </w:rPr>
        <w:instrText>（</w:instrText>
      </w:r>
      <w:r>
        <w:rPr>
          <w:rFonts w:hint="eastAsia"/>
        </w:rPr>
        <w:instrText>University of Toronto</w:instrText>
      </w:r>
      <w:r>
        <w:rPr>
          <w:rFonts w:hint="eastAsia"/>
        </w:rPr>
        <w:instrText>，</w:instrText>
      </w:r>
      <w:r>
        <w:rPr>
          <w:rFonts w:hint="eastAsia"/>
        </w:rPr>
        <w:instrText>2024</w:instrText>
      </w:r>
      <w:r>
        <w:rPr>
          <w:rFonts w:hint="eastAsia"/>
        </w:rPr>
        <w:instrText>）</w:instrText>
      </w:r>
      <w:r>
        <w:rPr>
          <w:rFonts w:hint="eastAsia"/>
        </w:rPr>
        <w:instrText>","noteIndex":0},"citationItems":[{"id":6012,"</w:instrText>
      </w:r>
      <w:r>
        <w:instrText xml:space="preserve">uris":["http://zotero.org/users/12109334/items/6ZWUJJTE"],"itemData":{"id":6012,"type":"post-weblog","language":"en","title":"Guidance on the Appropriate Use of Generative Artificial Intelligence in Graduate Theses – School of Graduate Studies","URL":"https://www.sgs.utoronto.ca/about/guidance-on-the-use-of-generative-artificial-intelligence/","author":[{"literal":"University of Toronto"}],"accessed":{"date-parts":[["2024",8,1]]},"issued":{"date-parts":[["2024",7,16]]}}}],"schema":"https://github.com/citation-style-language/schema/raw/master/csl-citation.json"} </w:instrText>
      </w:r>
      <w:r>
        <w:fldChar w:fldCharType="separate"/>
      </w:r>
      <w:r>
        <w:rPr>
          <w:rFonts w:cs="Times New Roman"/>
          <w:kern w:val="0"/>
          <w:szCs w:val="24"/>
        </w:rPr>
        <w:t>（</w:t>
      </w:r>
      <w:r>
        <w:rPr>
          <w:rFonts w:cs="Times New Roman"/>
          <w:kern w:val="0"/>
          <w:szCs w:val="24"/>
        </w:rPr>
        <w:t>University of Toronto</w:t>
      </w:r>
      <w:r>
        <w:rPr>
          <w:rFonts w:cs="Times New Roman"/>
          <w:kern w:val="0"/>
          <w:szCs w:val="24"/>
        </w:rPr>
        <w:t>，</w:t>
      </w:r>
      <w:r>
        <w:rPr>
          <w:rFonts w:cs="Times New Roman"/>
          <w:kern w:val="0"/>
          <w:szCs w:val="24"/>
        </w:rPr>
        <w:t>2024</w:t>
      </w:r>
      <w:r>
        <w:rPr>
          <w:rFonts w:cs="Times New Roman"/>
          <w:kern w:val="0"/>
          <w:szCs w:val="24"/>
        </w:rPr>
        <w:t>）</w:t>
      </w:r>
      <w:r>
        <w:fldChar w:fldCharType="end"/>
      </w:r>
      <w:r>
        <w:rPr>
          <w:rFonts w:hint="eastAsia"/>
        </w:rPr>
        <w:t>。校方还应及时告知指控的理由和依据，提供充分的救济途径，以透明、公正的方式落实高校学术诚信政策。</w:t>
      </w:r>
      <w:bookmarkEnd w:id="381"/>
    </w:p>
    <w:p w14:paraId="1F285323" w14:textId="77777777" w:rsidR="002A315E" w:rsidRDefault="002A315E">
      <w:pPr>
        <w:ind w:firstLineChars="0" w:firstLine="480"/>
        <w:rPr>
          <w:sz w:val="22"/>
          <w:szCs w:val="21"/>
        </w:rPr>
      </w:pPr>
    </w:p>
    <w:p w14:paraId="690A1AD6" w14:textId="77777777" w:rsidR="002A315E" w:rsidRDefault="002A315E">
      <w:pPr>
        <w:ind w:firstLineChars="0" w:firstLine="0"/>
        <w:rPr>
          <w:sz w:val="20"/>
          <w:szCs w:val="20"/>
        </w:rPr>
      </w:pPr>
    </w:p>
    <w:p w14:paraId="43B47BA1" w14:textId="77777777" w:rsidR="002A315E" w:rsidRDefault="002A315E">
      <w:pPr>
        <w:ind w:firstLineChars="0" w:firstLine="480"/>
        <w:rPr>
          <w:sz w:val="22"/>
          <w:szCs w:val="21"/>
        </w:rPr>
      </w:pPr>
    </w:p>
    <w:p w14:paraId="7DF79AF0" w14:textId="77777777" w:rsidR="002A315E" w:rsidRDefault="00000000">
      <w:pPr>
        <w:pStyle w:val="af4"/>
        <w:rPr>
          <w:sz w:val="24"/>
          <w:szCs w:val="24"/>
        </w:rPr>
      </w:pPr>
      <w:r>
        <w:rPr>
          <w:rFonts w:hint="eastAsia"/>
          <w:sz w:val="24"/>
          <w:szCs w:val="24"/>
        </w:rPr>
        <w:t>参考文献</w:t>
      </w:r>
    </w:p>
    <w:p w14:paraId="1EFFE605" w14:textId="77777777" w:rsidR="002A315E" w:rsidRDefault="00000000">
      <w:pPr>
        <w:pStyle w:val="afb"/>
        <w:wordWrap w:val="0"/>
        <w:ind w:left="420" w:hangingChars="200" w:hanging="420"/>
        <w:rPr>
          <w:rFonts w:cs="Times New Roman"/>
          <w:kern w:val="0"/>
          <w:sz w:val="24"/>
          <w:szCs w:val="24"/>
        </w:rPr>
      </w:pPr>
      <w:r>
        <w:fldChar w:fldCharType="begin"/>
      </w:r>
      <w:r>
        <w:instrText xml:space="preserve"> ADDIN ZOTERO_BIBL {"uncited":[],"omitted":[],"custom":[]} CSL_BIBLIOGRAPHY </w:instrText>
      </w:r>
      <w:r>
        <w:fldChar w:fldCharType="separate"/>
      </w:r>
      <w:r>
        <w:rPr>
          <w:rFonts w:cs="Times New Roman"/>
          <w:kern w:val="0"/>
          <w:sz w:val="24"/>
          <w:szCs w:val="24"/>
        </w:rPr>
        <w:t>布莱恩</w:t>
      </w:r>
      <w:r>
        <w:rPr>
          <w:rFonts w:cs="Times New Roman" w:hint="eastAsia"/>
          <w:kern w:val="0"/>
          <w:sz w:val="24"/>
          <w:szCs w:val="24"/>
        </w:rPr>
        <w:t>·</w:t>
      </w:r>
      <w:r>
        <w:rPr>
          <w:rFonts w:cs="Times New Roman"/>
          <w:kern w:val="0"/>
          <w:sz w:val="24"/>
          <w:szCs w:val="24"/>
        </w:rPr>
        <w:t>阿瑟</w:t>
      </w:r>
      <w:r>
        <w:rPr>
          <w:rFonts w:cs="Times New Roman"/>
          <w:kern w:val="0"/>
          <w:sz w:val="24"/>
          <w:szCs w:val="24"/>
        </w:rPr>
        <w:t>.</w:t>
      </w:r>
      <w:r>
        <w:rPr>
          <w:rFonts w:cs="Times New Roman" w:hint="eastAsia"/>
          <w:kern w:val="0"/>
          <w:sz w:val="24"/>
          <w:szCs w:val="24"/>
        </w:rPr>
        <w:t>（</w:t>
      </w:r>
      <w:r>
        <w:rPr>
          <w:rFonts w:cs="Times New Roman"/>
          <w:kern w:val="0"/>
          <w:sz w:val="24"/>
          <w:szCs w:val="24"/>
        </w:rPr>
        <w:t>2014</w:t>
      </w:r>
      <w:r>
        <w:rPr>
          <w:rFonts w:cs="Times New Roman" w:hint="eastAsia"/>
          <w:kern w:val="0"/>
          <w:sz w:val="24"/>
          <w:szCs w:val="24"/>
        </w:rPr>
        <w:t>）</w:t>
      </w:r>
      <w:r>
        <w:rPr>
          <w:rFonts w:cs="Times New Roman"/>
          <w:kern w:val="0"/>
          <w:sz w:val="24"/>
          <w:szCs w:val="24"/>
        </w:rPr>
        <w:t xml:space="preserve">. </w:t>
      </w:r>
      <w:r>
        <w:rPr>
          <w:rFonts w:cs="Times New Roman"/>
          <w:i/>
          <w:iCs/>
          <w:kern w:val="0"/>
          <w:sz w:val="24"/>
          <w:szCs w:val="24"/>
        </w:rPr>
        <w:t>技术的本质</w:t>
      </w:r>
      <w:r>
        <w:rPr>
          <w:rFonts w:cs="Times New Roman" w:hint="eastAsia"/>
          <w:kern w:val="0"/>
          <w:sz w:val="24"/>
          <w:szCs w:val="24"/>
        </w:rPr>
        <w:t>（</w:t>
      </w:r>
      <w:r>
        <w:rPr>
          <w:rFonts w:cs="Times New Roman"/>
          <w:kern w:val="0"/>
          <w:sz w:val="24"/>
          <w:szCs w:val="24"/>
        </w:rPr>
        <w:t>曹东溟</w:t>
      </w:r>
      <w:r>
        <w:rPr>
          <w:rFonts w:cs="Times New Roman" w:hint="eastAsia"/>
          <w:kern w:val="0"/>
          <w:sz w:val="24"/>
          <w:szCs w:val="24"/>
        </w:rPr>
        <w:t xml:space="preserve"> &amp; </w:t>
      </w:r>
      <w:r>
        <w:rPr>
          <w:rFonts w:cs="Times New Roman"/>
          <w:kern w:val="0"/>
          <w:sz w:val="24"/>
          <w:szCs w:val="24"/>
        </w:rPr>
        <w:t>王健</w:t>
      </w:r>
      <w:r>
        <w:rPr>
          <w:rFonts w:cs="Times New Roman" w:hint="eastAsia"/>
          <w:kern w:val="0"/>
          <w:sz w:val="24"/>
          <w:szCs w:val="24"/>
        </w:rPr>
        <w:t xml:space="preserve"> </w:t>
      </w:r>
      <w:r>
        <w:rPr>
          <w:rFonts w:cs="Times New Roman" w:hint="eastAsia"/>
          <w:kern w:val="0"/>
          <w:sz w:val="24"/>
          <w:szCs w:val="24"/>
        </w:rPr>
        <w:t>译）</w:t>
      </w:r>
      <w:r>
        <w:rPr>
          <w:rFonts w:cs="Times New Roman"/>
          <w:kern w:val="0"/>
          <w:sz w:val="24"/>
          <w:szCs w:val="24"/>
        </w:rPr>
        <w:t xml:space="preserve">. </w:t>
      </w:r>
      <w:r>
        <w:rPr>
          <w:rFonts w:cs="Times New Roman"/>
          <w:kern w:val="0"/>
          <w:sz w:val="24"/>
          <w:szCs w:val="24"/>
        </w:rPr>
        <w:t>浙江人民出版社</w:t>
      </w:r>
      <w:r>
        <w:rPr>
          <w:rFonts w:cs="Times New Roman"/>
          <w:kern w:val="0"/>
          <w:sz w:val="24"/>
          <w:szCs w:val="24"/>
        </w:rPr>
        <w:t>.</w:t>
      </w:r>
    </w:p>
    <w:p w14:paraId="5A2818F8" w14:textId="77777777" w:rsidR="002A315E" w:rsidRDefault="00000000">
      <w:pPr>
        <w:pStyle w:val="afb"/>
        <w:wordWrap w:val="0"/>
        <w:ind w:left="480" w:hangingChars="200" w:hanging="480"/>
        <w:rPr>
          <w:rFonts w:cs="Times New Roman"/>
          <w:kern w:val="0"/>
          <w:sz w:val="24"/>
          <w:szCs w:val="24"/>
        </w:rPr>
      </w:pPr>
      <w:r>
        <w:rPr>
          <w:rFonts w:cs="Times New Roman" w:hint="eastAsia"/>
          <w:kern w:val="0"/>
          <w:sz w:val="24"/>
          <w:szCs w:val="24"/>
        </w:rPr>
        <w:t>陈全真</w:t>
      </w:r>
      <w:r>
        <w:rPr>
          <w:rFonts w:cs="Times New Roman" w:hint="eastAsia"/>
          <w:kern w:val="0"/>
          <w:sz w:val="24"/>
          <w:szCs w:val="24"/>
        </w:rPr>
        <w:t>.</w:t>
      </w:r>
      <w:r>
        <w:rPr>
          <w:rFonts w:cs="Times New Roman" w:hint="eastAsia"/>
          <w:kern w:val="0"/>
          <w:sz w:val="24"/>
          <w:szCs w:val="24"/>
        </w:rPr>
        <w:t>（</w:t>
      </w:r>
      <w:r>
        <w:rPr>
          <w:rFonts w:cs="Times New Roman" w:hint="eastAsia"/>
          <w:kern w:val="0"/>
          <w:sz w:val="24"/>
          <w:szCs w:val="24"/>
        </w:rPr>
        <w:t>2023</w:t>
      </w:r>
      <w:r>
        <w:rPr>
          <w:rFonts w:cs="Times New Roman" w:hint="eastAsia"/>
          <w:kern w:val="0"/>
          <w:sz w:val="24"/>
          <w:szCs w:val="24"/>
        </w:rPr>
        <w:t>）</w:t>
      </w:r>
      <w:r>
        <w:rPr>
          <w:rFonts w:cs="Times New Roman" w:hint="eastAsia"/>
          <w:kern w:val="0"/>
          <w:sz w:val="24"/>
          <w:szCs w:val="24"/>
        </w:rPr>
        <w:t xml:space="preserve">. </w:t>
      </w:r>
      <w:r>
        <w:rPr>
          <w:rFonts w:cs="Times New Roman" w:hint="eastAsia"/>
          <w:kern w:val="0"/>
          <w:sz w:val="24"/>
          <w:szCs w:val="24"/>
        </w:rPr>
        <w:t>生成式人工智能与平台权力的再中心化</w:t>
      </w:r>
      <w:r>
        <w:rPr>
          <w:rFonts w:cs="Times New Roman" w:hint="eastAsia"/>
          <w:kern w:val="0"/>
          <w:sz w:val="24"/>
          <w:szCs w:val="24"/>
        </w:rPr>
        <w:t xml:space="preserve">. </w:t>
      </w:r>
      <w:r>
        <w:rPr>
          <w:rFonts w:cs="Times New Roman" w:hint="eastAsia"/>
          <w:i/>
          <w:iCs/>
          <w:kern w:val="0"/>
          <w:sz w:val="24"/>
          <w:szCs w:val="24"/>
        </w:rPr>
        <w:t>东方法学</w:t>
      </w:r>
      <w:r>
        <w:rPr>
          <w:rFonts w:cs="Times New Roman" w:hint="eastAsia"/>
          <w:kern w:val="0"/>
          <w:sz w:val="24"/>
          <w:szCs w:val="24"/>
        </w:rPr>
        <w:t>(3)</w:t>
      </w:r>
      <w:r>
        <w:rPr>
          <w:rFonts w:cs="Times New Roman" w:hint="eastAsia"/>
          <w:kern w:val="0"/>
          <w:sz w:val="24"/>
          <w:szCs w:val="24"/>
        </w:rPr>
        <w:t>，</w:t>
      </w:r>
      <w:r>
        <w:rPr>
          <w:rFonts w:cs="Times New Roman" w:hint="eastAsia"/>
          <w:kern w:val="0"/>
          <w:sz w:val="24"/>
          <w:szCs w:val="24"/>
        </w:rPr>
        <w:t>61-71</w:t>
      </w:r>
      <w:r>
        <w:rPr>
          <w:rFonts w:cs="Times New Roman"/>
          <w:kern w:val="0"/>
          <w:sz w:val="24"/>
          <w:szCs w:val="24"/>
        </w:rPr>
        <w:t>.</w:t>
      </w:r>
    </w:p>
    <w:p w14:paraId="4F52C30D" w14:textId="77777777" w:rsidR="002A315E" w:rsidRDefault="00000000">
      <w:pPr>
        <w:pStyle w:val="afb"/>
        <w:wordWrap w:val="0"/>
        <w:ind w:left="480" w:hangingChars="200" w:hanging="480"/>
        <w:rPr>
          <w:rFonts w:cs="Times New Roman"/>
          <w:kern w:val="0"/>
          <w:sz w:val="24"/>
          <w:szCs w:val="24"/>
        </w:rPr>
      </w:pPr>
      <w:r>
        <w:rPr>
          <w:rFonts w:cs="Times New Roman" w:hint="eastAsia"/>
          <w:kern w:val="0"/>
          <w:sz w:val="24"/>
          <w:szCs w:val="24"/>
        </w:rPr>
        <w:t>程睿</w:t>
      </w:r>
      <w:r>
        <w:rPr>
          <w:rFonts w:cs="Times New Roman" w:hint="eastAsia"/>
          <w:kern w:val="0"/>
          <w:sz w:val="24"/>
          <w:szCs w:val="24"/>
        </w:rPr>
        <w:t>.</w:t>
      </w:r>
      <w:r>
        <w:rPr>
          <w:rFonts w:cs="Times New Roman" w:hint="eastAsia"/>
          <w:kern w:val="0"/>
          <w:sz w:val="24"/>
          <w:szCs w:val="24"/>
        </w:rPr>
        <w:t>（</w:t>
      </w:r>
      <w:r>
        <w:rPr>
          <w:rFonts w:cs="Times New Roman" w:hint="eastAsia"/>
          <w:kern w:val="0"/>
          <w:sz w:val="24"/>
          <w:szCs w:val="24"/>
        </w:rPr>
        <w:t>2023</w:t>
      </w:r>
      <w:r>
        <w:rPr>
          <w:rFonts w:cs="Times New Roman" w:hint="eastAsia"/>
          <w:kern w:val="0"/>
          <w:sz w:val="24"/>
          <w:szCs w:val="24"/>
        </w:rPr>
        <w:t>）</w:t>
      </w:r>
      <w:r>
        <w:rPr>
          <w:rFonts w:cs="Times New Roman" w:hint="eastAsia"/>
          <w:kern w:val="0"/>
          <w:sz w:val="24"/>
          <w:szCs w:val="24"/>
        </w:rPr>
        <w:t>. ChatGPT</w:t>
      </w:r>
      <w:r>
        <w:rPr>
          <w:rFonts w:cs="Times New Roman" w:hint="eastAsia"/>
          <w:kern w:val="0"/>
          <w:sz w:val="24"/>
          <w:szCs w:val="24"/>
        </w:rPr>
        <w:t>介入学术论文透明度义务的可视正义功能</w:t>
      </w:r>
      <w:r>
        <w:rPr>
          <w:rFonts w:cs="Times New Roman" w:hint="eastAsia"/>
          <w:kern w:val="0"/>
          <w:sz w:val="24"/>
          <w:szCs w:val="24"/>
        </w:rPr>
        <w:t xml:space="preserve">. </w:t>
      </w:r>
      <w:r>
        <w:rPr>
          <w:rFonts w:cs="Times New Roman" w:hint="eastAsia"/>
          <w:i/>
          <w:iCs/>
          <w:kern w:val="0"/>
          <w:sz w:val="24"/>
          <w:szCs w:val="24"/>
        </w:rPr>
        <w:t>科学学研究</w:t>
      </w:r>
      <w:r>
        <w:rPr>
          <w:rFonts w:cs="Times New Roman" w:hint="eastAsia"/>
          <w:kern w:val="0"/>
          <w:sz w:val="24"/>
          <w:szCs w:val="24"/>
        </w:rPr>
        <w:t>，</w:t>
      </w:r>
      <w:r w:rsidRPr="00A84E0D">
        <w:rPr>
          <w:rFonts w:cs="Times New Roman"/>
          <w:i/>
          <w:iCs/>
          <w:kern w:val="0"/>
          <w:sz w:val="24"/>
          <w:szCs w:val="24"/>
          <w:rPrChange w:id="382" w:author="沪楠 陈" w:date="2024-10-22T15:56:00Z" w16du:dateUtc="2024-10-22T07:56:00Z">
            <w:rPr>
              <w:rFonts w:cs="Times New Roman"/>
              <w:kern w:val="0"/>
              <w:sz w:val="24"/>
              <w:szCs w:val="24"/>
            </w:rPr>
          </w:rPrChange>
        </w:rPr>
        <w:t>41</w:t>
      </w:r>
      <w:r>
        <w:rPr>
          <w:rFonts w:cs="Times New Roman" w:hint="eastAsia"/>
          <w:kern w:val="0"/>
          <w:sz w:val="24"/>
          <w:szCs w:val="24"/>
        </w:rPr>
        <w:t>(12)</w:t>
      </w:r>
      <w:r>
        <w:rPr>
          <w:rFonts w:cs="Times New Roman" w:hint="eastAsia"/>
          <w:kern w:val="0"/>
          <w:sz w:val="24"/>
          <w:szCs w:val="24"/>
        </w:rPr>
        <w:t>，</w:t>
      </w:r>
      <w:r>
        <w:rPr>
          <w:rFonts w:cs="Times New Roman" w:hint="eastAsia"/>
          <w:kern w:val="0"/>
          <w:sz w:val="24"/>
          <w:szCs w:val="24"/>
        </w:rPr>
        <w:t>2138-2146</w:t>
      </w:r>
      <w:r>
        <w:rPr>
          <w:rFonts w:cs="Times New Roman"/>
          <w:kern w:val="0"/>
          <w:sz w:val="24"/>
          <w:szCs w:val="24"/>
        </w:rPr>
        <w:t>.</w:t>
      </w:r>
    </w:p>
    <w:p w14:paraId="3511A536" w14:textId="77777777" w:rsidR="002A315E" w:rsidRDefault="00000000">
      <w:pPr>
        <w:pStyle w:val="afb"/>
        <w:wordWrap w:val="0"/>
        <w:ind w:left="480" w:hangingChars="200" w:hanging="480"/>
        <w:rPr>
          <w:rFonts w:cs="Times New Roman"/>
          <w:kern w:val="0"/>
          <w:sz w:val="24"/>
          <w:szCs w:val="24"/>
        </w:rPr>
      </w:pPr>
      <w:r>
        <w:rPr>
          <w:rFonts w:cs="Times New Roman" w:hint="eastAsia"/>
          <w:kern w:val="0"/>
          <w:sz w:val="24"/>
          <w:szCs w:val="24"/>
        </w:rPr>
        <w:t>翟雪松</w:t>
      </w:r>
      <w:r>
        <w:rPr>
          <w:rFonts w:cs="Times New Roman" w:hint="eastAsia"/>
          <w:kern w:val="0"/>
          <w:sz w:val="24"/>
          <w:szCs w:val="24"/>
        </w:rPr>
        <w:t xml:space="preserve">, </w:t>
      </w:r>
      <w:r>
        <w:rPr>
          <w:rFonts w:cs="Times New Roman" w:hint="eastAsia"/>
          <w:kern w:val="0"/>
          <w:sz w:val="24"/>
          <w:szCs w:val="24"/>
        </w:rPr>
        <w:t>吴庭辉</w:t>
      </w:r>
      <w:r>
        <w:rPr>
          <w:rFonts w:cs="Times New Roman" w:hint="eastAsia"/>
          <w:kern w:val="0"/>
          <w:sz w:val="24"/>
          <w:szCs w:val="24"/>
        </w:rPr>
        <w:t xml:space="preserve">, </w:t>
      </w:r>
      <w:r>
        <w:rPr>
          <w:rFonts w:cs="Times New Roman" w:hint="eastAsia"/>
          <w:kern w:val="0"/>
          <w:sz w:val="24"/>
          <w:szCs w:val="24"/>
        </w:rPr>
        <w:t>李翠欣</w:t>
      </w:r>
      <w:r>
        <w:rPr>
          <w:rFonts w:cs="Times New Roman" w:hint="eastAsia"/>
          <w:kern w:val="0"/>
          <w:sz w:val="24"/>
          <w:szCs w:val="24"/>
        </w:rPr>
        <w:t xml:space="preserve">, </w:t>
      </w:r>
      <w:r>
        <w:rPr>
          <w:rFonts w:cs="Times New Roman" w:hint="eastAsia"/>
          <w:kern w:val="0"/>
          <w:sz w:val="24"/>
          <w:szCs w:val="24"/>
        </w:rPr>
        <w:t>仇婷婷</w:t>
      </w:r>
      <w:r>
        <w:rPr>
          <w:rFonts w:cs="Times New Roman" w:hint="eastAsia"/>
          <w:kern w:val="0"/>
          <w:sz w:val="24"/>
          <w:szCs w:val="24"/>
        </w:rPr>
        <w:t xml:space="preserve"> &amp; </w:t>
      </w:r>
      <w:r>
        <w:rPr>
          <w:rFonts w:cs="Times New Roman" w:hint="eastAsia"/>
          <w:kern w:val="0"/>
          <w:sz w:val="24"/>
          <w:szCs w:val="24"/>
        </w:rPr>
        <w:t>李艳</w:t>
      </w:r>
      <w:r>
        <w:rPr>
          <w:rFonts w:cs="Times New Roman" w:hint="eastAsia"/>
          <w:kern w:val="0"/>
          <w:sz w:val="24"/>
          <w:szCs w:val="24"/>
        </w:rPr>
        <w:t>.</w:t>
      </w:r>
      <w:r>
        <w:rPr>
          <w:rFonts w:cs="Times New Roman" w:hint="eastAsia"/>
          <w:kern w:val="0"/>
          <w:sz w:val="24"/>
          <w:szCs w:val="24"/>
        </w:rPr>
        <w:t>（</w:t>
      </w:r>
      <w:r>
        <w:rPr>
          <w:rFonts w:cs="Times New Roman" w:hint="eastAsia"/>
          <w:kern w:val="0"/>
          <w:sz w:val="24"/>
          <w:szCs w:val="24"/>
        </w:rPr>
        <w:t>2023</w:t>
      </w:r>
      <w:r>
        <w:rPr>
          <w:rFonts w:cs="Times New Roman" w:hint="eastAsia"/>
          <w:kern w:val="0"/>
          <w:sz w:val="24"/>
          <w:szCs w:val="24"/>
        </w:rPr>
        <w:t>）</w:t>
      </w:r>
      <w:r>
        <w:rPr>
          <w:rFonts w:cs="Times New Roman" w:hint="eastAsia"/>
          <w:kern w:val="0"/>
          <w:sz w:val="24"/>
          <w:szCs w:val="24"/>
        </w:rPr>
        <w:t xml:space="preserve">. </w:t>
      </w:r>
      <w:r>
        <w:rPr>
          <w:rFonts w:cs="Times New Roman" w:hint="eastAsia"/>
          <w:kern w:val="0"/>
          <w:sz w:val="24"/>
          <w:szCs w:val="24"/>
        </w:rPr>
        <w:t>数字人教育应用的演进、趋势与挑战</w:t>
      </w:r>
      <w:r>
        <w:rPr>
          <w:rFonts w:cs="Times New Roman" w:hint="eastAsia"/>
          <w:kern w:val="0"/>
          <w:sz w:val="24"/>
          <w:szCs w:val="24"/>
        </w:rPr>
        <w:t xml:space="preserve">. </w:t>
      </w:r>
      <w:r>
        <w:rPr>
          <w:rFonts w:cs="Times New Roman" w:hint="eastAsia"/>
          <w:i/>
          <w:iCs/>
          <w:kern w:val="0"/>
          <w:sz w:val="24"/>
          <w:szCs w:val="24"/>
        </w:rPr>
        <w:t>现代远程教育研究</w:t>
      </w:r>
      <w:r>
        <w:rPr>
          <w:rFonts w:cs="Times New Roman" w:hint="eastAsia"/>
          <w:kern w:val="0"/>
          <w:sz w:val="24"/>
          <w:szCs w:val="24"/>
        </w:rPr>
        <w:t>，</w:t>
      </w:r>
      <w:r w:rsidRPr="00885A9F">
        <w:rPr>
          <w:rFonts w:cs="Times New Roman"/>
          <w:i/>
          <w:iCs/>
          <w:kern w:val="0"/>
          <w:sz w:val="24"/>
          <w:szCs w:val="24"/>
          <w:rPrChange w:id="383" w:author="莉 刘" w:date="2024-10-22T13:50:00Z" w16du:dateUtc="2024-10-22T05:50:00Z">
            <w:rPr>
              <w:rFonts w:cs="Times New Roman"/>
              <w:kern w:val="0"/>
              <w:sz w:val="24"/>
              <w:szCs w:val="24"/>
            </w:rPr>
          </w:rPrChange>
        </w:rPr>
        <w:t>35</w:t>
      </w:r>
      <w:r>
        <w:rPr>
          <w:rFonts w:cs="Times New Roman" w:hint="eastAsia"/>
          <w:kern w:val="0"/>
          <w:sz w:val="24"/>
          <w:szCs w:val="24"/>
        </w:rPr>
        <w:t>(6)</w:t>
      </w:r>
      <w:r>
        <w:rPr>
          <w:rFonts w:cs="Times New Roman" w:hint="eastAsia"/>
          <w:kern w:val="0"/>
          <w:sz w:val="24"/>
          <w:szCs w:val="24"/>
        </w:rPr>
        <w:t>，</w:t>
      </w:r>
      <w:r>
        <w:rPr>
          <w:rFonts w:cs="Times New Roman" w:hint="eastAsia"/>
          <w:kern w:val="0"/>
          <w:sz w:val="24"/>
          <w:szCs w:val="24"/>
        </w:rPr>
        <w:t>41-50</w:t>
      </w:r>
      <w:r>
        <w:rPr>
          <w:rFonts w:cs="Times New Roman"/>
          <w:kern w:val="0"/>
          <w:sz w:val="24"/>
          <w:szCs w:val="24"/>
        </w:rPr>
        <w:t>.</w:t>
      </w:r>
    </w:p>
    <w:p w14:paraId="00FBDA25" w14:textId="77777777" w:rsidR="002A315E" w:rsidRDefault="00000000">
      <w:pPr>
        <w:pStyle w:val="afb"/>
        <w:wordWrap w:val="0"/>
        <w:ind w:left="480" w:hangingChars="200" w:hanging="480"/>
        <w:rPr>
          <w:rFonts w:cs="Times New Roman"/>
          <w:kern w:val="0"/>
          <w:sz w:val="24"/>
          <w:szCs w:val="24"/>
        </w:rPr>
      </w:pPr>
      <w:r>
        <w:rPr>
          <w:rFonts w:cs="Times New Roman" w:hint="eastAsia"/>
          <w:kern w:val="0"/>
          <w:sz w:val="24"/>
          <w:szCs w:val="24"/>
        </w:rPr>
        <w:t>方流芳</w:t>
      </w:r>
      <w:r>
        <w:rPr>
          <w:rFonts w:cs="Times New Roman" w:hint="eastAsia"/>
          <w:kern w:val="0"/>
          <w:sz w:val="24"/>
          <w:szCs w:val="24"/>
        </w:rPr>
        <w:t>.</w:t>
      </w:r>
      <w:r>
        <w:rPr>
          <w:rFonts w:cs="Times New Roman" w:hint="eastAsia"/>
          <w:kern w:val="0"/>
          <w:sz w:val="24"/>
          <w:szCs w:val="24"/>
        </w:rPr>
        <w:t>（</w:t>
      </w:r>
      <w:r>
        <w:rPr>
          <w:rFonts w:cs="Times New Roman" w:hint="eastAsia"/>
          <w:kern w:val="0"/>
          <w:sz w:val="24"/>
          <w:szCs w:val="24"/>
        </w:rPr>
        <w:t>2006</w:t>
      </w:r>
      <w:r>
        <w:rPr>
          <w:rFonts w:cs="Times New Roman" w:hint="eastAsia"/>
          <w:kern w:val="0"/>
          <w:sz w:val="24"/>
          <w:szCs w:val="24"/>
        </w:rPr>
        <w:t>）</w:t>
      </w:r>
      <w:r>
        <w:rPr>
          <w:rFonts w:cs="Times New Roman" w:hint="eastAsia"/>
          <w:kern w:val="0"/>
          <w:sz w:val="24"/>
          <w:szCs w:val="24"/>
        </w:rPr>
        <w:t xml:space="preserve">. </w:t>
      </w:r>
      <w:r>
        <w:rPr>
          <w:rFonts w:cs="Times New Roman" w:hint="eastAsia"/>
          <w:kern w:val="0"/>
          <w:sz w:val="24"/>
          <w:szCs w:val="24"/>
        </w:rPr>
        <w:t>学术剽窃和法律内外的对策</w:t>
      </w:r>
      <w:r>
        <w:rPr>
          <w:rFonts w:cs="Times New Roman" w:hint="eastAsia"/>
          <w:kern w:val="0"/>
          <w:sz w:val="24"/>
          <w:szCs w:val="24"/>
        </w:rPr>
        <w:t xml:space="preserve">. </w:t>
      </w:r>
      <w:r>
        <w:rPr>
          <w:rFonts w:cs="Times New Roman" w:hint="eastAsia"/>
          <w:i/>
          <w:iCs/>
          <w:kern w:val="0"/>
          <w:sz w:val="24"/>
          <w:szCs w:val="24"/>
        </w:rPr>
        <w:t>中国法学</w:t>
      </w:r>
      <w:r>
        <w:rPr>
          <w:rFonts w:cs="Times New Roman" w:hint="eastAsia"/>
          <w:kern w:val="0"/>
          <w:sz w:val="24"/>
          <w:szCs w:val="24"/>
        </w:rPr>
        <w:t>(5)</w:t>
      </w:r>
      <w:r>
        <w:rPr>
          <w:rFonts w:cs="Times New Roman" w:hint="eastAsia"/>
          <w:kern w:val="0"/>
          <w:sz w:val="24"/>
          <w:szCs w:val="24"/>
        </w:rPr>
        <w:t>，</w:t>
      </w:r>
      <w:r>
        <w:rPr>
          <w:rFonts w:cs="Times New Roman" w:hint="eastAsia"/>
          <w:kern w:val="0"/>
          <w:sz w:val="24"/>
          <w:szCs w:val="24"/>
        </w:rPr>
        <w:t>155-169</w:t>
      </w:r>
      <w:r>
        <w:rPr>
          <w:rFonts w:cs="Times New Roman"/>
          <w:kern w:val="0"/>
          <w:sz w:val="24"/>
          <w:szCs w:val="24"/>
        </w:rPr>
        <w:t>.</w:t>
      </w:r>
    </w:p>
    <w:p w14:paraId="58EC6288" w14:textId="77777777" w:rsidR="002A315E" w:rsidRDefault="00000000">
      <w:pPr>
        <w:pStyle w:val="afb"/>
        <w:wordWrap w:val="0"/>
        <w:ind w:left="480" w:hangingChars="200" w:hanging="480"/>
        <w:rPr>
          <w:rFonts w:cs="Times New Roman"/>
          <w:kern w:val="0"/>
          <w:sz w:val="24"/>
          <w:szCs w:val="24"/>
        </w:rPr>
      </w:pPr>
      <w:r>
        <w:rPr>
          <w:rFonts w:cs="Times New Roman" w:hint="eastAsia"/>
          <w:kern w:val="0"/>
          <w:sz w:val="24"/>
          <w:szCs w:val="24"/>
        </w:rPr>
        <w:t>管华</w:t>
      </w:r>
      <w:r>
        <w:rPr>
          <w:rFonts w:cs="Times New Roman" w:hint="eastAsia"/>
          <w:kern w:val="0"/>
          <w:sz w:val="24"/>
          <w:szCs w:val="24"/>
        </w:rPr>
        <w:t>.</w:t>
      </w:r>
      <w:r>
        <w:rPr>
          <w:rFonts w:cs="Times New Roman" w:hint="eastAsia"/>
          <w:kern w:val="0"/>
          <w:sz w:val="24"/>
          <w:szCs w:val="24"/>
        </w:rPr>
        <w:t>（</w:t>
      </w:r>
      <w:r>
        <w:rPr>
          <w:rFonts w:cs="Times New Roman" w:hint="eastAsia"/>
          <w:kern w:val="0"/>
          <w:sz w:val="24"/>
          <w:szCs w:val="24"/>
        </w:rPr>
        <w:t>2022</w:t>
      </w:r>
      <w:r>
        <w:rPr>
          <w:rFonts w:cs="Times New Roman" w:hint="eastAsia"/>
          <w:kern w:val="0"/>
          <w:sz w:val="24"/>
          <w:szCs w:val="24"/>
        </w:rPr>
        <w:t>）</w:t>
      </w:r>
      <w:r>
        <w:rPr>
          <w:rFonts w:cs="Times New Roman" w:hint="eastAsia"/>
          <w:kern w:val="0"/>
          <w:sz w:val="24"/>
          <w:szCs w:val="24"/>
        </w:rPr>
        <w:t xml:space="preserve">. </w:t>
      </w:r>
      <w:r>
        <w:rPr>
          <w:rFonts w:cs="Times New Roman" w:hint="eastAsia"/>
          <w:kern w:val="0"/>
          <w:sz w:val="24"/>
          <w:szCs w:val="24"/>
        </w:rPr>
        <w:t>智能时代的教育立法前瞻</w:t>
      </w:r>
      <w:r>
        <w:rPr>
          <w:rFonts w:cs="Times New Roman" w:hint="eastAsia"/>
          <w:kern w:val="0"/>
          <w:sz w:val="24"/>
          <w:szCs w:val="24"/>
        </w:rPr>
        <w:t xml:space="preserve">. </w:t>
      </w:r>
      <w:r>
        <w:rPr>
          <w:rFonts w:cs="Times New Roman" w:hint="eastAsia"/>
          <w:i/>
          <w:iCs/>
          <w:kern w:val="0"/>
          <w:sz w:val="24"/>
          <w:szCs w:val="24"/>
        </w:rPr>
        <w:t>陕西师范大学学报（哲学社会科学版）</w:t>
      </w:r>
      <w:r>
        <w:rPr>
          <w:rFonts w:cs="Times New Roman" w:hint="eastAsia"/>
          <w:kern w:val="0"/>
          <w:sz w:val="24"/>
          <w:szCs w:val="24"/>
        </w:rPr>
        <w:t>，</w:t>
      </w:r>
      <w:r w:rsidRPr="00885A9F">
        <w:rPr>
          <w:rFonts w:cs="Times New Roman"/>
          <w:i/>
          <w:iCs/>
          <w:kern w:val="0"/>
          <w:sz w:val="24"/>
          <w:szCs w:val="24"/>
          <w:rPrChange w:id="384" w:author="莉 刘" w:date="2024-10-22T13:50:00Z" w16du:dateUtc="2024-10-22T05:50:00Z">
            <w:rPr>
              <w:rFonts w:cs="Times New Roman"/>
              <w:kern w:val="0"/>
              <w:sz w:val="24"/>
              <w:szCs w:val="24"/>
            </w:rPr>
          </w:rPrChange>
        </w:rPr>
        <w:t>51</w:t>
      </w:r>
      <w:r>
        <w:rPr>
          <w:rFonts w:cs="Times New Roman" w:hint="eastAsia"/>
          <w:kern w:val="0"/>
          <w:sz w:val="24"/>
          <w:szCs w:val="24"/>
        </w:rPr>
        <w:t>(4)</w:t>
      </w:r>
      <w:r>
        <w:rPr>
          <w:rFonts w:cs="Times New Roman" w:hint="eastAsia"/>
          <w:kern w:val="0"/>
          <w:sz w:val="24"/>
          <w:szCs w:val="24"/>
        </w:rPr>
        <w:t>，</w:t>
      </w:r>
      <w:r>
        <w:rPr>
          <w:rFonts w:cs="Times New Roman" w:hint="eastAsia"/>
          <w:kern w:val="0"/>
          <w:sz w:val="24"/>
          <w:szCs w:val="24"/>
        </w:rPr>
        <w:t>103-117</w:t>
      </w:r>
      <w:r>
        <w:rPr>
          <w:rFonts w:cs="Times New Roman"/>
          <w:kern w:val="0"/>
          <w:sz w:val="24"/>
          <w:szCs w:val="24"/>
        </w:rPr>
        <w:t>.</w:t>
      </w:r>
    </w:p>
    <w:p w14:paraId="7F8CD1DF" w14:textId="5BA83DB2" w:rsidR="002A315E" w:rsidRDefault="00000000">
      <w:pPr>
        <w:pStyle w:val="afb"/>
        <w:wordWrap w:val="0"/>
        <w:ind w:left="480" w:hangingChars="200" w:hanging="480"/>
        <w:rPr>
          <w:rFonts w:cs="Times New Roman"/>
          <w:kern w:val="0"/>
          <w:sz w:val="24"/>
          <w:szCs w:val="24"/>
        </w:rPr>
      </w:pPr>
      <w:r>
        <w:rPr>
          <w:rFonts w:cs="Times New Roman" w:hint="eastAsia"/>
          <w:kern w:val="0"/>
          <w:sz w:val="24"/>
          <w:szCs w:val="24"/>
        </w:rPr>
        <w:t>侯利阳</w:t>
      </w:r>
      <w:r>
        <w:rPr>
          <w:rFonts w:cs="Times New Roman" w:hint="eastAsia"/>
          <w:kern w:val="0"/>
          <w:sz w:val="24"/>
          <w:szCs w:val="24"/>
        </w:rPr>
        <w:t xml:space="preserve"> </w:t>
      </w:r>
      <w:ins w:id="385" w:author="莉 刘" w:date="2024-10-22T14:04:00Z" w16du:dateUtc="2024-10-22T06:04:00Z">
        <w:r w:rsidR="00FA289E">
          <w:rPr>
            <w:rFonts w:cs="Times New Roman" w:hint="eastAsia"/>
            <w:kern w:val="0"/>
            <w:sz w:val="24"/>
            <w:szCs w:val="24"/>
          </w:rPr>
          <w:t>，</w:t>
        </w:r>
      </w:ins>
      <w:r>
        <w:rPr>
          <w:rFonts w:cs="Times New Roman" w:hint="eastAsia"/>
          <w:kern w:val="0"/>
          <w:sz w:val="24"/>
          <w:szCs w:val="24"/>
        </w:rPr>
        <w:t xml:space="preserve">&amp; </w:t>
      </w:r>
      <w:r>
        <w:rPr>
          <w:rFonts w:cs="Times New Roman" w:hint="eastAsia"/>
          <w:kern w:val="0"/>
          <w:sz w:val="24"/>
          <w:szCs w:val="24"/>
        </w:rPr>
        <w:t>李兆轩</w:t>
      </w:r>
      <w:r>
        <w:rPr>
          <w:rFonts w:cs="Times New Roman" w:hint="eastAsia"/>
          <w:kern w:val="0"/>
          <w:sz w:val="24"/>
          <w:szCs w:val="24"/>
        </w:rPr>
        <w:t>.</w:t>
      </w:r>
      <w:r>
        <w:rPr>
          <w:rFonts w:cs="Times New Roman" w:hint="eastAsia"/>
          <w:kern w:val="0"/>
          <w:sz w:val="24"/>
          <w:szCs w:val="24"/>
        </w:rPr>
        <w:t>（</w:t>
      </w:r>
      <w:r>
        <w:rPr>
          <w:rFonts w:cs="Times New Roman" w:hint="eastAsia"/>
          <w:kern w:val="0"/>
          <w:sz w:val="24"/>
          <w:szCs w:val="24"/>
        </w:rPr>
        <w:t>2023</w:t>
      </w:r>
      <w:r>
        <w:rPr>
          <w:rFonts w:cs="Times New Roman" w:hint="eastAsia"/>
          <w:kern w:val="0"/>
          <w:sz w:val="24"/>
          <w:szCs w:val="24"/>
        </w:rPr>
        <w:t>）</w:t>
      </w:r>
      <w:r>
        <w:rPr>
          <w:rFonts w:cs="Times New Roman" w:hint="eastAsia"/>
          <w:kern w:val="0"/>
          <w:sz w:val="24"/>
          <w:szCs w:val="24"/>
        </w:rPr>
        <w:t>. ChatGPT</w:t>
      </w:r>
      <w:r>
        <w:rPr>
          <w:rFonts w:cs="Times New Roman" w:hint="eastAsia"/>
          <w:kern w:val="0"/>
          <w:sz w:val="24"/>
          <w:szCs w:val="24"/>
        </w:rPr>
        <w:t>学术性使用中的法律挑战与制度因应</w:t>
      </w:r>
      <w:r>
        <w:rPr>
          <w:rFonts w:cs="Times New Roman" w:hint="eastAsia"/>
          <w:kern w:val="0"/>
          <w:sz w:val="24"/>
          <w:szCs w:val="24"/>
        </w:rPr>
        <w:t xml:space="preserve">. </w:t>
      </w:r>
      <w:r>
        <w:rPr>
          <w:rFonts w:cs="Times New Roman" w:hint="eastAsia"/>
          <w:i/>
          <w:iCs/>
          <w:kern w:val="0"/>
          <w:sz w:val="24"/>
          <w:szCs w:val="24"/>
        </w:rPr>
        <w:t>东北师大学报（哲学社会科学版）</w:t>
      </w:r>
      <w:r>
        <w:rPr>
          <w:rFonts w:cs="Times New Roman" w:hint="eastAsia"/>
          <w:kern w:val="0"/>
          <w:sz w:val="24"/>
          <w:szCs w:val="24"/>
        </w:rPr>
        <w:t>(4)</w:t>
      </w:r>
      <w:r>
        <w:rPr>
          <w:rFonts w:cs="Times New Roman" w:hint="eastAsia"/>
          <w:kern w:val="0"/>
          <w:sz w:val="24"/>
          <w:szCs w:val="24"/>
        </w:rPr>
        <w:t>，</w:t>
      </w:r>
      <w:r>
        <w:rPr>
          <w:rFonts w:cs="Times New Roman" w:hint="eastAsia"/>
          <w:kern w:val="0"/>
          <w:sz w:val="24"/>
          <w:szCs w:val="24"/>
        </w:rPr>
        <w:t>29-39</w:t>
      </w:r>
      <w:r>
        <w:rPr>
          <w:rFonts w:cs="Times New Roman"/>
          <w:kern w:val="0"/>
          <w:sz w:val="24"/>
          <w:szCs w:val="24"/>
        </w:rPr>
        <w:t>.</w:t>
      </w:r>
    </w:p>
    <w:p w14:paraId="585C54D7" w14:textId="77777777" w:rsidR="002A315E" w:rsidRDefault="00000000">
      <w:pPr>
        <w:pStyle w:val="afb"/>
        <w:wordWrap w:val="0"/>
        <w:ind w:left="480" w:hangingChars="200" w:hanging="480"/>
        <w:rPr>
          <w:rFonts w:cs="Times New Roman"/>
          <w:kern w:val="0"/>
          <w:sz w:val="24"/>
          <w:szCs w:val="24"/>
        </w:rPr>
      </w:pPr>
      <w:r>
        <w:rPr>
          <w:rFonts w:cs="Times New Roman" w:hint="eastAsia"/>
          <w:kern w:val="0"/>
          <w:sz w:val="24"/>
          <w:szCs w:val="24"/>
        </w:rPr>
        <w:t>侯敏</w:t>
      </w:r>
      <w:r>
        <w:rPr>
          <w:rFonts w:cs="Times New Roman" w:hint="eastAsia"/>
          <w:kern w:val="0"/>
          <w:sz w:val="24"/>
          <w:szCs w:val="24"/>
        </w:rPr>
        <w:t>.</w:t>
      </w:r>
      <w:r>
        <w:rPr>
          <w:rFonts w:cs="Times New Roman" w:hint="eastAsia"/>
          <w:kern w:val="0"/>
          <w:sz w:val="24"/>
          <w:szCs w:val="24"/>
        </w:rPr>
        <w:t>（</w:t>
      </w:r>
      <w:r>
        <w:rPr>
          <w:rFonts w:cs="Times New Roman" w:hint="eastAsia"/>
          <w:kern w:val="0"/>
          <w:sz w:val="24"/>
          <w:szCs w:val="24"/>
        </w:rPr>
        <w:t>2010</w:t>
      </w:r>
      <w:r>
        <w:rPr>
          <w:rFonts w:cs="Times New Roman" w:hint="eastAsia"/>
          <w:kern w:val="0"/>
          <w:sz w:val="24"/>
          <w:szCs w:val="24"/>
        </w:rPr>
        <w:t>）</w:t>
      </w:r>
      <w:r>
        <w:rPr>
          <w:rFonts w:cs="Times New Roman" w:hint="eastAsia"/>
          <w:kern w:val="0"/>
          <w:sz w:val="24"/>
          <w:szCs w:val="24"/>
        </w:rPr>
        <w:t xml:space="preserve">. </w:t>
      </w:r>
      <w:r>
        <w:rPr>
          <w:rFonts w:cs="Times New Roman" w:hint="eastAsia"/>
          <w:kern w:val="0"/>
          <w:sz w:val="24"/>
          <w:szCs w:val="24"/>
        </w:rPr>
        <w:t>清初吴中学人序跋中的诗学观——以叶燮、尤侗、汪琬为中心</w:t>
      </w:r>
      <w:r>
        <w:rPr>
          <w:rFonts w:cs="Times New Roman" w:hint="eastAsia"/>
          <w:kern w:val="0"/>
          <w:sz w:val="24"/>
          <w:szCs w:val="24"/>
        </w:rPr>
        <w:t xml:space="preserve">. </w:t>
      </w:r>
      <w:r>
        <w:rPr>
          <w:rFonts w:cs="Times New Roman" w:hint="eastAsia"/>
          <w:i/>
          <w:iCs/>
          <w:kern w:val="0"/>
          <w:sz w:val="24"/>
          <w:szCs w:val="24"/>
        </w:rPr>
        <w:t>苏州大学学报（哲学社会科学版）</w:t>
      </w:r>
      <w:r>
        <w:rPr>
          <w:rFonts w:cs="Times New Roman" w:hint="eastAsia"/>
          <w:kern w:val="0"/>
          <w:sz w:val="24"/>
          <w:szCs w:val="24"/>
        </w:rPr>
        <w:t>，</w:t>
      </w:r>
      <w:r w:rsidRPr="00885A9F">
        <w:rPr>
          <w:rFonts w:cs="Times New Roman"/>
          <w:i/>
          <w:iCs/>
          <w:kern w:val="0"/>
          <w:sz w:val="24"/>
          <w:szCs w:val="24"/>
          <w:rPrChange w:id="386" w:author="莉 刘" w:date="2024-10-22T13:50:00Z" w16du:dateUtc="2024-10-22T05:50:00Z">
            <w:rPr>
              <w:rFonts w:cs="Times New Roman"/>
              <w:kern w:val="0"/>
              <w:sz w:val="24"/>
              <w:szCs w:val="24"/>
            </w:rPr>
          </w:rPrChange>
        </w:rPr>
        <w:t>31</w:t>
      </w:r>
      <w:r>
        <w:rPr>
          <w:rFonts w:cs="Times New Roman" w:hint="eastAsia"/>
          <w:kern w:val="0"/>
          <w:sz w:val="24"/>
          <w:szCs w:val="24"/>
        </w:rPr>
        <w:t>(2)</w:t>
      </w:r>
      <w:r>
        <w:rPr>
          <w:rFonts w:cs="Times New Roman" w:hint="eastAsia"/>
          <w:kern w:val="0"/>
          <w:sz w:val="24"/>
          <w:szCs w:val="24"/>
        </w:rPr>
        <w:t>，</w:t>
      </w:r>
      <w:r>
        <w:rPr>
          <w:rFonts w:cs="Times New Roman" w:hint="eastAsia"/>
          <w:kern w:val="0"/>
          <w:sz w:val="24"/>
          <w:szCs w:val="24"/>
        </w:rPr>
        <w:t>60-63</w:t>
      </w:r>
      <w:r>
        <w:rPr>
          <w:rFonts w:cs="Times New Roman"/>
          <w:kern w:val="0"/>
          <w:sz w:val="24"/>
          <w:szCs w:val="24"/>
        </w:rPr>
        <w:t>.</w:t>
      </w:r>
    </w:p>
    <w:p w14:paraId="692FAD9F" w14:textId="1419057B" w:rsidR="002A315E" w:rsidRDefault="00000000">
      <w:pPr>
        <w:pStyle w:val="afb"/>
        <w:wordWrap w:val="0"/>
        <w:ind w:left="480" w:hangingChars="200" w:hanging="480"/>
        <w:rPr>
          <w:rFonts w:cs="Times New Roman"/>
          <w:kern w:val="0"/>
          <w:sz w:val="24"/>
          <w:szCs w:val="24"/>
        </w:rPr>
      </w:pPr>
      <w:r>
        <w:rPr>
          <w:rFonts w:cs="Times New Roman" w:hint="eastAsia"/>
          <w:kern w:val="0"/>
          <w:sz w:val="24"/>
          <w:szCs w:val="24"/>
        </w:rPr>
        <w:t>胡凌</w:t>
      </w:r>
      <w:r>
        <w:rPr>
          <w:rFonts w:cs="Times New Roman" w:hint="eastAsia"/>
          <w:kern w:val="0"/>
          <w:sz w:val="24"/>
          <w:szCs w:val="24"/>
        </w:rPr>
        <w:t>.</w:t>
      </w:r>
      <w:r>
        <w:rPr>
          <w:rFonts w:cs="Times New Roman" w:hint="eastAsia"/>
          <w:kern w:val="0"/>
          <w:sz w:val="24"/>
          <w:szCs w:val="24"/>
        </w:rPr>
        <w:t>（</w:t>
      </w:r>
      <w:r>
        <w:rPr>
          <w:rFonts w:cs="Times New Roman" w:hint="eastAsia"/>
          <w:kern w:val="0"/>
          <w:sz w:val="24"/>
          <w:szCs w:val="24"/>
        </w:rPr>
        <w:t>2022</w:t>
      </w:r>
      <w:r>
        <w:rPr>
          <w:rFonts w:cs="Times New Roman" w:hint="eastAsia"/>
          <w:kern w:val="0"/>
          <w:sz w:val="24"/>
          <w:szCs w:val="24"/>
        </w:rPr>
        <w:t>）</w:t>
      </w:r>
      <w:r>
        <w:rPr>
          <w:rFonts w:cs="Times New Roman" w:hint="eastAsia"/>
          <w:kern w:val="0"/>
          <w:sz w:val="24"/>
          <w:szCs w:val="24"/>
        </w:rPr>
        <w:t xml:space="preserve">. </w:t>
      </w:r>
      <w:r>
        <w:rPr>
          <w:rFonts w:cs="Times New Roman" w:hint="eastAsia"/>
          <w:kern w:val="0"/>
          <w:sz w:val="24"/>
          <w:szCs w:val="24"/>
        </w:rPr>
        <w:t>企业、市场还是社会？——法律如何回应技术系统</w:t>
      </w:r>
      <w:r>
        <w:rPr>
          <w:rFonts w:cs="Times New Roman" w:hint="eastAsia"/>
          <w:kern w:val="0"/>
          <w:sz w:val="24"/>
          <w:szCs w:val="24"/>
        </w:rPr>
        <w:t xml:space="preserve">. </w:t>
      </w:r>
      <w:r>
        <w:rPr>
          <w:rFonts w:cs="Times New Roman" w:hint="eastAsia"/>
          <w:i/>
          <w:iCs/>
          <w:kern w:val="0"/>
          <w:sz w:val="24"/>
          <w:szCs w:val="24"/>
        </w:rPr>
        <w:t>文化纵横</w:t>
      </w:r>
      <w:r>
        <w:rPr>
          <w:rFonts w:cs="Times New Roman" w:hint="eastAsia"/>
          <w:kern w:val="0"/>
          <w:sz w:val="24"/>
          <w:szCs w:val="24"/>
        </w:rPr>
        <w:t>(1)</w:t>
      </w:r>
      <w:r>
        <w:rPr>
          <w:rFonts w:cs="Times New Roman" w:hint="eastAsia"/>
          <w:kern w:val="0"/>
          <w:sz w:val="24"/>
          <w:szCs w:val="24"/>
        </w:rPr>
        <w:t>，</w:t>
      </w:r>
      <w:r>
        <w:rPr>
          <w:rFonts w:cs="Times New Roman" w:hint="eastAsia"/>
          <w:kern w:val="0"/>
          <w:sz w:val="24"/>
          <w:szCs w:val="24"/>
        </w:rPr>
        <w:lastRenderedPageBreak/>
        <w:t>97-106</w:t>
      </w:r>
      <w:ins w:id="387" w:author="莉 刘" w:date="2024-10-22T13:50:00Z" w16du:dateUtc="2024-10-22T05:50:00Z">
        <w:r w:rsidR="00885A9F">
          <w:rPr>
            <w:rFonts w:cs="Times New Roman" w:hint="eastAsia"/>
            <w:kern w:val="0"/>
            <w:sz w:val="24"/>
            <w:szCs w:val="24"/>
          </w:rPr>
          <w:t>，</w:t>
        </w:r>
      </w:ins>
      <w:ins w:id="388" w:author="莉 刘" w:date="2024-10-22T14:18:00Z" w16du:dateUtc="2024-10-22T06:18:00Z">
        <w:del w:id="389" w:author="沪楠 陈" w:date="2024-10-22T16:02:00Z" w16du:dateUtc="2024-10-22T08:02:00Z">
          <w:r w:rsidR="00936B5E" w:rsidDel="00A84E0D">
            <w:rPr>
              <w:rFonts w:cs="Times New Roman" w:hint="eastAsia"/>
              <w:kern w:val="0"/>
              <w:sz w:val="24"/>
              <w:szCs w:val="24"/>
            </w:rPr>
            <w:delText xml:space="preserve"> </w:delText>
          </w:r>
        </w:del>
      </w:ins>
      <w:del w:id="390" w:author="莉 刘" w:date="2024-10-22T14:18:00Z" w16du:dateUtc="2024-10-22T06:18:00Z">
        <w:r w:rsidDel="00936B5E">
          <w:rPr>
            <w:rFonts w:cs="Times New Roman" w:hint="eastAsia"/>
            <w:kern w:val="0"/>
            <w:sz w:val="24"/>
            <w:szCs w:val="24"/>
          </w:rPr>
          <w:delText>+</w:delText>
        </w:r>
      </w:del>
      <w:r>
        <w:rPr>
          <w:rFonts w:cs="Times New Roman" w:hint="eastAsia"/>
          <w:kern w:val="0"/>
          <w:sz w:val="24"/>
          <w:szCs w:val="24"/>
        </w:rPr>
        <w:t>159</w:t>
      </w:r>
      <w:r>
        <w:rPr>
          <w:rFonts w:cs="Times New Roman"/>
          <w:kern w:val="0"/>
          <w:sz w:val="24"/>
          <w:szCs w:val="24"/>
        </w:rPr>
        <w:t>.</w:t>
      </w:r>
    </w:p>
    <w:p w14:paraId="65248DB8" w14:textId="47A1703B" w:rsidR="002A315E" w:rsidRDefault="00000000">
      <w:pPr>
        <w:pStyle w:val="afb"/>
        <w:wordWrap w:val="0"/>
        <w:ind w:left="480" w:hangingChars="200" w:hanging="480"/>
        <w:rPr>
          <w:rFonts w:cs="Times New Roman"/>
          <w:kern w:val="0"/>
          <w:sz w:val="24"/>
          <w:szCs w:val="24"/>
        </w:rPr>
      </w:pPr>
      <w:r>
        <w:rPr>
          <w:rFonts w:cs="Times New Roman" w:hint="eastAsia"/>
          <w:kern w:val="0"/>
          <w:sz w:val="24"/>
          <w:szCs w:val="24"/>
        </w:rPr>
        <w:t>黄蓓蓓</w:t>
      </w:r>
      <w:r>
        <w:rPr>
          <w:rFonts w:cs="Times New Roman" w:hint="eastAsia"/>
          <w:kern w:val="0"/>
          <w:sz w:val="24"/>
          <w:szCs w:val="24"/>
        </w:rPr>
        <w:t xml:space="preserve">, </w:t>
      </w:r>
      <w:r>
        <w:rPr>
          <w:rFonts w:cs="Times New Roman" w:hint="eastAsia"/>
          <w:kern w:val="0"/>
          <w:sz w:val="24"/>
          <w:szCs w:val="24"/>
        </w:rPr>
        <w:t>宋子昀</w:t>
      </w:r>
      <w:r>
        <w:rPr>
          <w:rFonts w:cs="Times New Roman" w:hint="eastAsia"/>
          <w:kern w:val="0"/>
          <w:sz w:val="24"/>
          <w:szCs w:val="24"/>
        </w:rPr>
        <w:t xml:space="preserve"> </w:t>
      </w:r>
      <w:ins w:id="391" w:author="莉 刘" w:date="2024-10-22T14:05:00Z" w16du:dateUtc="2024-10-22T06:05:00Z">
        <w:r w:rsidR="00BE3796">
          <w:rPr>
            <w:rFonts w:cs="Times New Roman" w:hint="eastAsia"/>
            <w:kern w:val="0"/>
            <w:sz w:val="24"/>
            <w:szCs w:val="24"/>
          </w:rPr>
          <w:t>，</w:t>
        </w:r>
      </w:ins>
      <w:r>
        <w:rPr>
          <w:rFonts w:cs="Times New Roman" w:hint="eastAsia"/>
          <w:kern w:val="0"/>
          <w:sz w:val="24"/>
          <w:szCs w:val="24"/>
        </w:rPr>
        <w:t xml:space="preserve">&amp; </w:t>
      </w:r>
      <w:r>
        <w:rPr>
          <w:rFonts w:cs="Times New Roman" w:hint="eastAsia"/>
          <w:kern w:val="0"/>
          <w:sz w:val="24"/>
          <w:szCs w:val="24"/>
        </w:rPr>
        <w:t>钱小龙</w:t>
      </w:r>
      <w:r>
        <w:rPr>
          <w:rFonts w:cs="Times New Roman" w:hint="eastAsia"/>
          <w:kern w:val="0"/>
          <w:sz w:val="24"/>
          <w:szCs w:val="24"/>
        </w:rPr>
        <w:t>.</w:t>
      </w:r>
      <w:r>
        <w:rPr>
          <w:rFonts w:cs="Times New Roman" w:hint="eastAsia"/>
          <w:kern w:val="0"/>
          <w:sz w:val="24"/>
          <w:szCs w:val="24"/>
        </w:rPr>
        <w:t>（</w:t>
      </w:r>
      <w:r>
        <w:rPr>
          <w:rFonts w:cs="Times New Roman" w:hint="eastAsia"/>
          <w:kern w:val="0"/>
          <w:sz w:val="24"/>
          <w:szCs w:val="24"/>
        </w:rPr>
        <w:t>2024</w:t>
      </w:r>
      <w:r>
        <w:rPr>
          <w:rFonts w:cs="Times New Roman" w:hint="eastAsia"/>
          <w:kern w:val="0"/>
          <w:sz w:val="24"/>
          <w:szCs w:val="24"/>
        </w:rPr>
        <w:t>）</w:t>
      </w:r>
      <w:r>
        <w:rPr>
          <w:rFonts w:cs="Times New Roman" w:hint="eastAsia"/>
          <w:kern w:val="0"/>
          <w:sz w:val="24"/>
          <w:szCs w:val="24"/>
        </w:rPr>
        <w:t xml:space="preserve">. </w:t>
      </w:r>
      <w:r>
        <w:rPr>
          <w:rFonts w:cs="Times New Roman" w:hint="eastAsia"/>
          <w:kern w:val="0"/>
          <w:sz w:val="24"/>
          <w:szCs w:val="24"/>
        </w:rPr>
        <w:t>生成式人工智能融入高等教育生态系统的风险表征、预警及化解</w:t>
      </w:r>
      <w:r>
        <w:rPr>
          <w:rFonts w:cs="Times New Roman" w:hint="eastAsia"/>
          <w:kern w:val="0"/>
          <w:sz w:val="24"/>
          <w:szCs w:val="24"/>
        </w:rPr>
        <w:t xml:space="preserve">. </w:t>
      </w:r>
      <w:r>
        <w:rPr>
          <w:rFonts w:cs="Times New Roman" w:hint="eastAsia"/>
          <w:i/>
          <w:iCs/>
          <w:kern w:val="0"/>
          <w:sz w:val="24"/>
          <w:szCs w:val="24"/>
        </w:rPr>
        <w:t>现代教育技术</w:t>
      </w:r>
      <w:r>
        <w:rPr>
          <w:rFonts w:cs="Times New Roman" w:hint="eastAsia"/>
          <w:kern w:val="0"/>
          <w:sz w:val="24"/>
          <w:szCs w:val="24"/>
        </w:rPr>
        <w:t>，</w:t>
      </w:r>
      <w:r w:rsidRPr="00885A9F">
        <w:rPr>
          <w:rFonts w:cs="Times New Roman"/>
          <w:i/>
          <w:iCs/>
          <w:kern w:val="0"/>
          <w:sz w:val="24"/>
          <w:szCs w:val="24"/>
          <w:rPrChange w:id="392" w:author="莉 刘" w:date="2024-10-22T13:50:00Z" w16du:dateUtc="2024-10-22T05:50:00Z">
            <w:rPr>
              <w:rFonts w:cs="Times New Roman"/>
              <w:kern w:val="0"/>
              <w:sz w:val="24"/>
              <w:szCs w:val="24"/>
            </w:rPr>
          </w:rPrChange>
        </w:rPr>
        <w:t>34</w:t>
      </w:r>
      <w:r>
        <w:rPr>
          <w:rFonts w:cs="Times New Roman" w:hint="eastAsia"/>
          <w:kern w:val="0"/>
          <w:sz w:val="24"/>
          <w:szCs w:val="24"/>
        </w:rPr>
        <w:t>(5)</w:t>
      </w:r>
      <w:r>
        <w:rPr>
          <w:rFonts w:cs="Times New Roman" w:hint="eastAsia"/>
          <w:kern w:val="0"/>
          <w:sz w:val="24"/>
          <w:szCs w:val="24"/>
        </w:rPr>
        <w:t>，</w:t>
      </w:r>
      <w:r>
        <w:rPr>
          <w:rFonts w:cs="Times New Roman" w:hint="eastAsia"/>
          <w:kern w:val="0"/>
          <w:sz w:val="24"/>
          <w:szCs w:val="24"/>
        </w:rPr>
        <w:t>16-26</w:t>
      </w:r>
      <w:r>
        <w:rPr>
          <w:rFonts w:cs="Times New Roman"/>
          <w:kern w:val="0"/>
          <w:sz w:val="24"/>
          <w:szCs w:val="24"/>
        </w:rPr>
        <w:t>.</w:t>
      </w:r>
    </w:p>
    <w:p w14:paraId="0B553DC5" w14:textId="77777777" w:rsidR="00885A9F" w:rsidRDefault="00885A9F" w:rsidP="00885A9F">
      <w:pPr>
        <w:pStyle w:val="afb"/>
        <w:wordWrap w:val="0"/>
        <w:ind w:left="480" w:hangingChars="200" w:hanging="480"/>
        <w:rPr>
          <w:moveTo w:id="393" w:author="莉 刘" w:date="2024-10-22T13:45:00Z" w16du:dateUtc="2024-10-22T05:45:00Z"/>
          <w:rFonts w:cs="Times New Roman"/>
          <w:kern w:val="0"/>
          <w:sz w:val="24"/>
          <w:szCs w:val="24"/>
        </w:rPr>
      </w:pPr>
      <w:moveToRangeStart w:id="394" w:author="莉 刘" w:date="2024-10-22T13:45:00Z" w:name="move180497116"/>
      <w:moveTo w:id="395" w:author="莉 刘" w:date="2024-10-22T13:45:00Z" w16du:dateUtc="2024-10-22T05:45:00Z">
        <w:r>
          <w:rPr>
            <w:rFonts w:cs="Times New Roman"/>
            <w:kern w:val="0"/>
            <w:sz w:val="24"/>
            <w:szCs w:val="24"/>
          </w:rPr>
          <w:t>理查德</w:t>
        </w:r>
        <w:r>
          <w:rPr>
            <w:rFonts w:cs="Times New Roman" w:hint="eastAsia"/>
            <w:kern w:val="0"/>
            <w:sz w:val="24"/>
            <w:szCs w:val="24"/>
          </w:rPr>
          <w:t>·</w:t>
        </w:r>
        <w:r>
          <w:rPr>
            <w:rFonts w:cs="Times New Roman"/>
            <w:kern w:val="0"/>
            <w:sz w:val="24"/>
            <w:szCs w:val="24"/>
          </w:rPr>
          <w:t>波斯纳</w:t>
        </w:r>
        <w:r>
          <w:rPr>
            <w:rFonts w:cs="Times New Roman"/>
            <w:kern w:val="0"/>
            <w:sz w:val="24"/>
            <w:szCs w:val="24"/>
          </w:rPr>
          <w:t>.</w:t>
        </w:r>
        <w:r>
          <w:rPr>
            <w:rFonts w:cs="Times New Roman" w:hint="eastAsia"/>
            <w:kern w:val="0"/>
            <w:sz w:val="24"/>
            <w:szCs w:val="24"/>
          </w:rPr>
          <w:t>（</w:t>
        </w:r>
        <w:r>
          <w:rPr>
            <w:rFonts w:cs="Times New Roman"/>
            <w:kern w:val="0"/>
            <w:sz w:val="24"/>
            <w:szCs w:val="24"/>
          </w:rPr>
          <w:t>201</w:t>
        </w:r>
        <w:r>
          <w:rPr>
            <w:rFonts w:cs="Times New Roman" w:hint="eastAsia"/>
            <w:kern w:val="0"/>
            <w:sz w:val="24"/>
            <w:szCs w:val="24"/>
          </w:rPr>
          <w:t>0</w:t>
        </w:r>
        <w:r>
          <w:rPr>
            <w:rFonts w:cs="Times New Roman" w:hint="eastAsia"/>
            <w:kern w:val="0"/>
            <w:sz w:val="24"/>
            <w:szCs w:val="24"/>
          </w:rPr>
          <w:t>）</w:t>
        </w:r>
        <w:r>
          <w:rPr>
            <w:rFonts w:cs="Times New Roman"/>
            <w:kern w:val="0"/>
            <w:sz w:val="24"/>
            <w:szCs w:val="24"/>
          </w:rPr>
          <w:t xml:space="preserve">. </w:t>
        </w:r>
        <w:r>
          <w:rPr>
            <w:rFonts w:cs="Times New Roman" w:hint="eastAsia"/>
            <w:i/>
            <w:iCs/>
            <w:kern w:val="0"/>
            <w:sz w:val="24"/>
            <w:szCs w:val="24"/>
          </w:rPr>
          <w:t>论剽窃</w:t>
        </w:r>
        <w:r>
          <w:rPr>
            <w:rFonts w:cs="Times New Roman" w:hint="eastAsia"/>
            <w:kern w:val="0"/>
            <w:sz w:val="24"/>
            <w:szCs w:val="24"/>
          </w:rPr>
          <w:t>（</w:t>
        </w:r>
        <w:r>
          <w:rPr>
            <w:rFonts w:cs="Times New Roman"/>
            <w:kern w:val="0"/>
            <w:sz w:val="24"/>
            <w:szCs w:val="24"/>
          </w:rPr>
          <w:t>沈明</w:t>
        </w:r>
        <w:r>
          <w:rPr>
            <w:rFonts w:cs="Times New Roman" w:hint="eastAsia"/>
            <w:kern w:val="0"/>
            <w:sz w:val="24"/>
            <w:szCs w:val="24"/>
          </w:rPr>
          <w:t xml:space="preserve"> </w:t>
        </w:r>
        <w:r>
          <w:rPr>
            <w:rFonts w:cs="Times New Roman" w:hint="eastAsia"/>
            <w:kern w:val="0"/>
            <w:sz w:val="24"/>
            <w:szCs w:val="24"/>
          </w:rPr>
          <w:t>译）</w:t>
        </w:r>
        <w:r>
          <w:rPr>
            <w:rFonts w:cs="Times New Roman"/>
            <w:kern w:val="0"/>
            <w:sz w:val="24"/>
            <w:szCs w:val="24"/>
          </w:rPr>
          <w:t xml:space="preserve">. </w:t>
        </w:r>
        <w:r>
          <w:rPr>
            <w:rFonts w:cs="Times New Roman"/>
            <w:kern w:val="0"/>
            <w:sz w:val="24"/>
            <w:szCs w:val="24"/>
          </w:rPr>
          <w:t>北京大学出版社</w:t>
        </w:r>
        <w:r>
          <w:rPr>
            <w:rFonts w:cs="Times New Roman"/>
            <w:kern w:val="0"/>
            <w:sz w:val="24"/>
            <w:szCs w:val="24"/>
          </w:rPr>
          <w:t>.</w:t>
        </w:r>
      </w:moveTo>
    </w:p>
    <w:moveToRangeEnd w:id="394"/>
    <w:p w14:paraId="465DA755" w14:textId="33DD12B3" w:rsidR="002A315E" w:rsidRDefault="00000000">
      <w:pPr>
        <w:pStyle w:val="afb"/>
        <w:wordWrap w:val="0"/>
        <w:ind w:left="480" w:hangingChars="200" w:hanging="480"/>
        <w:rPr>
          <w:rFonts w:cs="Times New Roman"/>
          <w:kern w:val="0"/>
          <w:sz w:val="24"/>
          <w:szCs w:val="24"/>
        </w:rPr>
      </w:pPr>
      <w:r>
        <w:rPr>
          <w:rFonts w:cs="Times New Roman" w:hint="eastAsia"/>
          <w:kern w:val="0"/>
          <w:sz w:val="24"/>
          <w:szCs w:val="24"/>
        </w:rPr>
        <w:t>李艳</w:t>
      </w:r>
      <w:r>
        <w:rPr>
          <w:rFonts w:cs="Times New Roman" w:hint="eastAsia"/>
          <w:kern w:val="0"/>
          <w:sz w:val="24"/>
          <w:szCs w:val="24"/>
        </w:rPr>
        <w:t xml:space="preserve">, </w:t>
      </w:r>
      <w:r>
        <w:rPr>
          <w:rFonts w:cs="Times New Roman" w:hint="eastAsia"/>
          <w:kern w:val="0"/>
          <w:sz w:val="24"/>
          <w:szCs w:val="24"/>
        </w:rPr>
        <w:t>许洁</w:t>
      </w:r>
      <w:r>
        <w:rPr>
          <w:rFonts w:cs="Times New Roman" w:hint="eastAsia"/>
          <w:kern w:val="0"/>
          <w:sz w:val="24"/>
          <w:szCs w:val="24"/>
        </w:rPr>
        <w:t xml:space="preserve">, </w:t>
      </w:r>
      <w:r>
        <w:rPr>
          <w:rFonts w:cs="Times New Roman" w:hint="eastAsia"/>
          <w:kern w:val="0"/>
          <w:sz w:val="24"/>
          <w:szCs w:val="24"/>
        </w:rPr>
        <w:t>贾程媛</w:t>
      </w:r>
      <w:ins w:id="396" w:author="莉 刘" w:date="2024-10-22T14:06:00Z" w16du:dateUtc="2024-10-22T06:06:00Z">
        <w:r w:rsidR="00BE3796">
          <w:rPr>
            <w:rFonts w:cs="Times New Roman" w:hint="eastAsia"/>
            <w:kern w:val="0"/>
            <w:sz w:val="24"/>
            <w:szCs w:val="24"/>
          </w:rPr>
          <w:t>，</w:t>
        </w:r>
      </w:ins>
      <w:r>
        <w:rPr>
          <w:rFonts w:cs="Times New Roman" w:hint="eastAsia"/>
          <w:kern w:val="0"/>
          <w:sz w:val="24"/>
          <w:szCs w:val="24"/>
        </w:rPr>
        <w:t xml:space="preserve"> &amp; </w:t>
      </w:r>
      <w:r>
        <w:rPr>
          <w:rFonts w:cs="Times New Roman" w:hint="eastAsia"/>
          <w:kern w:val="0"/>
          <w:sz w:val="24"/>
          <w:szCs w:val="24"/>
        </w:rPr>
        <w:t>翟雪松</w:t>
      </w:r>
      <w:r>
        <w:rPr>
          <w:rFonts w:cs="Times New Roman" w:hint="eastAsia"/>
          <w:kern w:val="0"/>
          <w:sz w:val="24"/>
          <w:szCs w:val="24"/>
        </w:rPr>
        <w:t>.</w:t>
      </w:r>
      <w:r>
        <w:rPr>
          <w:rFonts w:cs="Times New Roman" w:hint="eastAsia"/>
          <w:kern w:val="0"/>
          <w:sz w:val="24"/>
          <w:szCs w:val="24"/>
        </w:rPr>
        <w:t>（</w:t>
      </w:r>
      <w:r>
        <w:rPr>
          <w:rFonts w:cs="Times New Roman" w:hint="eastAsia"/>
          <w:kern w:val="0"/>
          <w:sz w:val="24"/>
          <w:szCs w:val="24"/>
        </w:rPr>
        <w:t>2024</w:t>
      </w:r>
      <w:r>
        <w:rPr>
          <w:rFonts w:cs="Times New Roman" w:hint="eastAsia"/>
          <w:kern w:val="0"/>
          <w:sz w:val="24"/>
          <w:szCs w:val="24"/>
        </w:rPr>
        <w:t>）</w:t>
      </w:r>
      <w:r>
        <w:rPr>
          <w:rFonts w:cs="Times New Roman" w:hint="eastAsia"/>
          <w:kern w:val="0"/>
          <w:sz w:val="24"/>
          <w:szCs w:val="24"/>
        </w:rPr>
        <w:t xml:space="preserve">. </w:t>
      </w:r>
      <w:r>
        <w:rPr>
          <w:rFonts w:cs="Times New Roman" w:hint="eastAsia"/>
          <w:kern w:val="0"/>
          <w:sz w:val="24"/>
          <w:szCs w:val="24"/>
        </w:rPr>
        <w:t>大学生生成式人工智能应用现状与思考——基于浙江大学的调查</w:t>
      </w:r>
      <w:r>
        <w:rPr>
          <w:rFonts w:cs="Times New Roman" w:hint="eastAsia"/>
          <w:kern w:val="0"/>
          <w:sz w:val="24"/>
          <w:szCs w:val="24"/>
        </w:rPr>
        <w:t xml:space="preserve">. </w:t>
      </w:r>
      <w:r>
        <w:rPr>
          <w:rFonts w:cs="Times New Roman" w:hint="eastAsia"/>
          <w:i/>
          <w:iCs/>
          <w:kern w:val="0"/>
          <w:sz w:val="24"/>
          <w:szCs w:val="24"/>
        </w:rPr>
        <w:t>开放教育研究</w:t>
      </w:r>
      <w:r>
        <w:rPr>
          <w:rFonts w:cs="Times New Roman" w:hint="eastAsia"/>
          <w:kern w:val="0"/>
          <w:sz w:val="24"/>
          <w:szCs w:val="24"/>
        </w:rPr>
        <w:t>，</w:t>
      </w:r>
      <w:r w:rsidRPr="00885A9F">
        <w:rPr>
          <w:rFonts w:cs="Times New Roman"/>
          <w:i/>
          <w:iCs/>
          <w:kern w:val="0"/>
          <w:sz w:val="24"/>
          <w:szCs w:val="24"/>
          <w:rPrChange w:id="397" w:author="莉 刘" w:date="2024-10-22T13:50:00Z" w16du:dateUtc="2024-10-22T05:50:00Z">
            <w:rPr>
              <w:rFonts w:cs="Times New Roman"/>
              <w:kern w:val="0"/>
              <w:sz w:val="24"/>
              <w:szCs w:val="24"/>
            </w:rPr>
          </w:rPrChange>
        </w:rPr>
        <w:t>30</w:t>
      </w:r>
      <w:r>
        <w:rPr>
          <w:rFonts w:cs="Times New Roman" w:hint="eastAsia"/>
          <w:kern w:val="0"/>
          <w:sz w:val="24"/>
          <w:szCs w:val="24"/>
        </w:rPr>
        <w:t>(1)</w:t>
      </w:r>
      <w:r>
        <w:rPr>
          <w:rFonts w:cs="Times New Roman" w:hint="eastAsia"/>
          <w:kern w:val="0"/>
          <w:sz w:val="24"/>
          <w:szCs w:val="24"/>
        </w:rPr>
        <w:t>，</w:t>
      </w:r>
      <w:r>
        <w:rPr>
          <w:rFonts w:cs="Times New Roman" w:hint="eastAsia"/>
          <w:kern w:val="0"/>
          <w:sz w:val="24"/>
          <w:szCs w:val="24"/>
        </w:rPr>
        <w:t>89-98</w:t>
      </w:r>
      <w:r>
        <w:rPr>
          <w:rFonts w:cs="Times New Roman"/>
          <w:kern w:val="0"/>
          <w:sz w:val="24"/>
          <w:szCs w:val="24"/>
        </w:rPr>
        <w:t>.</w:t>
      </w:r>
    </w:p>
    <w:p w14:paraId="11E93967" w14:textId="292E8872" w:rsidR="002A315E" w:rsidRDefault="00000000">
      <w:pPr>
        <w:pStyle w:val="afb"/>
        <w:wordWrap w:val="0"/>
        <w:ind w:left="480" w:hangingChars="200" w:hanging="480"/>
        <w:rPr>
          <w:rFonts w:cs="Times New Roman"/>
          <w:kern w:val="0"/>
          <w:sz w:val="24"/>
          <w:szCs w:val="24"/>
        </w:rPr>
      </w:pPr>
      <w:r>
        <w:rPr>
          <w:rFonts w:cs="Times New Roman" w:hint="eastAsia"/>
          <w:kern w:val="0"/>
          <w:sz w:val="24"/>
          <w:szCs w:val="24"/>
        </w:rPr>
        <w:t>李永智</w:t>
      </w:r>
      <w:ins w:id="398" w:author="莉 刘" w:date="2024-10-22T14:18:00Z" w16du:dateUtc="2024-10-22T06:18:00Z">
        <w:r w:rsidR="00936B5E">
          <w:rPr>
            <w:rFonts w:cs="Times New Roman" w:hint="eastAsia"/>
            <w:kern w:val="0"/>
            <w:sz w:val="24"/>
            <w:szCs w:val="24"/>
          </w:rPr>
          <w:t>，</w:t>
        </w:r>
      </w:ins>
      <w:r>
        <w:rPr>
          <w:rFonts w:cs="Times New Roman" w:hint="eastAsia"/>
          <w:kern w:val="0"/>
          <w:sz w:val="24"/>
          <w:szCs w:val="24"/>
        </w:rPr>
        <w:t xml:space="preserve"> &amp; </w:t>
      </w:r>
      <w:r>
        <w:rPr>
          <w:rFonts w:cs="Times New Roman" w:hint="eastAsia"/>
          <w:kern w:val="0"/>
          <w:sz w:val="24"/>
          <w:szCs w:val="24"/>
        </w:rPr>
        <w:t>安德烈亚斯·施莱歇尔</w:t>
      </w:r>
      <w:r>
        <w:rPr>
          <w:rFonts w:cs="Times New Roman" w:hint="eastAsia"/>
          <w:kern w:val="0"/>
          <w:sz w:val="24"/>
          <w:szCs w:val="24"/>
        </w:rPr>
        <w:t>.</w:t>
      </w:r>
      <w:r>
        <w:rPr>
          <w:rFonts w:cs="Times New Roman" w:hint="eastAsia"/>
          <w:kern w:val="0"/>
          <w:sz w:val="24"/>
          <w:szCs w:val="24"/>
        </w:rPr>
        <w:t>（</w:t>
      </w:r>
      <w:r>
        <w:rPr>
          <w:rFonts w:cs="Times New Roman" w:hint="eastAsia"/>
          <w:kern w:val="0"/>
          <w:sz w:val="24"/>
          <w:szCs w:val="24"/>
        </w:rPr>
        <w:t>2024</w:t>
      </w:r>
      <w:r>
        <w:rPr>
          <w:rFonts w:cs="Times New Roman" w:hint="eastAsia"/>
          <w:kern w:val="0"/>
          <w:sz w:val="24"/>
          <w:szCs w:val="24"/>
        </w:rPr>
        <w:t>）</w:t>
      </w:r>
      <w:r>
        <w:rPr>
          <w:rFonts w:cs="Times New Roman" w:hint="eastAsia"/>
          <w:kern w:val="0"/>
          <w:sz w:val="24"/>
          <w:szCs w:val="24"/>
        </w:rPr>
        <w:t xml:space="preserve">. </w:t>
      </w:r>
      <w:r>
        <w:rPr>
          <w:rFonts w:cs="Times New Roman" w:hint="eastAsia"/>
          <w:kern w:val="0"/>
          <w:sz w:val="24"/>
          <w:szCs w:val="24"/>
        </w:rPr>
        <w:t>人工智能时代的教育图景与忧思</w:t>
      </w:r>
      <w:r>
        <w:rPr>
          <w:rFonts w:cs="Times New Roman" w:hint="eastAsia"/>
          <w:kern w:val="0"/>
          <w:sz w:val="24"/>
          <w:szCs w:val="24"/>
        </w:rPr>
        <w:t xml:space="preserve">. </w:t>
      </w:r>
      <w:r>
        <w:rPr>
          <w:rFonts w:cs="Times New Roman" w:hint="eastAsia"/>
          <w:i/>
          <w:iCs/>
          <w:kern w:val="0"/>
          <w:sz w:val="24"/>
          <w:szCs w:val="24"/>
        </w:rPr>
        <w:t>全球教育展望</w:t>
      </w:r>
      <w:r>
        <w:rPr>
          <w:rFonts w:cs="Times New Roman" w:hint="eastAsia"/>
          <w:kern w:val="0"/>
          <w:sz w:val="24"/>
          <w:szCs w:val="24"/>
        </w:rPr>
        <w:t>，</w:t>
      </w:r>
      <w:r w:rsidRPr="00885A9F">
        <w:rPr>
          <w:rFonts w:cs="Times New Roman"/>
          <w:i/>
          <w:iCs/>
          <w:kern w:val="0"/>
          <w:sz w:val="24"/>
          <w:szCs w:val="24"/>
          <w:rPrChange w:id="399" w:author="莉 刘" w:date="2024-10-22T13:51:00Z" w16du:dateUtc="2024-10-22T05:51:00Z">
            <w:rPr>
              <w:rFonts w:cs="Times New Roman"/>
              <w:kern w:val="0"/>
              <w:sz w:val="24"/>
              <w:szCs w:val="24"/>
            </w:rPr>
          </w:rPrChange>
        </w:rPr>
        <w:t>53</w:t>
      </w:r>
      <w:r>
        <w:rPr>
          <w:rFonts w:cs="Times New Roman" w:hint="eastAsia"/>
          <w:kern w:val="0"/>
          <w:sz w:val="24"/>
          <w:szCs w:val="24"/>
        </w:rPr>
        <w:t>(4)</w:t>
      </w:r>
      <w:r>
        <w:rPr>
          <w:rFonts w:cs="Times New Roman" w:hint="eastAsia"/>
          <w:kern w:val="0"/>
          <w:sz w:val="24"/>
          <w:szCs w:val="24"/>
        </w:rPr>
        <w:t>，</w:t>
      </w:r>
      <w:r>
        <w:rPr>
          <w:rFonts w:cs="Times New Roman" w:hint="eastAsia"/>
          <w:kern w:val="0"/>
          <w:sz w:val="24"/>
          <w:szCs w:val="24"/>
        </w:rPr>
        <w:t>43-52</w:t>
      </w:r>
      <w:r>
        <w:rPr>
          <w:rFonts w:cs="Times New Roman"/>
          <w:kern w:val="0"/>
          <w:sz w:val="24"/>
          <w:szCs w:val="24"/>
        </w:rPr>
        <w:t>.</w:t>
      </w:r>
    </w:p>
    <w:p w14:paraId="3B4BEFDF" w14:textId="6F04198E" w:rsidR="002A315E" w:rsidDel="00885A9F" w:rsidRDefault="00000000">
      <w:pPr>
        <w:pStyle w:val="afb"/>
        <w:wordWrap w:val="0"/>
        <w:ind w:left="480" w:hangingChars="200" w:hanging="480"/>
        <w:rPr>
          <w:moveFrom w:id="400" w:author="莉 刘" w:date="2024-10-22T13:45:00Z" w16du:dateUtc="2024-10-22T05:45:00Z"/>
          <w:rFonts w:cs="Times New Roman"/>
          <w:kern w:val="0"/>
          <w:sz w:val="24"/>
          <w:szCs w:val="24"/>
        </w:rPr>
      </w:pPr>
      <w:moveFromRangeStart w:id="401" w:author="莉 刘" w:date="2024-10-22T13:45:00Z" w:name="move180497116"/>
      <w:moveFrom w:id="402" w:author="莉 刘" w:date="2024-10-22T13:45:00Z" w16du:dateUtc="2024-10-22T05:45:00Z">
        <w:r w:rsidDel="00885A9F">
          <w:rPr>
            <w:rFonts w:cs="Times New Roman"/>
            <w:kern w:val="0"/>
            <w:sz w:val="24"/>
            <w:szCs w:val="24"/>
          </w:rPr>
          <w:t>理查德</w:t>
        </w:r>
        <w:r w:rsidDel="00885A9F">
          <w:rPr>
            <w:rFonts w:cs="Times New Roman" w:hint="eastAsia"/>
            <w:kern w:val="0"/>
            <w:sz w:val="24"/>
            <w:szCs w:val="24"/>
          </w:rPr>
          <w:t>·</w:t>
        </w:r>
        <w:r w:rsidDel="00885A9F">
          <w:rPr>
            <w:rFonts w:cs="Times New Roman"/>
            <w:kern w:val="0"/>
            <w:sz w:val="24"/>
            <w:szCs w:val="24"/>
          </w:rPr>
          <w:t>波斯纳</w:t>
        </w:r>
        <w:r w:rsidDel="00885A9F">
          <w:rPr>
            <w:rFonts w:cs="Times New Roman"/>
            <w:kern w:val="0"/>
            <w:sz w:val="24"/>
            <w:szCs w:val="24"/>
          </w:rPr>
          <w:t>.</w:t>
        </w:r>
        <w:r w:rsidDel="00885A9F">
          <w:rPr>
            <w:rFonts w:cs="Times New Roman" w:hint="eastAsia"/>
            <w:kern w:val="0"/>
            <w:sz w:val="24"/>
            <w:szCs w:val="24"/>
          </w:rPr>
          <w:t>（</w:t>
        </w:r>
        <w:r w:rsidDel="00885A9F">
          <w:rPr>
            <w:rFonts w:cs="Times New Roman"/>
            <w:kern w:val="0"/>
            <w:sz w:val="24"/>
            <w:szCs w:val="24"/>
          </w:rPr>
          <w:t>201</w:t>
        </w:r>
        <w:r w:rsidDel="00885A9F">
          <w:rPr>
            <w:rFonts w:cs="Times New Roman" w:hint="eastAsia"/>
            <w:kern w:val="0"/>
            <w:sz w:val="24"/>
            <w:szCs w:val="24"/>
          </w:rPr>
          <w:t>0</w:t>
        </w:r>
        <w:r w:rsidDel="00885A9F">
          <w:rPr>
            <w:rFonts w:cs="Times New Roman" w:hint="eastAsia"/>
            <w:kern w:val="0"/>
            <w:sz w:val="24"/>
            <w:szCs w:val="24"/>
          </w:rPr>
          <w:t>）</w:t>
        </w:r>
        <w:r w:rsidDel="00885A9F">
          <w:rPr>
            <w:rFonts w:cs="Times New Roman"/>
            <w:kern w:val="0"/>
            <w:sz w:val="24"/>
            <w:szCs w:val="24"/>
          </w:rPr>
          <w:t xml:space="preserve">. </w:t>
        </w:r>
        <w:r w:rsidDel="00885A9F">
          <w:rPr>
            <w:rFonts w:cs="Times New Roman" w:hint="eastAsia"/>
            <w:i/>
            <w:iCs/>
            <w:kern w:val="0"/>
            <w:sz w:val="24"/>
            <w:szCs w:val="24"/>
          </w:rPr>
          <w:t>论剽窃</w:t>
        </w:r>
        <w:r w:rsidDel="00885A9F">
          <w:rPr>
            <w:rFonts w:cs="Times New Roman" w:hint="eastAsia"/>
            <w:kern w:val="0"/>
            <w:sz w:val="24"/>
            <w:szCs w:val="24"/>
          </w:rPr>
          <w:t>（</w:t>
        </w:r>
        <w:r w:rsidDel="00885A9F">
          <w:rPr>
            <w:rFonts w:cs="Times New Roman"/>
            <w:kern w:val="0"/>
            <w:sz w:val="24"/>
            <w:szCs w:val="24"/>
          </w:rPr>
          <w:t>沈明</w:t>
        </w:r>
        <w:r w:rsidDel="00885A9F">
          <w:rPr>
            <w:rFonts w:cs="Times New Roman" w:hint="eastAsia"/>
            <w:kern w:val="0"/>
            <w:sz w:val="24"/>
            <w:szCs w:val="24"/>
          </w:rPr>
          <w:t xml:space="preserve"> </w:t>
        </w:r>
        <w:r w:rsidDel="00885A9F">
          <w:rPr>
            <w:rFonts w:cs="Times New Roman" w:hint="eastAsia"/>
            <w:kern w:val="0"/>
            <w:sz w:val="24"/>
            <w:szCs w:val="24"/>
          </w:rPr>
          <w:t>译）</w:t>
        </w:r>
        <w:r w:rsidDel="00885A9F">
          <w:rPr>
            <w:rFonts w:cs="Times New Roman"/>
            <w:kern w:val="0"/>
            <w:sz w:val="24"/>
            <w:szCs w:val="24"/>
          </w:rPr>
          <w:t xml:space="preserve">. </w:t>
        </w:r>
        <w:r w:rsidDel="00885A9F">
          <w:rPr>
            <w:rFonts w:cs="Times New Roman"/>
            <w:kern w:val="0"/>
            <w:sz w:val="24"/>
            <w:szCs w:val="24"/>
          </w:rPr>
          <w:t>北京大学出版社</w:t>
        </w:r>
        <w:r w:rsidDel="00885A9F">
          <w:rPr>
            <w:rFonts w:cs="Times New Roman"/>
            <w:kern w:val="0"/>
            <w:sz w:val="24"/>
            <w:szCs w:val="24"/>
          </w:rPr>
          <w:t>.</w:t>
        </w:r>
      </w:moveFrom>
    </w:p>
    <w:moveFromRangeEnd w:id="401"/>
    <w:p w14:paraId="6B3E147A" w14:textId="77777777" w:rsidR="002A315E" w:rsidRDefault="00000000">
      <w:pPr>
        <w:pStyle w:val="afb"/>
        <w:wordWrap w:val="0"/>
        <w:ind w:left="480" w:hangingChars="200" w:hanging="480"/>
        <w:rPr>
          <w:rFonts w:cs="Times New Roman"/>
          <w:kern w:val="0"/>
          <w:sz w:val="24"/>
          <w:szCs w:val="24"/>
        </w:rPr>
      </w:pPr>
      <w:r>
        <w:rPr>
          <w:rFonts w:cs="Times New Roman" w:hint="eastAsia"/>
          <w:kern w:val="0"/>
          <w:sz w:val="24"/>
          <w:szCs w:val="24"/>
        </w:rPr>
        <w:t>刘东</w:t>
      </w:r>
      <w:r>
        <w:rPr>
          <w:rFonts w:cs="Times New Roman" w:hint="eastAsia"/>
          <w:kern w:val="0"/>
          <w:sz w:val="24"/>
          <w:szCs w:val="24"/>
        </w:rPr>
        <w:t>.</w:t>
      </w:r>
      <w:r>
        <w:rPr>
          <w:rFonts w:cs="Times New Roman" w:hint="eastAsia"/>
          <w:kern w:val="0"/>
          <w:sz w:val="24"/>
          <w:szCs w:val="24"/>
        </w:rPr>
        <w:t>（</w:t>
      </w:r>
      <w:r>
        <w:rPr>
          <w:rFonts w:cs="Times New Roman" w:hint="eastAsia"/>
          <w:kern w:val="0"/>
          <w:sz w:val="24"/>
          <w:szCs w:val="24"/>
        </w:rPr>
        <w:t>2012</w:t>
      </w:r>
      <w:r>
        <w:rPr>
          <w:rFonts w:cs="Times New Roman" w:hint="eastAsia"/>
          <w:kern w:val="0"/>
          <w:sz w:val="24"/>
          <w:szCs w:val="24"/>
        </w:rPr>
        <w:t>）</w:t>
      </w:r>
      <w:r>
        <w:rPr>
          <w:rFonts w:cs="Times New Roman" w:hint="eastAsia"/>
          <w:kern w:val="0"/>
          <w:sz w:val="24"/>
          <w:szCs w:val="24"/>
        </w:rPr>
        <w:t xml:space="preserve">. </w:t>
      </w:r>
      <w:r>
        <w:rPr>
          <w:rFonts w:cs="Times New Roman" w:hint="eastAsia"/>
          <w:kern w:val="0"/>
          <w:sz w:val="24"/>
          <w:szCs w:val="24"/>
        </w:rPr>
        <w:t>历史与现实中的学术剽窃</w:t>
      </w:r>
      <w:r>
        <w:rPr>
          <w:rFonts w:cs="Times New Roman" w:hint="eastAsia"/>
          <w:kern w:val="0"/>
          <w:sz w:val="24"/>
          <w:szCs w:val="24"/>
        </w:rPr>
        <w:t xml:space="preserve">. </w:t>
      </w:r>
      <w:r>
        <w:rPr>
          <w:rFonts w:cs="Times New Roman" w:hint="eastAsia"/>
          <w:i/>
          <w:iCs/>
          <w:kern w:val="0"/>
          <w:sz w:val="24"/>
          <w:szCs w:val="24"/>
        </w:rPr>
        <w:t>徐州师范大学学报（哲学社会科学版）</w:t>
      </w:r>
      <w:r>
        <w:rPr>
          <w:rFonts w:cs="Times New Roman" w:hint="eastAsia"/>
          <w:kern w:val="0"/>
          <w:sz w:val="24"/>
          <w:szCs w:val="24"/>
        </w:rPr>
        <w:t>，</w:t>
      </w:r>
      <w:r w:rsidRPr="00885A9F">
        <w:rPr>
          <w:rFonts w:cs="Times New Roman"/>
          <w:i/>
          <w:iCs/>
          <w:kern w:val="0"/>
          <w:sz w:val="24"/>
          <w:szCs w:val="24"/>
          <w:rPrChange w:id="403" w:author="莉 刘" w:date="2024-10-22T13:51:00Z" w16du:dateUtc="2024-10-22T05:51:00Z">
            <w:rPr>
              <w:rFonts w:cs="Times New Roman"/>
              <w:kern w:val="0"/>
              <w:sz w:val="24"/>
              <w:szCs w:val="24"/>
            </w:rPr>
          </w:rPrChange>
        </w:rPr>
        <w:t>38</w:t>
      </w:r>
      <w:r>
        <w:rPr>
          <w:rFonts w:cs="Times New Roman" w:hint="eastAsia"/>
          <w:kern w:val="0"/>
          <w:sz w:val="24"/>
          <w:szCs w:val="24"/>
        </w:rPr>
        <w:t>(4)</w:t>
      </w:r>
      <w:r>
        <w:rPr>
          <w:rFonts w:cs="Times New Roman" w:hint="eastAsia"/>
          <w:kern w:val="0"/>
          <w:sz w:val="24"/>
          <w:szCs w:val="24"/>
        </w:rPr>
        <w:t>，</w:t>
      </w:r>
      <w:r>
        <w:rPr>
          <w:rFonts w:cs="Times New Roman" w:hint="eastAsia"/>
          <w:kern w:val="0"/>
          <w:sz w:val="24"/>
          <w:szCs w:val="24"/>
        </w:rPr>
        <w:t>10-28</w:t>
      </w:r>
      <w:r>
        <w:rPr>
          <w:rFonts w:cs="Times New Roman"/>
          <w:kern w:val="0"/>
          <w:sz w:val="24"/>
          <w:szCs w:val="24"/>
        </w:rPr>
        <w:t>.</w:t>
      </w:r>
    </w:p>
    <w:p w14:paraId="47A47DB0" w14:textId="3627E9AA" w:rsidR="002A315E" w:rsidDel="00885A9F" w:rsidRDefault="00000000">
      <w:pPr>
        <w:pStyle w:val="afb"/>
        <w:wordWrap w:val="0"/>
        <w:ind w:left="480" w:hangingChars="200" w:hanging="480"/>
        <w:rPr>
          <w:moveFrom w:id="404" w:author="莉 刘" w:date="2024-10-22T13:45:00Z" w16du:dateUtc="2024-10-22T05:45:00Z"/>
          <w:rFonts w:cs="Times New Roman"/>
          <w:kern w:val="0"/>
          <w:sz w:val="24"/>
          <w:szCs w:val="24"/>
        </w:rPr>
      </w:pPr>
      <w:moveFromRangeStart w:id="405" w:author="莉 刘" w:date="2024-10-22T13:45:00Z" w:name="move180497140"/>
      <w:moveFrom w:id="406" w:author="莉 刘" w:date="2024-10-22T13:45:00Z" w16du:dateUtc="2024-10-22T05:45:00Z">
        <w:r w:rsidDel="00885A9F">
          <w:rPr>
            <w:rFonts w:cs="Times New Roman" w:hint="eastAsia"/>
            <w:kern w:val="0"/>
            <w:sz w:val="24"/>
            <w:szCs w:val="24"/>
          </w:rPr>
          <w:t>卢宇</w:t>
        </w:r>
        <w:r w:rsidDel="00885A9F">
          <w:rPr>
            <w:rFonts w:cs="Times New Roman" w:hint="eastAsia"/>
            <w:kern w:val="0"/>
            <w:sz w:val="24"/>
            <w:szCs w:val="24"/>
          </w:rPr>
          <w:t xml:space="preserve">, </w:t>
        </w:r>
        <w:r w:rsidDel="00885A9F">
          <w:rPr>
            <w:rFonts w:cs="Times New Roman" w:hint="eastAsia"/>
            <w:kern w:val="0"/>
            <w:sz w:val="24"/>
            <w:szCs w:val="24"/>
          </w:rPr>
          <w:t>余京蕾</w:t>
        </w:r>
        <w:r w:rsidDel="00885A9F">
          <w:rPr>
            <w:rFonts w:cs="Times New Roman" w:hint="eastAsia"/>
            <w:kern w:val="0"/>
            <w:sz w:val="24"/>
            <w:szCs w:val="24"/>
          </w:rPr>
          <w:t xml:space="preserve">, </w:t>
        </w:r>
        <w:r w:rsidDel="00885A9F">
          <w:rPr>
            <w:rFonts w:cs="Times New Roman" w:hint="eastAsia"/>
            <w:kern w:val="0"/>
            <w:sz w:val="24"/>
            <w:szCs w:val="24"/>
          </w:rPr>
          <w:t>陈鹏鹤</w:t>
        </w:r>
        <w:r w:rsidDel="00885A9F">
          <w:rPr>
            <w:rFonts w:cs="Times New Roman" w:hint="eastAsia"/>
            <w:kern w:val="0"/>
            <w:sz w:val="24"/>
            <w:szCs w:val="24"/>
          </w:rPr>
          <w:t xml:space="preserve"> &amp; </w:t>
        </w:r>
        <w:r w:rsidDel="00885A9F">
          <w:rPr>
            <w:rFonts w:cs="Times New Roman" w:hint="eastAsia"/>
            <w:kern w:val="0"/>
            <w:sz w:val="24"/>
            <w:szCs w:val="24"/>
          </w:rPr>
          <w:t>李沐云</w:t>
        </w:r>
        <w:r w:rsidDel="00885A9F">
          <w:rPr>
            <w:rFonts w:cs="Times New Roman" w:hint="eastAsia"/>
            <w:kern w:val="0"/>
            <w:sz w:val="24"/>
            <w:szCs w:val="24"/>
          </w:rPr>
          <w:t>.</w:t>
        </w:r>
        <w:r w:rsidDel="00885A9F">
          <w:rPr>
            <w:rFonts w:cs="Times New Roman" w:hint="eastAsia"/>
            <w:kern w:val="0"/>
            <w:sz w:val="24"/>
            <w:szCs w:val="24"/>
          </w:rPr>
          <w:t>（</w:t>
        </w:r>
        <w:r w:rsidDel="00885A9F">
          <w:rPr>
            <w:rFonts w:cs="Times New Roman" w:hint="eastAsia"/>
            <w:kern w:val="0"/>
            <w:sz w:val="24"/>
            <w:szCs w:val="24"/>
          </w:rPr>
          <w:t>2023</w:t>
        </w:r>
        <w:r w:rsidDel="00885A9F">
          <w:rPr>
            <w:rFonts w:cs="Times New Roman" w:hint="eastAsia"/>
            <w:kern w:val="0"/>
            <w:sz w:val="24"/>
            <w:szCs w:val="24"/>
          </w:rPr>
          <w:t>）</w:t>
        </w:r>
        <w:r w:rsidDel="00885A9F">
          <w:rPr>
            <w:rFonts w:cs="Times New Roman" w:hint="eastAsia"/>
            <w:kern w:val="0"/>
            <w:sz w:val="24"/>
            <w:szCs w:val="24"/>
          </w:rPr>
          <w:t xml:space="preserve">. </w:t>
        </w:r>
        <w:r w:rsidDel="00885A9F">
          <w:rPr>
            <w:rFonts w:cs="Times New Roman" w:hint="eastAsia"/>
            <w:kern w:val="0"/>
            <w:sz w:val="24"/>
            <w:szCs w:val="24"/>
          </w:rPr>
          <w:t>生成式人工智能的教育应用与展望——以</w:t>
        </w:r>
        <w:r w:rsidDel="00885A9F">
          <w:rPr>
            <w:rFonts w:cs="Times New Roman" w:hint="eastAsia"/>
            <w:kern w:val="0"/>
            <w:sz w:val="24"/>
            <w:szCs w:val="24"/>
          </w:rPr>
          <w:t>ChatGPT</w:t>
        </w:r>
        <w:r w:rsidDel="00885A9F">
          <w:rPr>
            <w:rFonts w:cs="Times New Roman" w:hint="eastAsia"/>
            <w:kern w:val="0"/>
            <w:sz w:val="24"/>
            <w:szCs w:val="24"/>
          </w:rPr>
          <w:t>系统为例</w:t>
        </w:r>
        <w:r w:rsidDel="00885A9F">
          <w:rPr>
            <w:rFonts w:cs="Times New Roman" w:hint="eastAsia"/>
            <w:kern w:val="0"/>
            <w:sz w:val="24"/>
            <w:szCs w:val="24"/>
          </w:rPr>
          <w:t xml:space="preserve">. </w:t>
        </w:r>
        <w:r w:rsidDel="00885A9F">
          <w:rPr>
            <w:rFonts w:cs="Times New Roman" w:hint="eastAsia"/>
            <w:i/>
            <w:iCs/>
            <w:kern w:val="0"/>
            <w:sz w:val="24"/>
            <w:szCs w:val="24"/>
          </w:rPr>
          <w:t>中国远程教育</w:t>
        </w:r>
        <w:r w:rsidDel="00885A9F">
          <w:rPr>
            <w:rFonts w:cs="Times New Roman" w:hint="eastAsia"/>
            <w:kern w:val="0"/>
            <w:sz w:val="24"/>
            <w:szCs w:val="24"/>
          </w:rPr>
          <w:t>，</w:t>
        </w:r>
        <w:r w:rsidDel="00885A9F">
          <w:rPr>
            <w:rFonts w:cs="Times New Roman" w:hint="eastAsia"/>
            <w:kern w:val="0"/>
            <w:sz w:val="24"/>
            <w:szCs w:val="24"/>
          </w:rPr>
          <w:t>43(4)</w:t>
        </w:r>
        <w:r w:rsidDel="00885A9F">
          <w:rPr>
            <w:rFonts w:cs="Times New Roman" w:hint="eastAsia"/>
            <w:kern w:val="0"/>
            <w:sz w:val="24"/>
            <w:szCs w:val="24"/>
          </w:rPr>
          <w:t>，</w:t>
        </w:r>
        <w:r w:rsidDel="00885A9F">
          <w:rPr>
            <w:rFonts w:cs="Times New Roman" w:hint="eastAsia"/>
            <w:kern w:val="0"/>
            <w:sz w:val="24"/>
            <w:szCs w:val="24"/>
          </w:rPr>
          <w:t>24-31+51</w:t>
        </w:r>
        <w:r w:rsidDel="00885A9F">
          <w:rPr>
            <w:rFonts w:cs="Times New Roman"/>
            <w:kern w:val="0"/>
            <w:sz w:val="24"/>
            <w:szCs w:val="24"/>
          </w:rPr>
          <w:t>.</w:t>
        </w:r>
      </w:moveFrom>
    </w:p>
    <w:moveFromRangeEnd w:id="405"/>
    <w:p w14:paraId="0C769C09" w14:textId="77777777" w:rsidR="002A315E" w:rsidRDefault="00000000">
      <w:pPr>
        <w:pStyle w:val="afb"/>
        <w:wordWrap w:val="0"/>
        <w:ind w:left="480" w:hangingChars="200" w:hanging="480"/>
        <w:rPr>
          <w:rFonts w:cs="Times New Roman"/>
          <w:kern w:val="0"/>
          <w:sz w:val="24"/>
          <w:szCs w:val="24"/>
        </w:rPr>
      </w:pPr>
      <w:r>
        <w:rPr>
          <w:rFonts w:cs="Times New Roman" w:hint="eastAsia"/>
          <w:kern w:val="0"/>
          <w:sz w:val="24"/>
          <w:szCs w:val="24"/>
        </w:rPr>
        <w:t>路景云</w:t>
      </w:r>
      <w:r>
        <w:rPr>
          <w:rFonts w:cs="Times New Roman" w:hint="eastAsia"/>
          <w:kern w:val="0"/>
          <w:sz w:val="24"/>
          <w:szCs w:val="24"/>
        </w:rPr>
        <w:t>.</w:t>
      </w:r>
      <w:r>
        <w:rPr>
          <w:rFonts w:cs="Times New Roman" w:hint="eastAsia"/>
          <w:kern w:val="0"/>
          <w:sz w:val="24"/>
          <w:szCs w:val="24"/>
        </w:rPr>
        <w:t>（</w:t>
      </w:r>
      <w:r>
        <w:rPr>
          <w:rFonts w:cs="Times New Roman" w:hint="eastAsia"/>
          <w:kern w:val="0"/>
          <w:sz w:val="24"/>
          <w:szCs w:val="24"/>
        </w:rPr>
        <w:t>1996</w:t>
      </w:r>
      <w:r>
        <w:rPr>
          <w:rFonts w:cs="Times New Roman" w:hint="eastAsia"/>
          <w:kern w:val="0"/>
          <w:sz w:val="24"/>
          <w:szCs w:val="24"/>
        </w:rPr>
        <w:t>）</w:t>
      </w:r>
      <w:r>
        <w:rPr>
          <w:rFonts w:cs="Times New Roman" w:hint="eastAsia"/>
          <w:kern w:val="0"/>
          <w:sz w:val="24"/>
          <w:szCs w:val="24"/>
        </w:rPr>
        <w:t xml:space="preserve">. </w:t>
      </w:r>
      <w:r>
        <w:rPr>
          <w:rFonts w:cs="Times New Roman" w:hint="eastAsia"/>
          <w:kern w:val="0"/>
          <w:sz w:val="24"/>
          <w:szCs w:val="24"/>
        </w:rPr>
        <w:t>谈古论今说“剽窃”</w:t>
      </w:r>
      <w:r>
        <w:rPr>
          <w:rFonts w:cs="Times New Roman" w:hint="eastAsia"/>
          <w:kern w:val="0"/>
          <w:sz w:val="24"/>
          <w:szCs w:val="24"/>
        </w:rPr>
        <w:t xml:space="preserve">. </w:t>
      </w:r>
      <w:r>
        <w:rPr>
          <w:rFonts w:cs="Times New Roman" w:hint="eastAsia"/>
          <w:i/>
          <w:iCs/>
          <w:kern w:val="0"/>
          <w:sz w:val="24"/>
          <w:szCs w:val="24"/>
        </w:rPr>
        <w:t>编辑之友</w:t>
      </w:r>
      <w:r>
        <w:rPr>
          <w:rFonts w:cs="Times New Roman" w:hint="eastAsia"/>
          <w:kern w:val="0"/>
          <w:sz w:val="24"/>
          <w:szCs w:val="24"/>
        </w:rPr>
        <w:t>(3)</w:t>
      </w:r>
      <w:r>
        <w:rPr>
          <w:rFonts w:cs="Times New Roman" w:hint="eastAsia"/>
          <w:kern w:val="0"/>
          <w:sz w:val="24"/>
          <w:szCs w:val="24"/>
        </w:rPr>
        <w:t>，</w:t>
      </w:r>
      <w:r>
        <w:rPr>
          <w:rFonts w:cs="Times New Roman" w:hint="eastAsia"/>
          <w:kern w:val="0"/>
          <w:sz w:val="24"/>
          <w:szCs w:val="24"/>
        </w:rPr>
        <w:t>45-47</w:t>
      </w:r>
      <w:r>
        <w:rPr>
          <w:rFonts w:cs="Times New Roman"/>
          <w:kern w:val="0"/>
          <w:sz w:val="24"/>
          <w:szCs w:val="24"/>
        </w:rPr>
        <w:t>.</w:t>
      </w:r>
    </w:p>
    <w:p w14:paraId="3D4CC99B" w14:textId="77777777" w:rsidR="002A315E" w:rsidRDefault="00000000">
      <w:pPr>
        <w:pStyle w:val="afb"/>
        <w:wordWrap w:val="0"/>
        <w:ind w:left="480" w:hangingChars="200" w:hanging="480"/>
        <w:rPr>
          <w:rFonts w:cs="Times New Roman"/>
          <w:kern w:val="0"/>
          <w:sz w:val="24"/>
          <w:szCs w:val="24"/>
        </w:rPr>
      </w:pPr>
      <w:r>
        <w:rPr>
          <w:rFonts w:cs="Times New Roman" w:hint="eastAsia"/>
          <w:kern w:val="0"/>
          <w:sz w:val="24"/>
          <w:szCs w:val="24"/>
        </w:rPr>
        <w:t>路景云</w:t>
      </w:r>
      <w:r>
        <w:rPr>
          <w:rFonts w:cs="Times New Roman" w:hint="eastAsia"/>
          <w:kern w:val="0"/>
          <w:sz w:val="24"/>
          <w:szCs w:val="24"/>
        </w:rPr>
        <w:t>.</w:t>
      </w:r>
      <w:r>
        <w:rPr>
          <w:rFonts w:cs="Times New Roman" w:hint="eastAsia"/>
          <w:kern w:val="0"/>
          <w:sz w:val="24"/>
          <w:szCs w:val="24"/>
        </w:rPr>
        <w:t>（</w:t>
      </w:r>
      <w:r>
        <w:rPr>
          <w:rFonts w:cs="Times New Roman" w:hint="eastAsia"/>
          <w:kern w:val="0"/>
          <w:sz w:val="24"/>
          <w:szCs w:val="24"/>
        </w:rPr>
        <w:t>1999</w:t>
      </w:r>
      <w:r>
        <w:rPr>
          <w:rFonts w:cs="Times New Roman" w:hint="eastAsia"/>
          <w:kern w:val="0"/>
          <w:sz w:val="24"/>
          <w:szCs w:val="24"/>
        </w:rPr>
        <w:t>）</w:t>
      </w:r>
      <w:r>
        <w:rPr>
          <w:rFonts w:cs="Times New Roman" w:hint="eastAsia"/>
          <w:kern w:val="0"/>
          <w:sz w:val="24"/>
          <w:szCs w:val="24"/>
        </w:rPr>
        <w:t xml:space="preserve">. </w:t>
      </w:r>
      <w:r>
        <w:rPr>
          <w:rFonts w:cs="Times New Roman" w:hint="eastAsia"/>
          <w:kern w:val="0"/>
          <w:sz w:val="24"/>
          <w:szCs w:val="24"/>
        </w:rPr>
        <w:t>“剽窃”探源</w:t>
      </w:r>
      <w:r>
        <w:rPr>
          <w:rFonts w:cs="Times New Roman" w:hint="eastAsia"/>
          <w:kern w:val="0"/>
          <w:sz w:val="24"/>
          <w:szCs w:val="24"/>
        </w:rPr>
        <w:t xml:space="preserve">. </w:t>
      </w:r>
      <w:r>
        <w:rPr>
          <w:rFonts w:cs="Times New Roman" w:hint="eastAsia"/>
          <w:i/>
          <w:iCs/>
          <w:kern w:val="0"/>
          <w:sz w:val="24"/>
          <w:szCs w:val="24"/>
        </w:rPr>
        <w:t>新闻出版交流</w:t>
      </w:r>
      <w:r>
        <w:rPr>
          <w:rFonts w:cs="Times New Roman" w:hint="eastAsia"/>
          <w:kern w:val="0"/>
          <w:sz w:val="24"/>
          <w:szCs w:val="24"/>
        </w:rPr>
        <w:t>(5)</w:t>
      </w:r>
      <w:r>
        <w:rPr>
          <w:rFonts w:cs="Times New Roman" w:hint="eastAsia"/>
          <w:kern w:val="0"/>
          <w:sz w:val="24"/>
          <w:szCs w:val="24"/>
        </w:rPr>
        <w:t>，</w:t>
      </w:r>
      <w:r>
        <w:rPr>
          <w:rFonts w:cs="Times New Roman" w:hint="eastAsia"/>
          <w:kern w:val="0"/>
          <w:sz w:val="24"/>
          <w:szCs w:val="24"/>
        </w:rPr>
        <w:t>13</w:t>
      </w:r>
      <w:r>
        <w:rPr>
          <w:rFonts w:cs="Times New Roman"/>
          <w:kern w:val="0"/>
          <w:sz w:val="24"/>
          <w:szCs w:val="24"/>
        </w:rPr>
        <w:t>.</w:t>
      </w:r>
    </w:p>
    <w:p w14:paraId="343BFCCB" w14:textId="6BB4551B" w:rsidR="00885A9F" w:rsidRDefault="00885A9F" w:rsidP="00885A9F">
      <w:pPr>
        <w:pStyle w:val="afb"/>
        <w:wordWrap w:val="0"/>
        <w:ind w:left="480" w:hangingChars="200" w:hanging="480"/>
        <w:rPr>
          <w:moveTo w:id="407" w:author="莉 刘" w:date="2024-10-22T13:45:00Z" w16du:dateUtc="2024-10-22T05:45:00Z"/>
          <w:rFonts w:cs="Times New Roman"/>
          <w:kern w:val="0"/>
          <w:sz w:val="24"/>
          <w:szCs w:val="24"/>
        </w:rPr>
      </w:pPr>
      <w:moveToRangeStart w:id="408" w:author="莉 刘" w:date="2024-10-22T13:45:00Z" w:name="move180497140"/>
      <w:moveTo w:id="409" w:author="莉 刘" w:date="2024-10-22T13:45:00Z" w16du:dateUtc="2024-10-22T05:45:00Z">
        <w:r>
          <w:rPr>
            <w:rFonts w:cs="Times New Roman" w:hint="eastAsia"/>
            <w:kern w:val="0"/>
            <w:sz w:val="24"/>
            <w:szCs w:val="24"/>
          </w:rPr>
          <w:t>卢宇</w:t>
        </w:r>
        <w:r>
          <w:rPr>
            <w:rFonts w:cs="Times New Roman" w:hint="eastAsia"/>
            <w:kern w:val="0"/>
            <w:sz w:val="24"/>
            <w:szCs w:val="24"/>
          </w:rPr>
          <w:t xml:space="preserve">, </w:t>
        </w:r>
        <w:r>
          <w:rPr>
            <w:rFonts w:cs="Times New Roman" w:hint="eastAsia"/>
            <w:kern w:val="0"/>
            <w:sz w:val="24"/>
            <w:szCs w:val="24"/>
          </w:rPr>
          <w:t>余京蕾</w:t>
        </w:r>
        <w:r>
          <w:rPr>
            <w:rFonts w:cs="Times New Roman" w:hint="eastAsia"/>
            <w:kern w:val="0"/>
            <w:sz w:val="24"/>
            <w:szCs w:val="24"/>
          </w:rPr>
          <w:t xml:space="preserve">, </w:t>
        </w:r>
        <w:r>
          <w:rPr>
            <w:rFonts w:cs="Times New Roman" w:hint="eastAsia"/>
            <w:kern w:val="0"/>
            <w:sz w:val="24"/>
            <w:szCs w:val="24"/>
          </w:rPr>
          <w:t>陈鹏鹤</w:t>
        </w:r>
      </w:moveTo>
      <w:ins w:id="410" w:author="莉 刘" w:date="2024-10-22T14:09:00Z" w16du:dateUtc="2024-10-22T06:09:00Z">
        <w:r w:rsidR="00BE3796">
          <w:rPr>
            <w:rFonts w:cs="Times New Roman" w:hint="eastAsia"/>
            <w:kern w:val="0"/>
            <w:sz w:val="24"/>
            <w:szCs w:val="24"/>
          </w:rPr>
          <w:t>，</w:t>
        </w:r>
      </w:ins>
      <w:moveTo w:id="411" w:author="莉 刘" w:date="2024-10-22T13:45:00Z" w16du:dateUtc="2024-10-22T05:45:00Z">
        <w:del w:id="412" w:author="莉 刘" w:date="2024-10-22T14:09:00Z" w16du:dateUtc="2024-10-22T06:09:00Z">
          <w:r w:rsidDel="00BE3796">
            <w:rPr>
              <w:rFonts w:cs="Times New Roman" w:hint="eastAsia"/>
              <w:kern w:val="0"/>
              <w:sz w:val="24"/>
              <w:szCs w:val="24"/>
            </w:rPr>
            <w:delText xml:space="preserve"> </w:delText>
          </w:r>
        </w:del>
        <w:r>
          <w:rPr>
            <w:rFonts w:cs="Times New Roman" w:hint="eastAsia"/>
            <w:kern w:val="0"/>
            <w:sz w:val="24"/>
            <w:szCs w:val="24"/>
          </w:rPr>
          <w:t>&amp;</w:t>
        </w:r>
        <w:del w:id="413" w:author="莉 刘" w:date="2024-10-22T14:09:00Z" w16du:dateUtc="2024-10-22T06:09:00Z">
          <w:r w:rsidDel="00BE3796">
            <w:rPr>
              <w:rFonts w:cs="Times New Roman" w:hint="eastAsia"/>
              <w:kern w:val="0"/>
              <w:sz w:val="24"/>
              <w:szCs w:val="24"/>
            </w:rPr>
            <w:delText xml:space="preserve"> </w:delText>
          </w:r>
        </w:del>
        <w:r>
          <w:rPr>
            <w:rFonts w:cs="Times New Roman" w:hint="eastAsia"/>
            <w:kern w:val="0"/>
            <w:sz w:val="24"/>
            <w:szCs w:val="24"/>
          </w:rPr>
          <w:t>李沐云</w:t>
        </w:r>
        <w:r>
          <w:rPr>
            <w:rFonts w:cs="Times New Roman" w:hint="eastAsia"/>
            <w:kern w:val="0"/>
            <w:sz w:val="24"/>
            <w:szCs w:val="24"/>
          </w:rPr>
          <w:t>.</w:t>
        </w:r>
        <w:r>
          <w:rPr>
            <w:rFonts w:cs="Times New Roman" w:hint="eastAsia"/>
            <w:kern w:val="0"/>
            <w:sz w:val="24"/>
            <w:szCs w:val="24"/>
          </w:rPr>
          <w:t>（</w:t>
        </w:r>
        <w:r>
          <w:rPr>
            <w:rFonts w:cs="Times New Roman" w:hint="eastAsia"/>
            <w:kern w:val="0"/>
            <w:sz w:val="24"/>
            <w:szCs w:val="24"/>
          </w:rPr>
          <w:t>2023</w:t>
        </w:r>
        <w:r>
          <w:rPr>
            <w:rFonts w:cs="Times New Roman" w:hint="eastAsia"/>
            <w:kern w:val="0"/>
            <w:sz w:val="24"/>
            <w:szCs w:val="24"/>
          </w:rPr>
          <w:t>）</w:t>
        </w:r>
        <w:r>
          <w:rPr>
            <w:rFonts w:cs="Times New Roman" w:hint="eastAsia"/>
            <w:kern w:val="0"/>
            <w:sz w:val="24"/>
            <w:szCs w:val="24"/>
          </w:rPr>
          <w:t xml:space="preserve">. </w:t>
        </w:r>
        <w:r>
          <w:rPr>
            <w:rFonts w:cs="Times New Roman" w:hint="eastAsia"/>
            <w:kern w:val="0"/>
            <w:sz w:val="24"/>
            <w:szCs w:val="24"/>
          </w:rPr>
          <w:t>生成式人工智能的教育应用与展望——以</w:t>
        </w:r>
        <w:r>
          <w:rPr>
            <w:rFonts w:cs="Times New Roman" w:hint="eastAsia"/>
            <w:kern w:val="0"/>
            <w:sz w:val="24"/>
            <w:szCs w:val="24"/>
          </w:rPr>
          <w:t>ChatGPT</w:t>
        </w:r>
        <w:r>
          <w:rPr>
            <w:rFonts w:cs="Times New Roman" w:hint="eastAsia"/>
            <w:kern w:val="0"/>
            <w:sz w:val="24"/>
            <w:szCs w:val="24"/>
          </w:rPr>
          <w:t>系统为例</w:t>
        </w:r>
        <w:r>
          <w:rPr>
            <w:rFonts w:cs="Times New Roman" w:hint="eastAsia"/>
            <w:kern w:val="0"/>
            <w:sz w:val="24"/>
            <w:szCs w:val="24"/>
          </w:rPr>
          <w:t xml:space="preserve">. </w:t>
        </w:r>
        <w:r>
          <w:rPr>
            <w:rFonts w:cs="Times New Roman" w:hint="eastAsia"/>
            <w:i/>
            <w:iCs/>
            <w:kern w:val="0"/>
            <w:sz w:val="24"/>
            <w:szCs w:val="24"/>
          </w:rPr>
          <w:t>中国远程教育</w:t>
        </w:r>
        <w:r>
          <w:rPr>
            <w:rFonts w:cs="Times New Roman" w:hint="eastAsia"/>
            <w:kern w:val="0"/>
            <w:sz w:val="24"/>
            <w:szCs w:val="24"/>
          </w:rPr>
          <w:t>，</w:t>
        </w:r>
        <w:r w:rsidRPr="00885A9F">
          <w:rPr>
            <w:rFonts w:cs="Times New Roman"/>
            <w:i/>
            <w:iCs/>
            <w:kern w:val="0"/>
            <w:sz w:val="24"/>
            <w:szCs w:val="24"/>
            <w:rPrChange w:id="414" w:author="莉 刘" w:date="2024-10-22T13:51:00Z" w16du:dateUtc="2024-10-22T05:51:00Z">
              <w:rPr>
                <w:rFonts w:cs="Times New Roman"/>
                <w:kern w:val="0"/>
                <w:sz w:val="24"/>
                <w:szCs w:val="24"/>
              </w:rPr>
            </w:rPrChange>
          </w:rPr>
          <w:t>43</w:t>
        </w:r>
        <w:r>
          <w:rPr>
            <w:rFonts w:cs="Times New Roman" w:hint="eastAsia"/>
            <w:kern w:val="0"/>
            <w:sz w:val="24"/>
            <w:szCs w:val="24"/>
          </w:rPr>
          <w:t>(4)</w:t>
        </w:r>
        <w:r>
          <w:rPr>
            <w:rFonts w:cs="Times New Roman" w:hint="eastAsia"/>
            <w:kern w:val="0"/>
            <w:sz w:val="24"/>
            <w:szCs w:val="24"/>
          </w:rPr>
          <w:t>，</w:t>
        </w:r>
        <w:r>
          <w:rPr>
            <w:rFonts w:cs="Times New Roman" w:hint="eastAsia"/>
            <w:kern w:val="0"/>
            <w:sz w:val="24"/>
            <w:szCs w:val="24"/>
          </w:rPr>
          <w:t>24-31</w:t>
        </w:r>
      </w:moveTo>
      <w:ins w:id="415" w:author="沪楠 陈" w:date="2024-10-22T16:02:00Z" w16du:dateUtc="2024-10-22T08:02:00Z">
        <w:r w:rsidR="00BD2EF8">
          <w:rPr>
            <w:rFonts w:cs="Times New Roman" w:hint="eastAsia"/>
            <w:kern w:val="0"/>
            <w:sz w:val="24"/>
            <w:szCs w:val="24"/>
          </w:rPr>
          <w:t>，</w:t>
        </w:r>
      </w:ins>
      <w:moveTo w:id="416" w:author="莉 刘" w:date="2024-10-22T13:45:00Z" w16du:dateUtc="2024-10-22T05:45:00Z">
        <w:del w:id="417" w:author="沪楠 陈" w:date="2024-10-22T16:02:00Z" w16du:dateUtc="2024-10-22T08:02:00Z">
          <w:r w:rsidDel="00BD2EF8">
            <w:rPr>
              <w:rFonts w:cs="Times New Roman" w:hint="eastAsia"/>
              <w:kern w:val="0"/>
              <w:sz w:val="24"/>
              <w:szCs w:val="24"/>
            </w:rPr>
            <w:delText>+</w:delText>
          </w:r>
        </w:del>
        <w:r>
          <w:rPr>
            <w:rFonts w:cs="Times New Roman" w:hint="eastAsia"/>
            <w:kern w:val="0"/>
            <w:sz w:val="24"/>
            <w:szCs w:val="24"/>
          </w:rPr>
          <w:t>51</w:t>
        </w:r>
        <w:r>
          <w:rPr>
            <w:rFonts w:cs="Times New Roman"/>
            <w:kern w:val="0"/>
            <w:sz w:val="24"/>
            <w:szCs w:val="24"/>
          </w:rPr>
          <w:t>.</w:t>
        </w:r>
      </w:moveTo>
    </w:p>
    <w:moveToRangeEnd w:id="408"/>
    <w:p w14:paraId="45DF0BF6" w14:textId="079F476D" w:rsidR="002A315E" w:rsidRDefault="00000000">
      <w:pPr>
        <w:pStyle w:val="afb"/>
        <w:wordWrap w:val="0"/>
        <w:ind w:left="480" w:hangingChars="200" w:hanging="480"/>
        <w:rPr>
          <w:rFonts w:cs="Times New Roman"/>
          <w:kern w:val="0"/>
          <w:sz w:val="24"/>
          <w:szCs w:val="24"/>
        </w:rPr>
      </w:pPr>
      <w:r>
        <w:rPr>
          <w:rFonts w:cs="Times New Roman" w:hint="eastAsia"/>
          <w:kern w:val="0"/>
          <w:sz w:val="24"/>
          <w:szCs w:val="24"/>
        </w:rPr>
        <w:t>孟文婷</w:t>
      </w:r>
      <w:r>
        <w:rPr>
          <w:rFonts w:cs="Times New Roman" w:hint="eastAsia"/>
          <w:kern w:val="0"/>
          <w:sz w:val="24"/>
          <w:szCs w:val="24"/>
        </w:rPr>
        <w:t xml:space="preserve">, </w:t>
      </w:r>
      <w:r>
        <w:rPr>
          <w:rFonts w:cs="Times New Roman" w:hint="eastAsia"/>
          <w:kern w:val="0"/>
          <w:sz w:val="24"/>
          <w:szCs w:val="24"/>
        </w:rPr>
        <w:t>廖天鸿</w:t>
      </w:r>
      <w:r>
        <w:rPr>
          <w:rFonts w:cs="Times New Roman" w:hint="eastAsia"/>
          <w:kern w:val="0"/>
          <w:sz w:val="24"/>
          <w:szCs w:val="24"/>
        </w:rPr>
        <w:t xml:space="preserve">, </w:t>
      </w:r>
      <w:r>
        <w:rPr>
          <w:rFonts w:cs="Times New Roman" w:hint="eastAsia"/>
          <w:kern w:val="0"/>
          <w:sz w:val="24"/>
          <w:szCs w:val="24"/>
        </w:rPr>
        <w:t>王之圣</w:t>
      </w:r>
      <w:r>
        <w:rPr>
          <w:rFonts w:cs="Times New Roman" w:hint="eastAsia"/>
          <w:kern w:val="0"/>
          <w:sz w:val="24"/>
          <w:szCs w:val="24"/>
        </w:rPr>
        <w:t xml:space="preserve">, </w:t>
      </w:r>
      <w:r>
        <w:rPr>
          <w:rFonts w:cs="Times New Roman" w:hint="eastAsia"/>
          <w:kern w:val="0"/>
          <w:sz w:val="24"/>
          <w:szCs w:val="24"/>
        </w:rPr>
        <w:t>施宇熹，翟雪松</w:t>
      </w:r>
      <w:ins w:id="418" w:author="莉 刘" w:date="2024-10-22T14:09:00Z" w16du:dateUtc="2024-10-22T06:09:00Z">
        <w:r w:rsidR="00BE3796">
          <w:rPr>
            <w:rFonts w:cs="Times New Roman" w:hint="eastAsia"/>
            <w:kern w:val="0"/>
            <w:sz w:val="24"/>
            <w:szCs w:val="24"/>
          </w:rPr>
          <w:t>，</w:t>
        </w:r>
      </w:ins>
      <w:del w:id="419" w:author="莉 刘" w:date="2024-10-22T14:09:00Z" w16du:dateUtc="2024-10-22T06:09:00Z">
        <w:r w:rsidDel="00BE3796">
          <w:rPr>
            <w:rFonts w:cs="Times New Roman" w:hint="eastAsia"/>
            <w:kern w:val="0"/>
            <w:sz w:val="24"/>
            <w:szCs w:val="24"/>
          </w:rPr>
          <w:delText xml:space="preserve"> </w:delText>
        </w:r>
      </w:del>
      <w:r>
        <w:rPr>
          <w:rFonts w:cs="Times New Roman" w:hint="eastAsia"/>
          <w:kern w:val="0"/>
          <w:sz w:val="24"/>
          <w:szCs w:val="24"/>
        </w:rPr>
        <w:t xml:space="preserve">&amp; </w:t>
      </w:r>
      <w:r>
        <w:rPr>
          <w:rFonts w:cs="Times New Roman" w:hint="eastAsia"/>
          <w:kern w:val="0"/>
          <w:sz w:val="24"/>
          <w:szCs w:val="24"/>
        </w:rPr>
        <w:t>李媛</w:t>
      </w:r>
      <w:r>
        <w:rPr>
          <w:rFonts w:cs="Times New Roman" w:hint="eastAsia"/>
          <w:kern w:val="0"/>
          <w:sz w:val="24"/>
          <w:szCs w:val="24"/>
        </w:rPr>
        <w:t>.</w:t>
      </w:r>
      <w:r>
        <w:rPr>
          <w:rFonts w:cs="Times New Roman" w:hint="eastAsia"/>
          <w:kern w:val="0"/>
          <w:sz w:val="24"/>
          <w:szCs w:val="24"/>
        </w:rPr>
        <w:t>（</w:t>
      </w:r>
      <w:r>
        <w:rPr>
          <w:rFonts w:cs="Times New Roman" w:hint="eastAsia"/>
          <w:kern w:val="0"/>
          <w:sz w:val="24"/>
          <w:szCs w:val="24"/>
        </w:rPr>
        <w:t>2023</w:t>
      </w:r>
      <w:r>
        <w:rPr>
          <w:rFonts w:cs="Times New Roman" w:hint="eastAsia"/>
          <w:kern w:val="0"/>
          <w:sz w:val="24"/>
          <w:szCs w:val="24"/>
        </w:rPr>
        <w:t>）</w:t>
      </w:r>
      <w:r>
        <w:rPr>
          <w:rFonts w:cs="Times New Roman" w:hint="eastAsia"/>
          <w:kern w:val="0"/>
          <w:sz w:val="24"/>
          <w:szCs w:val="24"/>
        </w:rPr>
        <w:t xml:space="preserve">. </w:t>
      </w:r>
      <w:r>
        <w:rPr>
          <w:rFonts w:cs="Times New Roman" w:hint="eastAsia"/>
          <w:kern w:val="0"/>
          <w:sz w:val="24"/>
          <w:szCs w:val="24"/>
        </w:rPr>
        <w:t>人工智能促进教育数字化转型的国际经验及启示——</w:t>
      </w:r>
      <w:r>
        <w:rPr>
          <w:rFonts w:cs="Times New Roman" w:hint="eastAsia"/>
          <w:kern w:val="0"/>
          <w:sz w:val="24"/>
          <w:szCs w:val="24"/>
        </w:rPr>
        <w:t>2022</w:t>
      </w:r>
      <w:r>
        <w:rPr>
          <w:rFonts w:cs="Times New Roman" w:hint="eastAsia"/>
          <w:kern w:val="0"/>
          <w:sz w:val="24"/>
          <w:szCs w:val="24"/>
        </w:rPr>
        <w:t>年国际人工智能教育大会述评</w:t>
      </w:r>
      <w:r>
        <w:rPr>
          <w:rFonts w:cs="Times New Roman" w:hint="eastAsia"/>
          <w:kern w:val="0"/>
          <w:sz w:val="24"/>
          <w:szCs w:val="24"/>
        </w:rPr>
        <w:t xml:space="preserve">. </w:t>
      </w:r>
      <w:r>
        <w:rPr>
          <w:rFonts w:cs="Times New Roman" w:hint="eastAsia"/>
          <w:i/>
          <w:iCs/>
          <w:kern w:val="0"/>
          <w:sz w:val="24"/>
          <w:szCs w:val="24"/>
        </w:rPr>
        <w:t>远程教育杂志</w:t>
      </w:r>
      <w:r>
        <w:rPr>
          <w:rFonts w:cs="Times New Roman" w:hint="eastAsia"/>
          <w:kern w:val="0"/>
          <w:sz w:val="24"/>
          <w:szCs w:val="24"/>
        </w:rPr>
        <w:t>，</w:t>
      </w:r>
      <w:r w:rsidRPr="00885A9F">
        <w:rPr>
          <w:rFonts w:cs="Times New Roman"/>
          <w:i/>
          <w:iCs/>
          <w:kern w:val="0"/>
          <w:sz w:val="24"/>
          <w:szCs w:val="24"/>
          <w:rPrChange w:id="420" w:author="莉 刘" w:date="2024-10-22T13:51:00Z" w16du:dateUtc="2024-10-22T05:51:00Z">
            <w:rPr>
              <w:rFonts w:cs="Times New Roman"/>
              <w:kern w:val="0"/>
              <w:sz w:val="24"/>
              <w:szCs w:val="24"/>
            </w:rPr>
          </w:rPrChange>
        </w:rPr>
        <w:t>41</w:t>
      </w:r>
      <w:r>
        <w:rPr>
          <w:rFonts w:cs="Times New Roman" w:hint="eastAsia"/>
          <w:kern w:val="0"/>
          <w:sz w:val="24"/>
          <w:szCs w:val="24"/>
        </w:rPr>
        <w:t>(1)</w:t>
      </w:r>
      <w:r>
        <w:rPr>
          <w:rFonts w:cs="Times New Roman" w:hint="eastAsia"/>
          <w:kern w:val="0"/>
          <w:sz w:val="24"/>
          <w:szCs w:val="24"/>
        </w:rPr>
        <w:t>，</w:t>
      </w:r>
      <w:r>
        <w:rPr>
          <w:rFonts w:cs="Times New Roman" w:hint="eastAsia"/>
          <w:kern w:val="0"/>
          <w:sz w:val="24"/>
          <w:szCs w:val="24"/>
        </w:rPr>
        <w:t>15-23</w:t>
      </w:r>
      <w:r>
        <w:rPr>
          <w:rFonts w:cs="Times New Roman"/>
          <w:kern w:val="0"/>
          <w:sz w:val="24"/>
          <w:szCs w:val="24"/>
        </w:rPr>
        <w:t>.</w:t>
      </w:r>
    </w:p>
    <w:p w14:paraId="18DAAF3E" w14:textId="77777777" w:rsidR="002A315E" w:rsidRDefault="00000000">
      <w:pPr>
        <w:pStyle w:val="afb"/>
        <w:wordWrap w:val="0"/>
        <w:ind w:left="480" w:hangingChars="200" w:hanging="480"/>
        <w:rPr>
          <w:rFonts w:cs="Times New Roman"/>
          <w:kern w:val="0"/>
          <w:sz w:val="24"/>
          <w:szCs w:val="24"/>
        </w:rPr>
      </w:pPr>
      <w:r>
        <w:rPr>
          <w:rFonts w:cs="Times New Roman"/>
          <w:kern w:val="0"/>
          <w:sz w:val="24"/>
          <w:szCs w:val="24"/>
        </w:rPr>
        <w:t>米歇尔</w:t>
      </w:r>
      <w:r>
        <w:rPr>
          <w:rFonts w:cs="Times New Roman"/>
          <w:kern w:val="0"/>
          <w:sz w:val="24"/>
          <w:szCs w:val="24"/>
        </w:rPr>
        <w:t>·</w:t>
      </w:r>
      <w:r>
        <w:rPr>
          <w:rFonts w:cs="Times New Roman"/>
          <w:kern w:val="0"/>
          <w:sz w:val="24"/>
          <w:szCs w:val="24"/>
        </w:rPr>
        <w:t>福柯</w:t>
      </w:r>
      <w:r>
        <w:rPr>
          <w:rFonts w:cs="Times New Roman"/>
          <w:kern w:val="0"/>
          <w:sz w:val="24"/>
          <w:szCs w:val="24"/>
        </w:rPr>
        <w:t>.</w:t>
      </w:r>
      <w:r>
        <w:rPr>
          <w:rFonts w:cs="Times New Roman" w:hint="eastAsia"/>
          <w:kern w:val="0"/>
          <w:sz w:val="24"/>
          <w:szCs w:val="24"/>
        </w:rPr>
        <w:t>（</w:t>
      </w:r>
      <w:r>
        <w:rPr>
          <w:rFonts w:cs="Times New Roman"/>
          <w:kern w:val="0"/>
          <w:sz w:val="24"/>
          <w:szCs w:val="24"/>
        </w:rPr>
        <w:t>20</w:t>
      </w:r>
      <w:r>
        <w:rPr>
          <w:rFonts w:cs="Times New Roman" w:hint="eastAsia"/>
          <w:kern w:val="0"/>
          <w:sz w:val="24"/>
          <w:szCs w:val="24"/>
        </w:rPr>
        <w:t>21</w:t>
      </w:r>
      <w:r>
        <w:rPr>
          <w:rFonts w:cs="Times New Roman" w:hint="eastAsia"/>
          <w:kern w:val="0"/>
          <w:sz w:val="24"/>
          <w:szCs w:val="24"/>
        </w:rPr>
        <w:t>）</w:t>
      </w:r>
      <w:r>
        <w:rPr>
          <w:rFonts w:cs="Times New Roman"/>
          <w:kern w:val="0"/>
          <w:sz w:val="24"/>
          <w:szCs w:val="24"/>
        </w:rPr>
        <w:t xml:space="preserve">. </w:t>
      </w:r>
      <w:r>
        <w:rPr>
          <w:rFonts w:cs="Times New Roman" w:hint="eastAsia"/>
          <w:i/>
          <w:iCs/>
          <w:kern w:val="0"/>
          <w:sz w:val="24"/>
          <w:szCs w:val="24"/>
        </w:rPr>
        <w:t>规训与惩罚</w:t>
      </w:r>
      <w:r>
        <w:rPr>
          <w:rFonts w:cs="Times New Roman" w:hint="eastAsia"/>
          <w:kern w:val="0"/>
          <w:sz w:val="24"/>
          <w:szCs w:val="24"/>
        </w:rPr>
        <w:t>（</w:t>
      </w:r>
      <w:r>
        <w:rPr>
          <w:rFonts w:cs="Times New Roman"/>
          <w:kern w:val="0"/>
          <w:sz w:val="24"/>
          <w:szCs w:val="24"/>
        </w:rPr>
        <w:t>董树宝</w:t>
      </w:r>
      <w:r>
        <w:rPr>
          <w:rFonts w:cs="Times New Roman" w:hint="eastAsia"/>
          <w:kern w:val="0"/>
          <w:sz w:val="24"/>
          <w:szCs w:val="24"/>
        </w:rPr>
        <w:t xml:space="preserve"> </w:t>
      </w:r>
      <w:r>
        <w:rPr>
          <w:rFonts w:cs="Times New Roman" w:hint="eastAsia"/>
          <w:kern w:val="0"/>
          <w:sz w:val="24"/>
          <w:szCs w:val="24"/>
        </w:rPr>
        <w:t>译）</w:t>
      </w:r>
      <w:r>
        <w:rPr>
          <w:rFonts w:cs="Times New Roman"/>
          <w:kern w:val="0"/>
          <w:sz w:val="24"/>
          <w:szCs w:val="24"/>
        </w:rPr>
        <w:t xml:space="preserve">. </w:t>
      </w:r>
      <w:r>
        <w:rPr>
          <w:rFonts w:cs="Times New Roman"/>
          <w:kern w:val="0"/>
          <w:sz w:val="24"/>
          <w:szCs w:val="24"/>
        </w:rPr>
        <w:t>生活</w:t>
      </w:r>
      <w:r>
        <w:rPr>
          <w:rFonts w:cs="Times New Roman"/>
          <w:kern w:val="0"/>
          <w:sz w:val="24"/>
          <w:szCs w:val="24"/>
        </w:rPr>
        <w:t>·</w:t>
      </w:r>
      <w:r>
        <w:rPr>
          <w:rFonts w:cs="Times New Roman"/>
          <w:kern w:val="0"/>
          <w:sz w:val="24"/>
          <w:szCs w:val="24"/>
        </w:rPr>
        <w:t>读书</w:t>
      </w:r>
      <w:r>
        <w:rPr>
          <w:rFonts w:cs="Times New Roman"/>
          <w:kern w:val="0"/>
          <w:sz w:val="24"/>
          <w:szCs w:val="24"/>
        </w:rPr>
        <w:t>·</w:t>
      </w:r>
      <w:r>
        <w:rPr>
          <w:rFonts w:cs="Times New Roman"/>
          <w:kern w:val="0"/>
          <w:sz w:val="24"/>
          <w:szCs w:val="24"/>
        </w:rPr>
        <w:t>新知三联书店</w:t>
      </w:r>
      <w:r>
        <w:rPr>
          <w:rFonts w:cs="Times New Roman"/>
          <w:kern w:val="0"/>
          <w:sz w:val="24"/>
          <w:szCs w:val="24"/>
        </w:rPr>
        <w:t>.</w:t>
      </w:r>
    </w:p>
    <w:p w14:paraId="18818CF5" w14:textId="0E7EB090" w:rsidR="002A315E" w:rsidRDefault="00000000">
      <w:pPr>
        <w:pStyle w:val="afb"/>
        <w:wordWrap w:val="0"/>
        <w:ind w:left="480" w:hangingChars="200" w:hanging="480"/>
        <w:rPr>
          <w:rFonts w:cs="Times New Roman"/>
          <w:kern w:val="0"/>
          <w:sz w:val="24"/>
          <w:szCs w:val="24"/>
        </w:rPr>
      </w:pPr>
      <w:r>
        <w:rPr>
          <w:rFonts w:cs="Times New Roman" w:hint="eastAsia"/>
          <w:kern w:val="0"/>
          <w:sz w:val="24"/>
          <w:szCs w:val="24"/>
        </w:rPr>
        <w:t>齐爱民</w:t>
      </w:r>
      <w:ins w:id="421" w:author="莉 刘" w:date="2024-10-22T14:10:00Z" w16du:dateUtc="2024-10-22T06:10:00Z">
        <w:r w:rsidR="00BE3796">
          <w:rPr>
            <w:rFonts w:cs="Times New Roman" w:hint="eastAsia"/>
            <w:kern w:val="0"/>
            <w:sz w:val="24"/>
            <w:szCs w:val="24"/>
          </w:rPr>
          <w:t>，</w:t>
        </w:r>
      </w:ins>
      <w:r>
        <w:rPr>
          <w:rFonts w:cs="Times New Roman" w:hint="eastAsia"/>
          <w:kern w:val="0"/>
          <w:sz w:val="24"/>
          <w:szCs w:val="24"/>
        </w:rPr>
        <w:t xml:space="preserve"> &amp; </w:t>
      </w:r>
      <w:r>
        <w:rPr>
          <w:rFonts w:cs="Times New Roman" w:hint="eastAsia"/>
          <w:kern w:val="0"/>
          <w:sz w:val="24"/>
          <w:szCs w:val="24"/>
        </w:rPr>
        <w:t>周伟萌</w:t>
      </w:r>
      <w:r>
        <w:rPr>
          <w:rFonts w:cs="Times New Roman" w:hint="eastAsia"/>
          <w:kern w:val="0"/>
          <w:sz w:val="24"/>
          <w:szCs w:val="24"/>
        </w:rPr>
        <w:t>.</w:t>
      </w:r>
      <w:r>
        <w:rPr>
          <w:rFonts w:cs="Times New Roman" w:hint="eastAsia"/>
          <w:kern w:val="0"/>
          <w:sz w:val="24"/>
          <w:szCs w:val="24"/>
        </w:rPr>
        <w:t>（</w:t>
      </w:r>
      <w:r>
        <w:rPr>
          <w:rFonts w:cs="Times New Roman" w:hint="eastAsia"/>
          <w:kern w:val="0"/>
          <w:sz w:val="24"/>
          <w:szCs w:val="24"/>
        </w:rPr>
        <w:t>2010</w:t>
      </w:r>
      <w:r>
        <w:rPr>
          <w:rFonts w:cs="Times New Roman" w:hint="eastAsia"/>
          <w:kern w:val="0"/>
          <w:sz w:val="24"/>
          <w:szCs w:val="24"/>
        </w:rPr>
        <w:t>）</w:t>
      </w:r>
      <w:r>
        <w:rPr>
          <w:rFonts w:cs="Times New Roman" w:hint="eastAsia"/>
          <w:kern w:val="0"/>
          <w:sz w:val="24"/>
          <w:szCs w:val="24"/>
        </w:rPr>
        <w:t xml:space="preserve">. </w:t>
      </w:r>
      <w:r>
        <w:rPr>
          <w:rFonts w:cs="Times New Roman" w:hint="eastAsia"/>
          <w:kern w:val="0"/>
          <w:sz w:val="24"/>
          <w:szCs w:val="24"/>
        </w:rPr>
        <w:t>论学术抄袭的两面性</w:t>
      </w:r>
      <w:r>
        <w:rPr>
          <w:rFonts w:cs="Times New Roman" w:hint="eastAsia"/>
          <w:kern w:val="0"/>
          <w:sz w:val="24"/>
          <w:szCs w:val="24"/>
        </w:rPr>
        <w:t>:</w:t>
      </w:r>
      <w:r>
        <w:rPr>
          <w:rFonts w:cs="Times New Roman" w:hint="eastAsia"/>
          <w:kern w:val="0"/>
          <w:sz w:val="24"/>
          <w:szCs w:val="24"/>
        </w:rPr>
        <w:t>以学术规范和法律规范的区分为视角</w:t>
      </w:r>
      <w:r>
        <w:rPr>
          <w:rFonts w:cs="Times New Roman" w:hint="eastAsia"/>
          <w:kern w:val="0"/>
          <w:sz w:val="24"/>
          <w:szCs w:val="24"/>
        </w:rPr>
        <w:t xml:space="preserve">. </w:t>
      </w:r>
      <w:r>
        <w:rPr>
          <w:rFonts w:cs="Times New Roman" w:hint="eastAsia"/>
          <w:i/>
          <w:iCs/>
          <w:kern w:val="0"/>
          <w:sz w:val="24"/>
          <w:szCs w:val="24"/>
        </w:rPr>
        <w:t>重庆大学学报（社会科学版）</w:t>
      </w:r>
      <w:r>
        <w:rPr>
          <w:rFonts w:cs="Times New Roman" w:hint="eastAsia"/>
          <w:kern w:val="0"/>
          <w:sz w:val="24"/>
          <w:szCs w:val="24"/>
        </w:rPr>
        <w:t>，</w:t>
      </w:r>
      <w:r w:rsidRPr="00885A9F">
        <w:rPr>
          <w:rFonts w:cs="Times New Roman"/>
          <w:i/>
          <w:iCs/>
          <w:kern w:val="0"/>
          <w:sz w:val="24"/>
          <w:szCs w:val="24"/>
          <w:rPrChange w:id="422" w:author="莉 刘" w:date="2024-10-22T13:51:00Z" w16du:dateUtc="2024-10-22T05:51:00Z">
            <w:rPr>
              <w:rFonts w:cs="Times New Roman"/>
              <w:kern w:val="0"/>
              <w:sz w:val="24"/>
              <w:szCs w:val="24"/>
            </w:rPr>
          </w:rPrChange>
        </w:rPr>
        <w:t>16</w:t>
      </w:r>
      <w:r>
        <w:rPr>
          <w:rFonts w:cs="Times New Roman" w:hint="eastAsia"/>
          <w:kern w:val="0"/>
          <w:sz w:val="24"/>
          <w:szCs w:val="24"/>
        </w:rPr>
        <w:t>(6)</w:t>
      </w:r>
      <w:r>
        <w:rPr>
          <w:rFonts w:cs="Times New Roman" w:hint="eastAsia"/>
          <w:kern w:val="0"/>
          <w:sz w:val="24"/>
          <w:szCs w:val="24"/>
        </w:rPr>
        <w:t>，</w:t>
      </w:r>
      <w:r>
        <w:rPr>
          <w:rFonts w:cs="Times New Roman" w:hint="eastAsia"/>
          <w:kern w:val="0"/>
          <w:sz w:val="24"/>
          <w:szCs w:val="24"/>
        </w:rPr>
        <w:t>86-92</w:t>
      </w:r>
      <w:r>
        <w:rPr>
          <w:rFonts w:cs="Times New Roman"/>
          <w:kern w:val="0"/>
          <w:sz w:val="24"/>
          <w:szCs w:val="24"/>
        </w:rPr>
        <w:t>.</w:t>
      </w:r>
    </w:p>
    <w:p w14:paraId="3D0945A8" w14:textId="552298CA" w:rsidR="002A315E" w:rsidRDefault="00000000">
      <w:pPr>
        <w:pStyle w:val="afb"/>
        <w:wordWrap w:val="0"/>
        <w:ind w:left="480" w:hangingChars="200" w:hanging="480"/>
        <w:rPr>
          <w:rFonts w:cs="Times New Roman"/>
          <w:kern w:val="0"/>
          <w:sz w:val="24"/>
          <w:szCs w:val="24"/>
        </w:rPr>
      </w:pPr>
      <w:r>
        <w:rPr>
          <w:rFonts w:cs="Times New Roman" w:hint="eastAsia"/>
          <w:kern w:val="0"/>
          <w:sz w:val="24"/>
          <w:szCs w:val="24"/>
        </w:rPr>
        <w:t>齐彦磊</w:t>
      </w:r>
      <w:ins w:id="423" w:author="莉 刘" w:date="2024-10-22T14:10:00Z" w16du:dateUtc="2024-10-22T06:10:00Z">
        <w:r w:rsidR="00BE3796">
          <w:rPr>
            <w:rFonts w:cs="Times New Roman" w:hint="eastAsia"/>
            <w:kern w:val="0"/>
            <w:sz w:val="24"/>
            <w:szCs w:val="24"/>
          </w:rPr>
          <w:t>，</w:t>
        </w:r>
      </w:ins>
      <w:r>
        <w:rPr>
          <w:rFonts w:cs="Times New Roman" w:hint="eastAsia"/>
          <w:kern w:val="0"/>
          <w:sz w:val="24"/>
          <w:szCs w:val="24"/>
        </w:rPr>
        <w:t xml:space="preserve"> &amp; </w:t>
      </w:r>
      <w:r>
        <w:rPr>
          <w:rFonts w:cs="Times New Roman" w:hint="eastAsia"/>
          <w:kern w:val="0"/>
          <w:sz w:val="24"/>
          <w:szCs w:val="24"/>
        </w:rPr>
        <w:t>周洪宇</w:t>
      </w:r>
      <w:r>
        <w:rPr>
          <w:rFonts w:cs="Times New Roman" w:hint="eastAsia"/>
          <w:kern w:val="0"/>
          <w:sz w:val="24"/>
          <w:szCs w:val="24"/>
        </w:rPr>
        <w:t>.</w:t>
      </w:r>
      <w:r>
        <w:rPr>
          <w:rFonts w:cs="Times New Roman" w:hint="eastAsia"/>
          <w:kern w:val="0"/>
          <w:sz w:val="24"/>
          <w:szCs w:val="24"/>
        </w:rPr>
        <w:t>（</w:t>
      </w:r>
      <w:r>
        <w:rPr>
          <w:rFonts w:cs="Times New Roman" w:hint="eastAsia"/>
          <w:kern w:val="0"/>
          <w:sz w:val="24"/>
          <w:szCs w:val="24"/>
        </w:rPr>
        <w:t>2024</w:t>
      </w:r>
      <w:r>
        <w:rPr>
          <w:rFonts w:cs="Times New Roman" w:hint="eastAsia"/>
          <w:kern w:val="0"/>
          <w:sz w:val="24"/>
          <w:szCs w:val="24"/>
        </w:rPr>
        <w:t>）</w:t>
      </w:r>
      <w:r>
        <w:rPr>
          <w:rFonts w:cs="Times New Roman" w:hint="eastAsia"/>
          <w:kern w:val="0"/>
          <w:sz w:val="24"/>
          <w:szCs w:val="24"/>
        </w:rPr>
        <w:t xml:space="preserve">. </w:t>
      </w:r>
      <w:r>
        <w:rPr>
          <w:rFonts w:cs="Times New Roman" w:hint="eastAsia"/>
          <w:kern w:val="0"/>
          <w:sz w:val="24"/>
          <w:szCs w:val="24"/>
        </w:rPr>
        <w:t>技术、制度与思想</w:t>
      </w:r>
      <w:r>
        <w:rPr>
          <w:rFonts w:cs="Times New Roman" w:hint="eastAsia"/>
          <w:kern w:val="0"/>
          <w:sz w:val="24"/>
          <w:szCs w:val="24"/>
        </w:rPr>
        <w:t>:</w:t>
      </w:r>
      <w:r>
        <w:rPr>
          <w:rFonts w:cs="Times New Roman" w:hint="eastAsia"/>
          <w:kern w:val="0"/>
          <w:sz w:val="24"/>
          <w:szCs w:val="24"/>
        </w:rPr>
        <w:t>生成式人工智能在教育领域中应用的演进逻辑</w:t>
      </w:r>
      <w:r>
        <w:rPr>
          <w:rFonts w:cs="Times New Roman" w:hint="eastAsia"/>
          <w:kern w:val="0"/>
          <w:sz w:val="24"/>
          <w:szCs w:val="24"/>
        </w:rPr>
        <w:t xml:space="preserve">. </w:t>
      </w:r>
      <w:r>
        <w:rPr>
          <w:rFonts w:cs="Times New Roman" w:hint="eastAsia"/>
          <w:i/>
          <w:iCs/>
          <w:kern w:val="0"/>
          <w:sz w:val="24"/>
          <w:szCs w:val="24"/>
        </w:rPr>
        <w:t>电化教育研究</w:t>
      </w:r>
      <w:r>
        <w:rPr>
          <w:rFonts w:cs="Times New Roman" w:hint="eastAsia"/>
          <w:kern w:val="0"/>
          <w:sz w:val="24"/>
          <w:szCs w:val="24"/>
        </w:rPr>
        <w:t>(8)</w:t>
      </w:r>
      <w:r>
        <w:rPr>
          <w:rFonts w:cs="Times New Roman" w:hint="eastAsia"/>
          <w:kern w:val="0"/>
          <w:sz w:val="24"/>
          <w:szCs w:val="24"/>
        </w:rPr>
        <w:t>，</w:t>
      </w:r>
      <w:r>
        <w:rPr>
          <w:rFonts w:cs="Times New Roman" w:hint="eastAsia"/>
          <w:kern w:val="0"/>
          <w:sz w:val="24"/>
          <w:szCs w:val="24"/>
        </w:rPr>
        <w:t>28-34</w:t>
      </w:r>
      <w:r>
        <w:rPr>
          <w:rFonts w:cs="Times New Roman"/>
          <w:kern w:val="0"/>
          <w:sz w:val="24"/>
          <w:szCs w:val="24"/>
        </w:rPr>
        <w:t>.</w:t>
      </w:r>
    </w:p>
    <w:p w14:paraId="27C20FC8" w14:textId="77777777" w:rsidR="002A315E" w:rsidRDefault="00000000">
      <w:pPr>
        <w:pStyle w:val="afb"/>
        <w:wordWrap w:val="0"/>
        <w:ind w:left="480" w:hangingChars="200" w:hanging="480"/>
        <w:rPr>
          <w:rFonts w:cs="Times New Roman"/>
          <w:kern w:val="0"/>
          <w:sz w:val="24"/>
          <w:szCs w:val="24"/>
        </w:rPr>
      </w:pPr>
      <w:r>
        <w:rPr>
          <w:rFonts w:cs="Times New Roman" w:hint="eastAsia"/>
          <w:kern w:val="0"/>
          <w:sz w:val="24"/>
          <w:szCs w:val="24"/>
        </w:rPr>
        <w:t>沈伟伟</w:t>
      </w:r>
      <w:r>
        <w:rPr>
          <w:rFonts w:cs="Times New Roman" w:hint="eastAsia"/>
          <w:kern w:val="0"/>
          <w:sz w:val="24"/>
          <w:szCs w:val="24"/>
        </w:rPr>
        <w:t>.</w:t>
      </w:r>
      <w:r>
        <w:rPr>
          <w:rFonts w:cs="Times New Roman" w:hint="eastAsia"/>
          <w:kern w:val="0"/>
          <w:sz w:val="24"/>
          <w:szCs w:val="24"/>
        </w:rPr>
        <w:t>（</w:t>
      </w:r>
      <w:r>
        <w:rPr>
          <w:rFonts w:cs="Times New Roman" w:hint="eastAsia"/>
          <w:kern w:val="0"/>
          <w:sz w:val="24"/>
          <w:szCs w:val="24"/>
        </w:rPr>
        <w:t>2023</w:t>
      </w:r>
      <w:r>
        <w:rPr>
          <w:rFonts w:cs="Times New Roman" w:hint="eastAsia"/>
          <w:kern w:val="0"/>
          <w:sz w:val="24"/>
          <w:szCs w:val="24"/>
        </w:rPr>
        <w:t>）</w:t>
      </w:r>
      <w:r>
        <w:rPr>
          <w:rFonts w:cs="Times New Roman" w:hint="eastAsia"/>
          <w:kern w:val="0"/>
          <w:sz w:val="24"/>
          <w:szCs w:val="24"/>
        </w:rPr>
        <w:t xml:space="preserve">. </w:t>
      </w:r>
      <w:r>
        <w:rPr>
          <w:rFonts w:cs="Times New Roman" w:hint="eastAsia"/>
          <w:kern w:val="0"/>
          <w:sz w:val="24"/>
          <w:szCs w:val="24"/>
        </w:rPr>
        <w:t>技术避风港的实践及法理反思</w:t>
      </w:r>
      <w:r>
        <w:rPr>
          <w:rFonts w:cs="Times New Roman" w:hint="eastAsia"/>
          <w:kern w:val="0"/>
          <w:sz w:val="24"/>
          <w:szCs w:val="24"/>
        </w:rPr>
        <w:t xml:space="preserve">. </w:t>
      </w:r>
      <w:r>
        <w:rPr>
          <w:rFonts w:cs="Times New Roman" w:hint="eastAsia"/>
          <w:i/>
          <w:iCs/>
          <w:kern w:val="0"/>
          <w:sz w:val="24"/>
          <w:szCs w:val="24"/>
        </w:rPr>
        <w:t>中外法学</w:t>
      </w:r>
      <w:r>
        <w:rPr>
          <w:rFonts w:cs="Times New Roman" w:hint="eastAsia"/>
          <w:kern w:val="0"/>
          <w:sz w:val="24"/>
          <w:szCs w:val="24"/>
        </w:rPr>
        <w:t>，</w:t>
      </w:r>
      <w:r w:rsidRPr="00BD2EF8">
        <w:rPr>
          <w:rFonts w:cs="Times New Roman"/>
          <w:i/>
          <w:iCs/>
          <w:kern w:val="0"/>
          <w:sz w:val="24"/>
          <w:szCs w:val="24"/>
          <w:rPrChange w:id="424" w:author="沪楠 陈" w:date="2024-10-22T16:02:00Z" w16du:dateUtc="2024-10-22T08:02:00Z">
            <w:rPr>
              <w:rFonts w:cs="Times New Roman"/>
              <w:kern w:val="0"/>
              <w:sz w:val="24"/>
              <w:szCs w:val="24"/>
            </w:rPr>
          </w:rPrChange>
        </w:rPr>
        <w:t>35</w:t>
      </w:r>
      <w:r>
        <w:rPr>
          <w:rFonts w:cs="Times New Roman" w:hint="eastAsia"/>
          <w:kern w:val="0"/>
          <w:sz w:val="24"/>
          <w:szCs w:val="24"/>
        </w:rPr>
        <w:t>(4)</w:t>
      </w:r>
      <w:r>
        <w:rPr>
          <w:rFonts w:cs="Times New Roman" w:hint="eastAsia"/>
          <w:kern w:val="0"/>
          <w:sz w:val="24"/>
          <w:szCs w:val="24"/>
        </w:rPr>
        <w:t>，</w:t>
      </w:r>
      <w:r>
        <w:rPr>
          <w:rFonts w:cs="Times New Roman" w:hint="eastAsia"/>
          <w:kern w:val="0"/>
          <w:sz w:val="24"/>
          <w:szCs w:val="24"/>
        </w:rPr>
        <w:t>906-922</w:t>
      </w:r>
      <w:r>
        <w:rPr>
          <w:rFonts w:cs="Times New Roman"/>
          <w:kern w:val="0"/>
          <w:sz w:val="24"/>
          <w:szCs w:val="24"/>
        </w:rPr>
        <w:t>.</w:t>
      </w:r>
    </w:p>
    <w:p w14:paraId="5AE425A6" w14:textId="77777777" w:rsidR="002A315E" w:rsidRDefault="00000000">
      <w:pPr>
        <w:pStyle w:val="afb"/>
        <w:wordWrap w:val="0"/>
        <w:ind w:left="480" w:hangingChars="200" w:hanging="480"/>
        <w:rPr>
          <w:rFonts w:cs="Times New Roman"/>
          <w:kern w:val="0"/>
          <w:sz w:val="24"/>
          <w:szCs w:val="24"/>
        </w:rPr>
      </w:pPr>
      <w:r>
        <w:rPr>
          <w:rFonts w:cs="Times New Roman" w:hint="eastAsia"/>
          <w:kern w:val="0"/>
          <w:sz w:val="24"/>
          <w:szCs w:val="24"/>
        </w:rPr>
        <w:t>沈锡宾</w:t>
      </w:r>
      <w:r>
        <w:rPr>
          <w:rFonts w:cs="Times New Roman" w:hint="eastAsia"/>
          <w:kern w:val="0"/>
          <w:sz w:val="24"/>
          <w:szCs w:val="24"/>
        </w:rPr>
        <w:t xml:space="preserve"> &amp; </w:t>
      </w:r>
      <w:r>
        <w:rPr>
          <w:rFonts w:cs="Times New Roman" w:hint="eastAsia"/>
          <w:kern w:val="0"/>
          <w:sz w:val="24"/>
          <w:szCs w:val="24"/>
        </w:rPr>
        <w:t>王立磊</w:t>
      </w:r>
      <w:r>
        <w:rPr>
          <w:rFonts w:cs="Times New Roman" w:hint="eastAsia"/>
          <w:kern w:val="0"/>
          <w:sz w:val="24"/>
          <w:szCs w:val="24"/>
        </w:rPr>
        <w:t>.</w:t>
      </w:r>
      <w:r>
        <w:rPr>
          <w:rFonts w:cs="Times New Roman" w:hint="eastAsia"/>
          <w:kern w:val="0"/>
          <w:sz w:val="24"/>
          <w:szCs w:val="24"/>
        </w:rPr>
        <w:t>（</w:t>
      </w:r>
      <w:r>
        <w:rPr>
          <w:rFonts w:cs="Times New Roman" w:hint="eastAsia"/>
          <w:kern w:val="0"/>
          <w:sz w:val="24"/>
          <w:szCs w:val="24"/>
        </w:rPr>
        <w:t>2023</w:t>
      </w:r>
      <w:r>
        <w:rPr>
          <w:rFonts w:cs="Times New Roman" w:hint="eastAsia"/>
          <w:kern w:val="0"/>
          <w:sz w:val="24"/>
          <w:szCs w:val="24"/>
        </w:rPr>
        <w:t>）</w:t>
      </w:r>
      <w:r>
        <w:rPr>
          <w:rFonts w:cs="Times New Roman" w:hint="eastAsia"/>
          <w:kern w:val="0"/>
          <w:sz w:val="24"/>
          <w:szCs w:val="24"/>
        </w:rPr>
        <w:t xml:space="preserve">. </w:t>
      </w:r>
      <w:r>
        <w:rPr>
          <w:rFonts w:cs="Times New Roman" w:hint="eastAsia"/>
          <w:kern w:val="0"/>
          <w:sz w:val="24"/>
          <w:szCs w:val="24"/>
        </w:rPr>
        <w:t>人工智能生成学术期刊文本的检测研究</w:t>
      </w:r>
      <w:r>
        <w:rPr>
          <w:rFonts w:cs="Times New Roman" w:hint="eastAsia"/>
          <w:kern w:val="0"/>
          <w:sz w:val="24"/>
          <w:szCs w:val="24"/>
        </w:rPr>
        <w:t xml:space="preserve">. </w:t>
      </w:r>
      <w:r>
        <w:rPr>
          <w:rFonts w:cs="Times New Roman" w:hint="eastAsia"/>
          <w:i/>
          <w:iCs/>
          <w:kern w:val="0"/>
          <w:sz w:val="24"/>
          <w:szCs w:val="24"/>
        </w:rPr>
        <w:t>科技与出版</w:t>
      </w:r>
      <w:r>
        <w:rPr>
          <w:rFonts w:cs="Times New Roman" w:hint="eastAsia"/>
          <w:kern w:val="0"/>
          <w:sz w:val="24"/>
          <w:szCs w:val="24"/>
        </w:rPr>
        <w:t>(8)</w:t>
      </w:r>
      <w:r>
        <w:rPr>
          <w:rFonts w:cs="Times New Roman" w:hint="eastAsia"/>
          <w:kern w:val="0"/>
          <w:sz w:val="24"/>
          <w:szCs w:val="24"/>
        </w:rPr>
        <w:t>，</w:t>
      </w:r>
      <w:r>
        <w:rPr>
          <w:rFonts w:cs="Times New Roman" w:hint="eastAsia"/>
          <w:kern w:val="0"/>
          <w:sz w:val="24"/>
          <w:szCs w:val="24"/>
        </w:rPr>
        <w:t>56-62</w:t>
      </w:r>
      <w:r>
        <w:rPr>
          <w:rFonts w:cs="Times New Roman"/>
          <w:kern w:val="0"/>
          <w:sz w:val="24"/>
          <w:szCs w:val="24"/>
        </w:rPr>
        <w:t>.</w:t>
      </w:r>
    </w:p>
    <w:p w14:paraId="7D8541C5" w14:textId="77777777" w:rsidR="002A315E" w:rsidRDefault="00000000">
      <w:pPr>
        <w:pStyle w:val="afb"/>
        <w:wordWrap w:val="0"/>
        <w:ind w:left="480" w:hangingChars="200" w:hanging="480"/>
        <w:rPr>
          <w:rFonts w:cs="Times New Roman"/>
          <w:kern w:val="0"/>
          <w:sz w:val="24"/>
          <w:szCs w:val="24"/>
        </w:rPr>
      </w:pPr>
      <w:r>
        <w:rPr>
          <w:rFonts w:cs="Times New Roman" w:hint="eastAsia"/>
          <w:kern w:val="0"/>
          <w:sz w:val="24"/>
          <w:szCs w:val="24"/>
        </w:rPr>
        <w:t>史小军</w:t>
      </w:r>
      <w:r>
        <w:rPr>
          <w:rFonts w:cs="Times New Roman" w:hint="eastAsia"/>
          <w:kern w:val="0"/>
          <w:sz w:val="24"/>
          <w:szCs w:val="24"/>
        </w:rPr>
        <w:t>.</w:t>
      </w:r>
      <w:r>
        <w:rPr>
          <w:rFonts w:cs="Times New Roman" w:hint="eastAsia"/>
          <w:kern w:val="0"/>
          <w:sz w:val="24"/>
          <w:szCs w:val="24"/>
        </w:rPr>
        <w:t>（</w:t>
      </w:r>
      <w:r>
        <w:rPr>
          <w:rFonts w:cs="Times New Roman" w:hint="eastAsia"/>
          <w:kern w:val="0"/>
          <w:sz w:val="24"/>
          <w:szCs w:val="24"/>
        </w:rPr>
        <w:t>2005</w:t>
      </w:r>
      <w:r>
        <w:rPr>
          <w:rFonts w:cs="Times New Roman" w:hint="eastAsia"/>
          <w:kern w:val="0"/>
          <w:sz w:val="24"/>
          <w:szCs w:val="24"/>
        </w:rPr>
        <w:t>）</w:t>
      </w:r>
      <w:r>
        <w:rPr>
          <w:rFonts w:cs="Times New Roman" w:hint="eastAsia"/>
          <w:kern w:val="0"/>
          <w:sz w:val="24"/>
          <w:szCs w:val="24"/>
        </w:rPr>
        <w:t xml:space="preserve">. </w:t>
      </w:r>
      <w:r>
        <w:rPr>
          <w:rFonts w:cs="Times New Roman" w:hint="eastAsia"/>
          <w:kern w:val="0"/>
          <w:sz w:val="24"/>
          <w:szCs w:val="24"/>
        </w:rPr>
        <w:t>论明代前七子的关学品性</w:t>
      </w:r>
      <w:r>
        <w:rPr>
          <w:rFonts w:cs="Times New Roman" w:hint="eastAsia"/>
          <w:kern w:val="0"/>
          <w:sz w:val="24"/>
          <w:szCs w:val="24"/>
        </w:rPr>
        <w:t xml:space="preserve">. </w:t>
      </w:r>
      <w:r>
        <w:rPr>
          <w:rFonts w:cs="Times New Roman" w:hint="eastAsia"/>
          <w:i/>
          <w:iCs/>
          <w:kern w:val="0"/>
          <w:sz w:val="24"/>
          <w:szCs w:val="24"/>
        </w:rPr>
        <w:t>文艺研究</w:t>
      </w:r>
      <w:r>
        <w:rPr>
          <w:rFonts w:cs="Times New Roman" w:hint="eastAsia"/>
          <w:kern w:val="0"/>
          <w:sz w:val="24"/>
          <w:szCs w:val="24"/>
        </w:rPr>
        <w:t>(6)</w:t>
      </w:r>
      <w:r>
        <w:rPr>
          <w:rFonts w:cs="Times New Roman" w:hint="eastAsia"/>
          <w:kern w:val="0"/>
          <w:sz w:val="24"/>
          <w:szCs w:val="24"/>
        </w:rPr>
        <w:t>，</w:t>
      </w:r>
      <w:r>
        <w:rPr>
          <w:rFonts w:cs="Times New Roman" w:hint="eastAsia"/>
          <w:kern w:val="0"/>
          <w:sz w:val="24"/>
          <w:szCs w:val="24"/>
        </w:rPr>
        <w:t>79-86, 159</w:t>
      </w:r>
      <w:r>
        <w:rPr>
          <w:rFonts w:cs="Times New Roman"/>
          <w:kern w:val="0"/>
          <w:sz w:val="24"/>
          <w:szCs w:val="24"/>
        </w:rPr>
        <w:t>.</w:t>
      </w:r>
    </w:p>
    <w:p w14:paraId="7C39150E" w14:textId="41F6368F" w:rsidR="002A315E" w:rsidRDefault="00000000">
      <w:pPr>
        <w:pStyle w:val="afb"/>
        <w:wordWrap w:val="0"/>
        <w:ind w:left="480" w:hangingChars="200" w:hanging="480"/>
        <w:rPr>
          <w:rFonts w:cs="Times New Roman"/>
          <w:kern w:val="0"/>
          <w:sz w:val="24"/>
          <w:szCs w:val="24"/>
        </w:rPr>
      </w:pPr>
      <w:r>
        <w:rPr>
          <w:rFonts w:cs="Times New Roman" w:hint="eastAsia"/>
          <w:kern w:val="0"/>
          <w:sz w:val="24"/>
          <w:szCs w:val="24"/>
        </w:rPr>
        <w:t>王坤</w:t>
      </w:r>
      <w:r>
        <w:rPr>
          <w:rFonts w:cs="Times New Roman" w:hint="eastAsia"/>
          <w:kern w:val="0"/>
          <w:sz w:val="24"/>
          <w:szCs w:val="24"/>
        </w:rPr>
        <w:t>.</w:t>
      </w:r>
      <w:r>
        <w:rPr>
          <w:rFonts w:cs="Times New Roman" w:hint="eastAsia"/>
          <w:kern w:val="0"/>
          <w:sz w:val="24"/>
          <w:szCs w:val="24"/>
        </w:rPr>
        <w:t>（</w:t>
      </w:r>
      <w:r>
        <w:rPr>
          <w:rFonts w:cs="Times New Roman" w:hint="eastAsia"/>
          <w:kern w:val="0"/>
          <w:sz w:val="24"/>
          <w:szCs w:val="24"/>
        </w:rPr>
        <w:t>2012</w:t>
      </w:r>
      <w:r>
        <w:rPr>
          <w:rFonts w:cs="Times New Roman" w:hint="eastAsia"/>
          <w:kern w:val="0"/>
          <w:sz w:val="24"/>
          <w:szCs w:val="24"/>
        </w:rPr>
        <w:t>）</w:t>
      </w:r>
      <w:r>
        <w:rPr>
          <w:rFonts w:cs="Times New Roman" w:hint="eastAsia"/>
          <w:kern w:val="0"/>
          <w:sz w:val="24"/>
          <w:szCs w:val="24"/>
        </w:rPr>
        <w:t xml:space="preserve">. </w:t>
      </w:r>
      <w:r>
        <w:rPr>
          <w:rFonts w:cs="Times New Roman" w:hint="eastAsia"/>
          <w:kern w:val="0"/>
          <w:sz w:val="24"/>
          <w:szCs w:val="24"/>
        </w:rPr>
        <w:t>剽窃概念的界定及其私法责任研究</w:t>
      </w:r>
      <w:r>
        <w:rPr>
          <w:rFonts w:cs="Times New Roman" w:hint="eastAsia"/>
          <w:kern w:val="0"/>
          <w:sz w:val="24"/>
          <w:szCs w:val="24"/>
        </w:rPr>
        <w:t xml:space="preserve">. </w:t>
      </w:r>
      <w:r>
        <w:rPr>
          <w:rFonts w:cs="Times New Roman" w:hint="eastAsia"/>
          <w:i/>
          <w:iCs/>
          <w:kern w:val="0"/>
          <w:sz w:val="24"/>
          <w:szCs w:val="24"/>
        </w:rPr>
        <w:t>知识产权</w:t>
      </w:r>
      <w:r>
        <w:rPr>
          <w:rFonts w:cs="Times New Roman" w:hint="eastAsia"/>
          <w:kern w:val="0"/>
          <w:sz w:val="24"/>
          <w:szCs w:val="24"/>
        </w:rPr>
        <w:t>(8)</w:t>
      </w:r>
      <w:r>
        <w:rPr>
          <w:rFonts w:cs="Times New Roman" w:hint="eastAsia"/>
          <w:kern w:val="0"/>
          <w:sz w:val="24"/>
          <w:szCs w:val="24"/>
        </w:rPr>
        <w:t>，</w:t>
      </w:r>
      <w:r>
        <w:rPr>
          <w:rFonts w:cs="Times New Roman" w:hint="eastAsia"/>
          <w:kern w:val="0"/>
          <w:sz w:val="24"/>
          <w:szCs w:val="24"/>
        </w:rPr>
        <w:t>47-52</w:t>
      </w:r>
      <w:ins w:id="425" w:author="莉 刘" w:date="2024-10-22T13:51:00Z" w16du:dateUtc="2024-10-22T05:51:00Z">
        <w:r w:rsidR="00885A9F">
          <w:rPr>
            <w:rFonts w:cs="Times New Roman" w:hint="eastAsia"/>
            <w:kern w:val="0"/>
            <w:sz w:val="24"/>
            <w:szCs w:val="24"/>
          </w:rPr>
          <w:t>，</w:t>
        </w:r>
      </w:ins>
      <w:del w:id="426" w:author="莉 刘" w:date="2024-10-22T13:51:00Z" w16du:dateUtc="2024-10-22T05:51:00Z">
        <w:r w:rsidDel="00885A9F">
          <w:rPr>
            <w:rFonts w:cs="Times New Roman" w:hint="eastAsia"/>
            <w:kern w:val="0"/>
            <w:sz w:val="24"/>
            <w:szCs w:val="24"/>
          </w:rPr>
          <w:delText>+</w:delText>
        </w:r>
      </w:del>
      <w:r>
        <w:rPr>
          <w:rFonts w:cs="Times New Roman" w:hint="eastAsia"/>
          <w:kern w:val="0"/>
          <w:sz w:val="24"/>
          <w:szCs w:val="24"/>
        </w:rPr>
        <w:t>96</w:t>
      </w:r>
      <w:r>
        <w:rPr>
          <w:rFonts w:cs="Times New Roman"/>
          <w:kern w:val="0"/>
          <w:sz w:val="24"/>
          <w:szCs w:val="24"/>
        </w:rPr>
        <w:t>.</w:t>
      </w:r>
    </w:p>
    <w:p w14:paraId="34E9A8E8" w14:textId="77777777" w:rsidR="002A315E" w:rsidRDefault="00000000">
      <w:pPr>
        <w:pStyle w:val="afb"/>
        <w:wordWrap w:val="0"/>
        <w:ind w:left="480" w:hangingChars="200" w:hanging="480"/>
        <w:rPr>
          <w:rFonts w:cs="Times New Roman"/>
          <w:kern w:val="0"/>
          <w:sz w:val="24"/>
          <w:szCs w:val="24"/>
        </w:rPr>
      </w:pPr>
      <w:r>
        <w:rPr>
          <w:rFonts w:cs="Times New Roman" w:hint="eastAsia"/>
          <w:kern w:val="0"/>
          <w:sz w:val="24"/>
          <w:szCs w:val="24"/>
        </w:rPr>
        <w:t>王名扬</w:t>
      </w:r>
      <w:r>
        <w:rPr>
          <w:rFonts w:cs="Times New Roman" w:hint="eastAsia"/>
          <w:kern w:val="0"/>
          <w:sz w:val="24"/>
          <w:szCs w:val="24"/>
        </w:rPr>
        <w:t xml:space="preserve">, </w:t>
      </w:r>
      <w:r>
        <w:rPr>
          <w:rFonts w:cs="Times New Roman" w:hint="eastAsia"/>
          <w:kern w:val="0"/>
          <w:sz w:val="24"/>
          <w:szCs w:val="24"/>
        </w:rPr>
        <w:t>姚金菊，</w:t>
      </w:r>
      <w:r>
        <w:rPr>
          <w:rFonts w:cs="Times New Roman" w:hint="eastAsia"/>
          <w:kern w:val="0"/>
          <w:sz w:val="24"/>
          <w:szCs w:val="24"/>
        </w:rPr>
        <w:t xml:space="preserve">&amp; </w:t>
      </w:r>
      <w:r>
        <w:rPr>
          <w:rFonts w:cs="Times New Roman" w:hint="eastAsia"/>
          <w:kern w:val="0"/>
          <w:sz w:val="24"/>
          <w:szCs w:val="24"/>
        </w:rPr>
        <w:t>王崇恩</w:t>
      </w:r>
      <w:r>
        <w:rPr>
          <w:rFonts w:cs="Times New Roman" w:hint="eastAsia"/>
          <w:kern w:val="0"/>
          <w:sz w:val="24"/>
          <w:szCs w:val="24"/>
        </w:rPr>
        <w:t>.</w:t>
      </w:r>
      <w:r>
        <w:rPr>
          <w:rFonts w:cs="Times New Roman" w:hint="eastAsia"/>
          <w:kern w:val="0"/>
          <w:sz w:val="24"/>
          <w:szCs w:val="24"/>
        </w:rPr>
        <w:t>（</w:t>
      </w:r>
      <w:r>
        <w:rPr>
          <w:rFonts w:cs="Times New Roman" w:hint="eastAsia"/>
          <w:kern w:val="0"/>
          <w:sz w:val="24"/>
          <w:szCs w:val="24"/>
        </w:rPr>
        <w:t>2024</w:t>
      </w:r>
      <w:r>
        <w:rPr>
          <w:rFonts w:cs="Times New Roman" w:hint="eastAsia"/>
          <w:kern w:val="0"/>
          <w:sz w:val="24"/>
          <w:szCs w:val="24"/>
        </w:rPr>
        <w:t>）</w:t>
      </w:r>
      <w:r>
        <w:rPr>
          <w:rFonts w:cs="Times New Roman" w:hint="eastAsia"/>
          <w:kern w:val="0"/>
          <w:sz w:val="24"/>
          <w:szCs w:val="24"/>
        </w:rPr>
        <w:t xml:space="preserve">. </w:t>
      </w:r>
      <w:r>
        <w:rPr>
          <w:rFonts w:cs="Times New Roman" w:hint="eastAsia"/>
          <w:kern w:val="0"/>
          <w:sz w:val="24"/>
          <w:szCs w:val="24"/>
        </w:rPr>
        <w:t>美国大学学术不端治理机制研究——以八所常春藤大学为例</w:t>
      </w:r>
      <w:r>
        <w:rPr>
          <w:rFonts w:cs="Times New Roman" w:hint="eastAsia"/>
          <w:kern w:val="0"/>
          <w:sz w:val="24"/>
          <w:szCs w:val="24"/>
        </w:rPr>
        <w:t xml:space="preserve">. </w:t>
      </w:r>
      <w:r>
        <w:rPr>
          <w:rFonts w:cs="Times New Roman" w:hint="eastAsia"/>
          <w:i/>
          <w:iCs/>
          <w:kern w:val="0"/>
          <w:sz w:val="24"/>
          <w:szCs w:val="24"/>
        </w:rPr>
        <w:t>中国人民大学教育学刊</w:t>
      </w:r>
      <w:r>
        <w:rPr>
          <w:rFonts w:cs="Times New Roman" w:hint="eastAsia"/>
          <w:kern w:val="0"/>
          <w:sz w:val="24"/>
          <w:szCs w:val="24"/>
        </w:rPr>
        <w:t>(6)</w:t>
      </w:r>
      <w:r>
        <w:rPr>
          <w:rFonts w:cs="Times New Roman" w:hint="eastAsia"/>
          <w:kern w:val="0"/>
          <w:sz w:val="24"/>
          <w:szCs w:val="24"/>
        </w:rPr>
        <w:t>，</w:t>
      </w:r>
      <w:r>
        <w:rPr>
          <w:rFonts w:cs="Times New Roman" w:hint="eastAsia"/>
          <w:kern w:val="0"/>
          <w:sz w:val="24"/>
          <w:szCs w:val="24"/>
        </w:rPr>
        <w:t>1-15</w:t>
      </w:r>
      <w:r>
        <w:rPr>
          <w:rFonts w:cs="Times New Roman"/>
          <w:kern w:val="0"/>
          <w:sz w:val="24"/>
          <w:szCs w:val="24"/>
        </w:rPr>
        <w:t>.</w:t>
      </w:r>
    </w:p>
    <w:p w14:paraId="030198A3" w14:textId="77777777" w:rsidR="002A315E" w:rsidRDefault="00000000">
      <w:pPr>
        <w:pStyle w:val="afb"/>
        <w:wordWrap w:val="0"/>
        <w:ind w:left="480" w:hangingChars="200" w:hanging="480"/>
        <w:rPr>
          <w:rFonts w:cs="Times New Roman"/>
          <w:kern w:val="0"/>
          <w:sz w:val="24"/>
          <w:szCs w:val="24"/>
        </w:rPr>
      </w:pPr>
      <w:r>
        <w:rPr>
          <w:rFonts w:cs="Times New Roman"/>
          <w:kern w:val="0"/>
          <w:sz w:val="24"/>
          <w:szCs w:val="24"/>
        </w:rPr>
        <w:t>王少</w:t>
      </w:r>
      <w:r>
        <w:rPr>
          <w:rFonts w:cs="Times New Roman"/>
          <w:kern w:val="0"/>
          <w:sz w:val="24"/>
          <w:szCs w:val="24"/>
        </w:rPr>
        <w:t xml:space="preserve">. </w:t>
      </w:r>
      <w:r>
        <w:rPr>
          <w:rFonts w:cs="Times New Roman" w:hint="eastAsia"/>
          <w:kern w:val="0"/>
          <w:sz w:val="24"/>
          <w:szCs w:val="24"/>
        </w:rPr>
        <w:t>（</w:t>
      </w:r>
      <w:r>
        <w:rPr>
          <w:rFonts w:cs="Times New Roman" w:hint="eastAsia"/>
          <w:kern w:val="0"/>
          <w:sz w:val="24"/>
          <w:szCs w:val="24"/>
        </w:rPr>
        <w:t>2023</w:t>
      </w:r>
      <w:r>
        <w:rPr>
          <w:rFonts w:cs="Times New Roman" w:hint="eastAsia"/>
          <w:kern w:val="0"/>
          <w:sz w:val="24"/>
          <w:szCs w:val="24"/>
        </w:rPr>
        <w:t>）</w:t>
      </w:r>
      <w:r>
        <w:rPr>
          <w:rFonts w:cs="Times New Roman" w:hint="eastAsia"/>
          <w:kern w:val="0"/>
          <w:sz w:val="24"/>
          <w:szCs w:val="24"/>
        </w:rPr>
        <w:t xml:space="preserve">. </w:t>
      </w:r>
      <w:r>
        <w:rPr>
          <w:rFonts w:cs="Times New Roman"/>
          <w:kern w:val="0"/>
          <w:sz w:val="24"/>
          <w:szCs w:val="24"/>
        </w:rPr>
        <w:t>ChatGPT</w:t>
      </w:r>
      <w:r>
        <w:rPr>
          <w:rFonts w:cs="Times New Roman"/>
          <w:kern w:val="0"/>
          <w:sz w:val="24"/>
          <w:szCs w:val="24"/>
        </w:rPr>
        <w:t>与学术不端治理</w:t>
      </w:r>
      <w:r>
        <w:rPr>
          <w:rFonts w:cs="Times New Roman"/>
          <w:kern w:val="0"/>
          <w:sz w:val="24"/>
          <w:szCs w:val="24"/>
        </w:rPr>
        <w:t>:</w:t>
      </w:r>
      <w:r>
        <w:rPr>
          <w:rFonts w:cs="Times New Roman"/>
          <w:kern w:val="0"/>
          <w:sz w:val="24"/>
          <w:szCs w:val="24"/>
        </w:rPr>
        <w:t>挑战与应对</w:t>
      </w:r>
      <w:r>
        <w:rPr>
          <w:rFonts w:cs="Times New Roman"/>
          <w:kern w:val="0"/>
          <w:sz w:val="24"/>
          <w:szCs w:val="24"/>
        </w:rPr>
        <w:t xml:space="preserve">[J]. </w:t>
      </w:r>
      <w:r>
        <w:rPr>
          <w:rFonts w:cs="Times New Roman"/>
          <w:i/>
          <w:iCs/>
          <w:kern w:val="0"/>
          <w:sz w:val="24"/>
          <w:szCs w:val="24"/>
        </w:rPr>
        <w:t>科技进步与对策</w:t>
      </w:r>
      <w:r>
        <w:rPr>
          <w:rFonts w:cs="Times New Roman" w:hint="eastAsia"/>
          <w:kern w:val="0"/>
          <w:sz w:val="24"/>
          <w:szCs w:val="24"/>
        </w:rPr>
        <w:t>，</w:t>
      </w:r>
      <w:r w:rsidRPr="00885A9F">
        <w:rPr>
          <w:rFonts w:cs="Times New Roman"/>
          <w:i/>
          <w:iCs/>
          <w:kern w:val="0"/>
          <w:sz w:val="24"/>
          <w:szCs w:val="24"/>
          <w:rPrChange w:id="427" w:author="莉 刘" w:date="2024-10-22T13:51:00Z" w16du:dateUtc="2024-10-22T05:51:00Z">
            <w:rPr>
              <w:rFonts w:cs="Times New Roman"/>
              <w:kern w:val="0"/>
              <w:sz w:val="24"/>
              <w:szCs w:val="24"/>
            </w:rPr>
          </w:rPrChange>
        </w:rPr>
        <w:t>40</w:t>
      </w:r>
      <w:r>
        <w:rPr>
          <w:rFonts w:cs="Times New Roman" w:hint="eastAsia"/>
          <w:kern w:val="0"/>
          <w:sz w:val="24"/>
          <w:szCs w:val="24"/>
        </w:rPr>
        <w:t>(23)</w:t>
      </w:r>
      <w:r>
        <w:rPr>
          <w:rFonts w:cs="Times New Roman"/>
          <w:kern w:val="0"/>
          <w:sz w:val="24"/>
          <w:szCs w:val="24"/>
        </w:rPr>
        <w:t>，</w:t>
      </w:r>
      <w:r>
        <w:rPr>
          <w:rFonts w:cs="Times New Roman"/>
          <w:kern w:val="0"/>
          <w:sz w:val="24"/>
          <w:szCs w:val="24"/>
        </w:rPr>
        <w:t>1-8.</w:t>
      </w:r>
    </w:p>
    <w:p w14:paraId="6F495C36" w14:textId="2495C54E" w:rsidR="002A315E" w:rsidRDefault="00000000">
      <w:pPr>
        <w:pStyle w:val="afb"/>
        <w:wordWrap w:val="0"/>
        <w:ind w:left="480" w:hangingChars="200" w:hanging="480"/>
        <w:rPr>
          <w:rFonts w:cs="Times New Roman"/>
          <w:kern w:val="0"/>
          <w:sz w:val="24"/>
          <w:szCs w:val="24"/>
        </w:rPr>
      </w:pPr>
      <w:r>
        <w:rPr>
          <w:rFonts w:cs="Times New Roman" w:hint="eastAsia"/>
          <w:kern w:val="0"/>
          <w:sz w:val="24"/>
          <w:szCs w:val="24"/>
        </w:rPr>
        <w:t>王帅杰</w:t>
      </w:r>
      <w:r>
        <w:rPr>
          <w:rFonts w:cs="Times New Roman" w:hint="eastAsia"/>
          <w:kern w:val="0"/>
          <w:sz w:val="24"/>
          <w:szCs w:val="24"/>
        </w:rPr>
        <w:t xml:space="preserve">, </w:t>
      </w:r>
      <w:r>
        <w:rPr>
          <w:rFonts w:cs="Times New Roman" w:hint="eastAsia"/>
          <w:kern w:val="0"/>
          <w:sz w:val="24"/>
          <w:szCs w:val="24"/>
        </w:rPr>
        <w:t>汤倩雯</w:t>
      </w:r>
      <w:ins w:id="428" w:author="莉 刘" w:date="2024-10-22T14:17:00Z" w16du:dateUtc="2024-10-22T06:17:00Z">
        <w:r w:rsidR="00936B5E">
          <w:rPr>
            <w:rFonts w:cs="Times New Roman" w:hint="eastAsia"/>
            <w:kern w:val="0"/>
            <w:sz w:val="24"/>
            <w:szCs w:val="24"/>
          </w:rPr>
          <w:t>，</w:t>
        </w:r>
      </w:ins>
      <w:r>
        <w:rPr>
          <w:rFonts w:cs="Times New Roman" w:hint="eastAsia"/>
          <w:kern w:val="0"/>
          <w:sz w:val="24"/>
          <w:szCs w:val="24"/>
        </w:rPr>
        <w:t xml:space="preserve"> &amp; </w:t>
      </w:r>
      <w:r>
        <w:rPr>
          <w:rFonts w:cs="Times New Roman" w:hint="eastAsia"/>
          <w:kern w:val="0"/>
          <w:sz w:val="24"/>
          <w:szCs w:val="24"/>
        </w:rPr>
        <w:t>杨启光</w:t>
      </w:r>
      <w:r>
        <w:rPr>
          <w:rFonts w:cs="Times New Roman" w:hint="eastAsia"/>
          <w:kern w:val="0"/>
          <w:sz w:val="24"/>
          <w:szCs w:val="24"/>
        </w:rPr>
        <w:t>.</w:t>
      </w:r>
      <w:r>
        <w:rPr>
          <w:rFonts w:cs="Times New Roman" w:hint="eastAsia"/>
          <w:kern w:val="0"/>
          <w:sz w:val="24"/>
          <w:szCs w:val="24"/>
        </w:rPr>
        <w:t>（</w:t>
      </w:r>
      <w:r>
        <w:rPr>
          <w:rFonts w:cs="Times New Roman" w:hint="eastAsia"/>
          <w:kern w:val="0"/>
          <w:sz w:val="24"/>
          <w:szCs w:val="24"/>
        </w:rPr>
        <w:t>2024</w:t>
      </w:r>
      <w:r>
        <w:rPr>
          <w:rFonts w:cs="Times New Roman" w:hint="eastAsia"/>
          <w:kern w:val="0"/>
          <w:sz w:val="24"/>
          <w:szCs w:val="24"/>
        </w:rPr>
        <w:t>）</w:t>
      </w:r>
      <w:r>
        <w:rPr>
          <w:rFonts w:cs="Times New Roman" w:hint="eastAsia"/>
          <w:kern w:val="0"/>
          <w:sz w:val="24"/>
          <w:szCs w:val="24"/>
        </w:rPr>
        <w:t xml:space="preserve">. </w:t>
      </w:r>
      <w:r>
        <w:rPr>
          <w:rFonts w:cs="Times New Roman" w:hint="eastAsia"/>
          <w:kern w:val="0"/>
          <w:sz w:val="24"/>
          <w:szCs w:val="24"/>
        </w:rPr>
        <w:t>生成式人工智能在教育应用中的国际观察：挑战、应对与镜鉴</w:t>
      </w:r>
      <w:r>
        <w:rPr>
          <w:rFonts w:cs="Times New Roman" w:hint="eastAsia"/>
          <w:kern w:val="0"/>
          <w:sz w:val="24"/>
          <w:szCs w:val="24"/>
        </w:rPr>
        <w:t xml:space="preserve">. </w:t>
      </w:r>
      <w:r>
        <w:rPr>
          <w:rFonts w:cs="Times New Roman" w:hint="eastAsia"/>
          <w:i/>
          <w:iCs/>
          <w:kern w:val="0"/>
          <w:sz w:val="24"/>
          <w:szCs w:val="24"/>
        </w:rPr>
        <w:t>电化教育研究</w:t>
      </w:r>
      <w:r>
        <w:rPr>
          <w:rFonts w:cs="Times New Roman" w:hint="eastAsia"/>
          <w:kern w:val="0"/>
          <w:sz w:val="24"/>
          <w:szCs w:val="24"/>
        </w:rPr>
        <w:t>，</w:t>
      </w:r>
      <w:r w:rsidRPr="00885A9F">
        <w:rPr>
          <w:rFonts w:cs="Times New Roman"/>
          <w:i/>
          <w:iCs/>
          <w:kern w:val="0"/>
          <w:sz w:val="24"/>
          <w:szCs w:val="24"/>
          <w:rPrChange w:id="429" w:author="莉 刘" w:date="2024-10-22T13:51:00Z" w16du:dateUtc="2024-10-22T05:51:00Z">
            <w:rPr>
              <w:rFonts w:cs="Times New Roman"/>
              <w:kern w:val="0"/>
              <w:sz w:val="24"/>
              <w:szCs w:val="24"/>
            </w:rPr>
          </w:rPrChange>
        </w:rPr>
        <w:t>45</w:t>
      </w:r>
      <w:r>
        <w:rPr>
          <w:rFonts w:cs="Times New Roman" w:hint="eastAsia"/>
          <w:kern w:val="0"/>
          <w:sz w:val="24"/>
          <w:szCs w:val="24"/>
        </w:rPr>
        <w:t>(5)</w:t>
      </w:r>
      <w:r>
        <w:rPr>
          <w:rFonts w:cs="Times New Roman" w:hint="eastAsia"/>
          <w:kern w:val="0"/>
          <w:sz w:val="24"/>
          <w:szCs w:val="24"/>
        </w:rPr>
        <w:t>，</w:t>
      </w:r>
      <w:r>
        <w:rPr>
          <w:rFonts w:cs="Times New Roman" w:hint="eastAsia"/>
          <w:kern w:val="0"/>
          <w:sz w:val="24"/>
          <w:szCs w:val="24"/>
        </w:rPr>
        <w:t>106-112, 120</w:t>
      </w:r>
      <w:r>
        <w:rPr>
          <w:rFonts w:cs="Times New Roman"/>
          <w:kern w:val="0"/>
          <w:sz w:val="24"/>
          <w:szCs w:val="24"/>
        </w:rPr>
        <w:t>.</w:t>
      </w:r>
    </w:p>
    <w:p w14:paraId="6C6369E5" w14:textId="77777777" w:rsidR="002A315E" w:rsidRDefault="00000000">
      <w:pPr>
        <w:pStyle w:val="afb"/>
        <w:wordWrap w:val="0"/>
        <w:ind w:left="480" w:hangingChars="200" w:hanging="480"/>
        <w:rPr>
          <w:rFonts w:cs="Times New Roman"/>
          <w:kern w:val="0"/>
          <w:sz w:val="24"/>
          <w:szCs w:val="24"/>
        </w:rPr>
      </w:pPr>
      <w:r>
        <w:rPr>
          <w:rFonts w:cs="Times New Roman"/>
          <w:kern w:val="0"/>
          <w:sz w:val="24"/>
          <w:szCs w:val="24"/>
        </w:rPr>
        <w:t>王天健</w:t>
      </w:r>
      <w:r>
        <w:rPr>
          <w:rFonts w:cs="Times New Roman"/>
          <w:kern w:val="0"/>
          <w:sz w:val="24"/>
          <w:szCs w:val="24"/>
        </w:rPr>
        <w:t>.</w:t>
      </w:r>
      <w:r>
        <w:rPr>
          <w:rFonts w:cs="Times New Roman"/>
          <w:kern w:val="0"/>
          <w:sz w:val="24"/>
          <w:szCs w:val="24"/>
        </w:rPr>
        <w:t>（</w:t>
      </w:r>
      <w:r>
        <w:rPr>
          <w:rFonts w:cs="Times New Roman"/>
          <w:kern w:val="0"/>
          <w:sz w:val="24"/>
          <w:szCs w:val="24"/>
        </w:rPr>
        <w:t>2023</w:t>
      </w:r>
      <w:r>
        <w:rPr>
          <w:rFonts w:cs="Times New Roman"/>
          <w:kern w:val="0"/>
          <w:sz w:val="24"/>
          <w:szCs w:val="24"/>
        </w:rPr>
        <w:t>）</w:t>
      </w:r>
      <w:r>
        <w:rPr>
          <w:rFonts w:cs="Times New Roman"/>
          <w:kern w:val="0"/>
          <w:sz w:val="24"/>
          <w:szCs w:val="24"/>
        </w:rPr>
        <w:t xml:space="preserve">. </w:t>
      </w:r>
      <w:r>
        <w:rPr>
          <w:rFonts w:cs="Times New Roman"/>
          <w:kern w:val="0"/>
          <w:sz w:val="24"/>
          <w:szCs w:val="24"/>
        </w:rPr>
        <w:t>德国教育应对</w:t>
      </w:r>
      <w:r>
        <w:rPr>
          <w:rFonts w:cs="Times New Roman"/>
          <w:kern w:val="0"/>
          <w:sz w:val="24"/>
          <w:szCs w:val="24"/>
        </w:rPr>
        <w:t>ChatGPT</w:t>
      </w:r>
      <w:r>
        <w:rPr>
          <w:rFonts w:cs="Times New Roman"/>
          <w:kern w:val="0"/>
          <w:sz w:val="24"/>
          <w:szCs w:val="24"/>
        </w:rPr>
        <w:t>的理念与经验</w:t>
      </w:r>
      <w:r>
        <w:rPr>
          <w:rFonts w:cs="Times New Roman"/>
          <w:kern w:val="0"/>
          <w:sz w:val="24"/>
          <w:szCs w:val="24"/>
        </w:rPr>
        <w:t>——</w:t>
      </w:r>
      <w:r>
        <w:rPr>
          <w:rFonts w:cs="Times New Roman"/>
          <w:kern w:val="0"/>
          <w:sz w:val="24"/>
          <w:szCs w:val="24"/>
        </w:rPr>
        <w:t>对德国联邦议院调研报告的分析</w:t>
      </w:r>
      <w:r>
        <w:rPr>
          <w:rFonts w:cs="Times New Roman"/>
          <w:kern w:val="0"/>
          <w:sz w:val="24"/>
          <w:szCs w:val="24"/>
        </w:rPr>
        <w:t xml:space="preserve">. </w:t>
      </w:r>
      <w:r>
        <w:rPr>
          <w:rFonts w:cs="Times New Roman"/>
          <w:i/>
          <w:iCs/>
          <w:kern w:val="0"/>
          <w:sz w:val="24"/>
          <w:szCs w:val="24"/>
        </w:rPr>
        <w:t>比较教育学报</w:t>
      </w:r>
      <w:r>
        <w:rPr>
          <w:rFonts w:cs="Times New Roman"/>
          <w:kern w:val="0"/>
          <w:sz w:val="24"/>
          <w:szCs w:val="24"/>
        </w:rPr>
        <w:t>(5)</w:t>
      </w:r>
      <w:r>
        <w:rPr>
          <w:rFonts w:cs="Times New Roman"/>
          <w:kern w:val="0"/>
          <w:sz w:val="24"/>
          <w:szCs w:val="24"/>
        </w:rPr>
        <w:t>，</w:t>
      </w:r>
      <w:r>
        <w:rPr>
          <w:rFonts w:cs="Times New Roman"/>
          <w:kern w:val="0"/>
          <w:sz w:val="24"/>
          <w:szCs w:val="24"/>
        </w:rPr>
        <w:t>66-78.</w:t>
      </w:r>
    </w:p>
    <w:p w14:paraId="3CE264B6" w14:textId="2B675E94" w:rsidR="002A315E" w:rsidRDefault="00000000">
      <w:pPr>
        <w:pStyle w:val="afb"/>
        <w:wordWrap w:val="0"/>
        <w:ind w:left="480" w:hangingChars="200" w:hanging="480"/>
        <w:rPr>
          <w:rFonts w:cs="Times New Roman"/>
          <w:kern w:val="0"/>
          <w:sz w:val="24"/>
          <w:szCs w:val="24"/>
        </w:rPr>
      </w:pPr>
      <w:bookmarkStart w:id="430" w:name="_Hlk180498877"/>
      <w:r>
        <w:rPr>
          <w:rFonts w:cs="Times New Roman"/>
          <w:kern w:val="0"/>
          <w:sz w:val="24"/>
          <w:szCs w:val="24"/>
        </w:rPr>
        <w:t>王阳</w:t>
      </w:r>
      <w:r>
        <w:rPr>
          <w:rFonts w:cs="Times New Roman"/>
          <w:kern w:val="0"/>
          <w:sz w:val="24"/>
          <w:szCs w:val="24"/>
        </w:rPr>
        <w:t xml:space="preserve">, </w:t>
      </w:r>
      <w:ins w:id="431" w:author="莉 刘" w:date="2024-10-22T14:13:00Z" w16du:dateUtc="2024-10-22T06:13:00Z">
        <w:r w:rsidR="00BE3796">
          <w:rPr>
            <w:rFonts w:cs="Times New Roman" w:hint="eastAsia"/>
            <w:kern w:val="0"/>
            <w:sz w:val="24"/>
            <w:szCs w:val="24"/>
          </w:rPr>
          <w:t>&amp;</w:t>
        </w:r>
      </w:ins>
      <w:r>
        <w:rPr>
          <w:rFonts w:cs="Times New Roman"/>
          <w:kern w:val="0"/>
          <w:sz w:val="24"/>
          <w:szCs w:val="24"/>
        </w:rPr>
        <w:t>王希艳</w:t>
      </w:r>
      <w:bookmarkEnd w:id="430"/>
      <w:r>
        <w:rPr>
          <w:rFonts w:cs="Times New Roman"/>
          <w:kern w:val="0"/>
          <w:sz w:val="24"/>
          <w:szCs w:val="24"/>
        </w:rPr>
        <w:t>.</w:t>
      </w:r>
      <w:r>
        <w:rPr>
          <w:rFonts w:cs="Times New Roman"/>
          <w:kern w:val="0"/>
          <w:sz w:val="24"/>
          <w:szCs w:val="24"/>
        </w:rPr>
        <w:t>（</w:t>
      </w:r>
      <w:r>
        <w:rPr>
          <w:rFonts w:cs="Times New Roman"/>
          <w:kern w:val="0"/>
          <w:sz w:val="24"/>
          <w:szCs w:val="24"/>
        </w:rPr>
        <w:t>2008</w:t>
      </w:r>
      <w:r>
        <w:rPr>
          <w:rFonts w:cs="Times New Roman"/>
          <w:kern w:val="0"/>
          <w:sz w:val="24"/>
          <w:szCs w:val="24"/>
        </w:rPr>
        <w:t>）</w:t>
      </w:r>
      <w:r>
        <w:rPr>
          <w:rFonts w:cs="Times New Roman"/>
          <w:kern w:val="0"/>
          <w:sz w:val="24"/>
          <w:szCs w:val="24"/>
        </w:rPr>
        <w:t xml:space="preserve">. </w:t>
      </w:r>
      <w:r>
        <w:rPr>
          <w:rFonts w:cs="Times New Roman"/>
          <w:kern w:val="0"/>
          <w:sz w:val="24"/>
          <w:szCs w:val="24"/>
        </w:rPr>
        <w:t>论美国科学不端行为定义演变的几个趋向</w:t>
      </w:r>
      <w:r>
        <w:rPr>
          <w:rFonts w:cs="Times New Roman"/>
          <w:kern w:val="0"/>
          <w:sz w:val="24"/>
          <w:szCs w:val="24"/>
        </w:rPr>
        <w:t xml:space="preserve">. </w:t>
      </w:r>
      <w:r>
        <w:rPr>
          <w:rFonts w:cs="Times New Roman"/>
          <w:i/>
          <w:iCs/>
          <w:kern w:val="0"/>
          <w:sz w:val="24"/>
          <w:szCs w:val="24"/>
        </w:rPr>
        <w:t>科学学研究</w:t>
      </w:r>
      <w:r>
        <w:rPr>
          <w:rFonts w:cs="Times New Roman"/>
          <w:kern w:val="0"/>
          <w:sz w:val="24"/>
          <w:szCs w:val="24"/>
        </w:rPr>
        <w:t>(2)</w:t>
      </w:r>
      <w:r>
        <w:rPr>
          <w:rFonts w:cs="Times New Roman"/>
          <w:kern w:val="0"/>
          <w:sz w:val="24"/>
          <w:szCs w:val="24"/>
        </w:rPr>
        <w:t>，</w:t>
      </w:r>
      <w:r>
        <w:rPr>
          <w:rFonts w:cs="Times New Roman"/>
          <w:kern w:val="0"/>
          <w:sz w:val="24"/>
          <w:szCs w:val="24"/>
        </w:rPr>
        <w:t>255-260.</w:t>
      </w:r>
    </w:p>
    <w:p w14:paraId="543E70F5" w14:textId="5E94AB82" w:rsidR="002A315E" w:rsidRDefault="00000000">
      <w:pPr>
        <w:pStyle w:val="afb"/>
        <w:wordWrap w:val="0"/>
        <w:ind w:left="480" w:hangingChars="200" w:hanging="480"/>
        <w:rPr>
          <w:rFonts w:cs="Times New Roman"/>
          <w:kern w:val="0"/>
          <w:sz w:val="24"/>
          <w:szCs w:val="24"/>
        </w:rPr>
      </w:pPr>
      <w:r>
        <w:rPr>
          <w:rFonts w:cs="Times New Roman"/>
          <w:kern w:val="0"/>
          <w:sz w:val="24"/>
          <w:szCs w:val="24"/>
        </w:rPr>
        <w:t>魏顺平</w:t>
      </w:r>
      <w:r>
        <w:rPr>
          <w:rFonts w:cs="Times New Roman"/>
          <w:kern w:val="0"/>
          <w:sz w:val="24"/>
          <w:szCs w:val="24"/>
        </w:rPr>
        <w:t xml:space="preserve">, </w:t>
      </w:r>
      <w:r>
        <w:rPr>
          <w:rFonts w:cs="Times New Roman"/>
          <w:kern w:val="0"/>
          <w:sz w:val="24"/>
          <w:szCs w:val="24"/>
        </w:rPr>
        <w:t>范学健</w:t>
      </w:r>
      <w:r>
        <w:rPr>
          <w:rFonts w:cs="Times New Roman"/>
          <w:kern w:val="0"/>
          <w:sz w:val="24"/>
          <w:szCs w:val="24"/>
        </w:rPr>
        <w:t xml:space="preserve">, </w:t>
      </w:r>
      <w:r>
        <w:rPr>
          <w:rFonts w:cs="Times New Roman"/>
          <w:kern w:val="0"/>
          <w:sz w:val="24"/>
          <w:szCs w:val="24"/>
        </w:rPr>
        <w:t>王向旭</w:t>
      </w:r>
      <w:r>
        <w:rPr>
          <w:rFonts w:cs="Times New Roman"/>
          <w:kern w:val="0"/>
          <w:sz w:val="24"/>
          <w:szCs w:val="24"/>
        </w:rPr>
        <w:t xml:space="preserve">, </w:t>
      </w:r>
      <w:r>
        <w:rPr>
          <w:rFonts w:cs="Times New Roman" w:hint="eastAsia"/>
          <w:kern w:val="0"/>
          <w:sz w:val="24"/>
          <w:szCs w:val="24"/>
        </w:rPr>
        <w:t>程罡</w:t>
      </w:r>
      <w:ins w:id="432" w:author="莉 刘" w:date="2024-10-22T14:15:00Z" w16du:dateUtc="2024-10-22T06:15:00Z">
        <w:r w:rsidR="00BE3796">
          <w:rPr>
            <w:rFonts w:cs="Times New Roman" w:hint="eastAsia"/>
            <w:kern w:val="0"/>
            <w:sz w:val="24"/>
            <w:szCs w:val="24"/>
          </w:rPr>
          <w:t>，</w:t>
        </w:r>
      </w:ins>
      <w:r>
        <w:rPr>
          <w:rFonts w:cs="Times New Roman" w:hint="eastAsia"/>
          <w:kern w:val="0"/>
          <w:sz w:val="24"/>
          <w:szCs w:val="24"/>
        </w:rPr>
        <w:t xml:space="preserve"> &amp; </w:t>
      </w:r>
      <w:r>
        <w:rPr>
          <w:rFonts w:cs="Times New Roman" w:hint="eastAsia"/>
          <w:kern w:val="0"/>
          <w:sz w:val="24"/>
          <w:szCs w:val="24"/>
        </w:rPr>
        <w:t>江凤娟</w:t>
      </w:r>
      <w:r>
        <w:rPr>
          <w:rFonts w:cs="Times New Roman"/>
          <w:kern w:val="0"/>
          <w:sz w:val="24"/>
          <w:szCs w:val="24"/>
        </w:rPr>
        <w:t>.</w:t>
      </w:r>
      <w:r>
        <w:rPr>
          <w:rFonts w:cs="Times New Roman"/>
          <w:kern w:val="0"/>
          <w:sz w:val="24"/>
          <w:szCs w:val="24"/>
        </w:rPr>
        <w:t>（</w:t>
      </w:r>
      <w:r>
        <w:rPr>
          <w:rFonts w:cs="Times New Roman"/>
          <w:kern w:val="0"/>
          <w:sz w:val="24"/>
          <w:szCs w:val="24"/>
        </w:rPr>
        <w:t>2024</w:t>
      </w:r>
      <w:r>
        <w:rPr>
          <w:rFonts w:cs="Times New Roman"/>
          <w:kern w:val="0"/>
          <w:sz w:val="24"/>
          <w:szCs w:val="24"/>
        </w:rPr>
        <w:t>）</w:t>
      </w:r>
      <w:r>
        <w:rPr>
          <w:rFonts w:cs="Times New Roman"/>
          <w:kern w:val="0"/>
          <w:sz w:val="24"/>
          <w:szCs w:val="24"/>
        </w:rPr>
        <w:t xml:space="preserve">. </w:t>
      </w:r>
      <w:r>
        <w:rPr>
          <w:rFonts w:cs="Times New Roman"/>
          <w:kern w:val="0"/>
          <w:sz w:val="24"/>
          <w:szCs w:val="24"/>
        </w:rPr>
        <w:t>高等教育应用</w:t>
      </w:r>
      <w:r>
        <w:rPr>
          <w:rFonts w:cs="Times New Roman"/>
          <w:kern w:val="0"/>
          <w:sz w:val="24"/>
          <w:szCs w:val="24"/>
        </w:rPr>
        <w:t>ChatGPT</w:t>
      </w:r>
      <w:r>
        <w:rPr>
          <w:rFonts w:cs="Times New Roman"/>
          <w:kern w:val="0"/>
          <w:sz w:val="24"/>
          <w:szCs w:val="24"/>
        </w:rPr>
        <w:t>的潜能与风险</w:t>
      </w:r>
      <w:r>
        <w:rPr>
          <w:rFonts w:cs="Times New Roman"/>
          <w:kern w:val="0"/>
          <w:sz w:val="24"/>
          <w:szCs w:val="24"/>
        </w:rPr>
        <w:t>——</w:t>
      </w:r>
      <w:r>
        <w:rPr>
          <w:rFonts w:cs="Times New Roman"/>
          <w:kern w:val="0"/>
          <w:sz w:val="24"/>
          <w:szCs w:val="24"/>
        </w:rPr>
        <w:t>来自美国高校的经验与启示</w:t>
      </w:r>
      <w:r>
        <w:rPr>
          <w:rFonts w:cs="Times New Roman"/>
          <w:kern w:val="0"/>
          <w:sz w:val="24"/>
          <w:szCs w:val="24"/>
        </w:rPr>
        <w:t xml:space="preserve">. </w:t>
      </w:r>
      <w:r>
        <w:rPr>
          <w:rFonts w:cs="Times New Roman"/>
          <w:i/>
          <w:iCs/>
          <w:kern w:val="0"/>
          <w:sz w:val="24"/>
          <w:szCs w:val="24"/>
        </w:rPr>
        <w:t>现代远距离教育</w:t>
      </w:r>
      <w:r>
        <w:rPr>
          <w:rFonts w:cs="Times New Roman"/>
          <w:kern w:val="0"/>
          <w:sz w:val="24"/>
          <w:szCs w:val="24"/>
        </w:rPr>
        <w:t>，</w:t>
      </w:r>
      <w:r>
        <w:rPr>
          <w:rFonts w:cs="Times New Roman"/>
          <w:kern w:val="0"/>
          <w:sz w:val="24"/>
          <w:szCs w:val="24"/>
        </w:rPr>
        <w:t>1-15.</w:t>
      </w:r>
    </w:p>
    <w:p w14:paraId="7A8054D8" w14:textId="77777777" w:rsidR="002A315E" w:rsidRDefault="00000000">
      <w:pPr>
        <w:pStyle w:val="afb"/>
        <w:wordWrap w:val="0"/>
        <w:ind w:left="480" w:hangingChars="200" w:hanging="480"/>
        <w:rPr>
          <w:rFonts w:cs="Times New Roman"/>
          <w:kern w:val="0"/>
          <w:sz w:val="24"/>
          <w:szCs w:val="24"/>
        </w:rPr>
      </w:pPr>
      <w:r>
        <w:rPr>
          <w:rFonts w:cs="Times New Roman"/>
          <w:kern w:val="0"/>
          <w:sz w:val="24"/>
          <w:szCs w:val="24"/>
        </w:rPr>
        <w:t>吴汉东</w:t>
      </w:r>
      <w:r>
        <w:rPr>
          <w:rFonts w:cs="Times New Roman"/>
          <w:kern w:val="0"/>
          <w:sz w:val="24"/>
          <w:szCs w:val="24"/>
        </w:rPr>
        <w:t>.</w:t>
      </w:r>
      <w:r>
        <w:rPr>
          <w:rFonts w:cs="Times New Roman"/>
          <w:kern w:val="0"/>
          <w:sz w:val="24"/>
          <w:szCs w:val="24"/>
        </w:rPr>
        <w:t>（</w:t>
      </w:r>
      <w:r>
        <w:rPr>
          <w:rFonts w:cs="Times New Roman"/>
          <w:kern w:val="0"/>
          <w:sz w:val="24"/>
          <w:szCs w:val="24"/>
        </w:rPr>
        <w:t>2015</w:t>
      </w:r>
      <w:r>
        <w:rPr>
          <w:rFonts w:cs="Times New Roman"/>
          <w:kern w:val="0"/>
          <w:sz w:val="24"/>
          <w:szCs w:val="24"/>
        </w:rPr>
        <w:t>）</w:t>
      </w:r>
      <w:r>
        <w:rPr>
          <w:rFonts w:cs="Times New Roman"/>
          <w:kern w:val="0"/>
          <w:sz w:val="24"/>
          <w:szCs w:val="24"/>
        </w:rPr>
        <w:t xml:space="preserve">. </w:t>
      </w:r>
      <w:r>
        <w:rPr>
          <w:rFonts w:cs="Times New Roman"/>
          <w:kern w:val="0"/>
          <w:sz w:val="24"/>
          <w:szCs w:val="24"/>
        </w:rPr>
        <w:t>试论</w:t>
      </w:r>
      <w:r>
        <w:rPr>
          <w:rFonts w:cs="Times New Roman"/>
          <w:kern w:val="0"/>
          <w:sz w:val="24"/>
          <w:szCs w:val="24"/>
        </w:rPr>
        <w:t>“</w:t>
      </w:r>
      <w:r>
        <w:rPr>
          <w:rFonts w:cs="Times New Roman"/>
          <w:kern w:val="0"/>
          <w:sz w:val="24"/>
          <w:szCs w:val="24"/>
        </w:rPr>
        <w:t>实质性相似</w:t>
      </w:r>
      <w:r>
        <w:rPr>
          <w:rFonts w:cs="Times New Roman"/>
          <w:kern w:val="0"/>
          <w:sz w:val="24"/>
          <w:szCs w:val="24"/>
        </w:rPr>
        <w:t>+</w:t>
      </w:r>
      <w:r>
        <w:rPr>
          <w:rFonts w:cs="Times New Roman"/>
          <w:kern w:val="0"/>
          <w:sz w:val="24"/>
          <w:szCs w:val="24"/>
        </w:rPr>
        <w:t>接触</w:t>
      </w:r>
      <w:r>
        <w:rPr>
          <w:rFonts w:cs="Times New Roman"/>
          <w:kern w:val="0"/>
          <w:sz w:val="24"/>
          <w:szCs w:val="24"/>
        </w:rPr>
        <w:t>”</w:t>
      </w:r>
      <w:r>
        <w:rPr>
          <w:rFonts w:cs="Times New Roman"/>
          <w:kern w:val="0"/>
          <w:sz w:val="24"/>
          <w:szCs w:val="24"/>
        </w:rPr>
        <w:t>的侵权认定规则</w:t>
      </w:r>
      <w:r>
        <w:rPr>
          <w:rFonts w:cs="Times New Roman"/>
          <w:kern w:val="0"/>
          <w:sz w:val="24"/>
          <w:szCs w:val="24"/>
        </w:rPr>
        <w:t xml:space="preserve">. </w:t>
      </w:r>
      <w:r>
        <w:rPr>
          <w:rFonts w:cs="Times New Roman"/>
          <w:i/>
          <w:iCs/>
          <w:kern w:val="0"/>
          <w:sz w:val="24"/>
          <w:szCs w:val="24"/>
        </w:rPr>
        <w:t>法学</w:t>
      </w:r>
      <w:r>
        <w:rPr>
          <w:rFonts w:cs="Times New Roman"/>
          <w:kern w:val="0"/>
          <w:sz w:val="24"/>
          <w:szCs w:val="24"/>
        </w:rPr>
        <w:t>(8)</w:t>
      </w:r>
      <w:r>
        <w:rPr>
          <w:rFonts w:cs="Times New Roman"/>
          <w:kern w:val="0"/>
          <w:sz w:val="24"/>
          <w:szCs w:val="24"/>
        </w:rPr>
        <w:t>，</w:t>
      </w:r>
      <w:r>
        <w:rPr>
          <w:rFonts w:cs="Times New Roman"/>
          <w:kern w:val="0"/>
          <w:sz w:val="24"/>
          <w:szCs w:val="24"/>
        </w:rPr>
        <w:t>63-72.</w:t>
      </w:r>
    </w:p>
    <w:p w14:paraId="2843ED9D" w14:textId="781258FE" w:rsidR="002A315E" w:rsidRDefault="00000000">
      <w:pPr>
        <w:pStyle w:val="afb"/>
        <w:wordWrap w:val="0"/>
        <w:ind w:left="480" w:hangingChars="200" w:hanging="480"/>
        <w:rPr>
          <w:rFonts w:cs="Times New Roman"/>
          <w:kern w:val="0"/>
          <w:sz w:val="24"/>
          <w:szCs w:val="24"/>
        </w:rPr>
      </w:pPr>
      <w:r>
        <w:rPr>
          <w:rFonts w:cs="Times New Roman"/>
          <w:kern w:val="0"/>
          <w:sz w:val="24"/>
          <w:szCs w:val="24"/>
        </w:rPr>
        <w:t>吴昔昔</w:t>
      </w:r>
      <w:r>
        <w:rPr>
          <w:rFonts w:cs="Times New Roman"/>
          <w:kern w:val="0"/>
          <w:sz w:val="24"/>
          <w:szCs w:val="24"/>
        </w:rPr>
        <w:t xml:space="preserve">, </w:t>
      </w:r>
      <w:r>
        <w:rPr>
          <w:rFonts w:cs="Times New Roman"/>
          <w:kern w:val="0"/>
          <w:sz w:val="24"/>
          <w:szCs w:val="24"/>
        </w:rPr>
        <w:t>贾建敏</w:t>
      </w:r>
      <w:r>
        <w:rPr>
          <w:rFonts w:cs="Times New Roman"/>
          <w:kern w:val="0"/>
          <w:sz w:val="24"/>
          <w:szCs w:val="24"/>
        </w:rPr>
        <w:t xml:space="preserve">, </w:t>
      </w:r>
      <w:r>
        <w:rPr>
          <w:rFonts w:cs="Times New Roman"/>
          <w:kern w:val="0"/>
          <w:sz w:val="24"/>
          <w:szCs w:val="24"/>
        </w:rPr>
        <w:t>吴健敏</w:t>
      </w:r>
      <w:ins w:id="433" w:author="莉 刘" w:date="2024-10-22T14:19:00Z" w16du:dateUtc="2024-10-22T06:19:00Z">
        <w:r w:rsidR="00936B5E">
          <w:rPr>
            <w:rFonts w:cs="Times New Roman" w:hint="eastAsia"/>
            <w:kern w:val="0"/>
            <w:sz w:val="24"/>
            <w:szCs w:val="24"/>
          </w:rPr>
          <w:t>，</w:t>
        </w:r>
      </w:ins>
      <w:r>
        <w:rPr>
          <w:rFonts w:cs="Times New Roman" w:hint="eastAsia"/>
          <w:kern w:val="0"/>
          <w:sz w:val="24"/>
          <w:szCs w:val="24"/>
        </w:rPr>
        <w:t xml:space="preserve"> &amp; </w:t>
      </w:r>
      <w:r>
        <w:rPr>
          <w:rFonts w:cs="Times New Roman" w:hint="eastAsia"/>
          <w:kern w:val="0"/>
          <w:sz w:val="24"/>
          <w:szCs w:val="24"/>
        </w:rPr>
        <w:t>王小同</w:t>
      </w:r>
      <w:r>
        <w:rPr>
          <w:rFonts w:cs="Times New Roman"/>
          <w:kern w:val="0"/>
          <w:sz w:val="24"/>
          <w:szCs w:val="24"/>
        </w:rPr>
        <w:t>.</w:t>
      </w:r>
      <w:r>
        <w:rPr>
          <w:rFonts w:cs="Times New Roman"/>
          <w:kern w:val="0"/>
          <w:sz w:val="24"/>
          <w:szCs w:val="24"/>
        </w:rPr>
        <w:t>（</w:t>
      </w:r>
      <w:r>
        <w:rPr>
          <w:rFonts w:cs="Times New Roman"/>
          <w:kern w:val="0"/>
          <w:sz w:val="24"/>
          <w:szCs w:val="24"/>
        </w:rPr>
        <w:t>2016</w:t>
      </w:r>
      <w:r>
        <w:rPr>
          <w:rFonts w:cs="Times New Roman"/>
          <w:kern w:val="0"/>
          <w:sz w:val="24"/>
          <w:szCs w:val="24"/>
        </w:rPr>
        <w:t>）</w:t>
      </w:r>
      <w:r>
        <w:rPr>
          <w:rFonts w:cs="Times New Roman"/>
          <w:kern w:val="0"/>
          <w:sz w:val="24"/>
          <w:szCs w:val="24"/>
        </w:rPr>
        <w:t xml:space="preserve">. </w:t>
      </w:r>
      <w:r>
        <w:rPr>
          <w:rFonts w:cs="Times New Roman"/>
          <w:kern w:val="0"/>
          <w:sz w:val="24"/>
          <w:szCs w:val="24"/>
        </w:rPr>
        <w:t>低重复率稿件中的学术不端行为</w:t>
      </w:r>
      <w:r>
        <w:rPr>
          <w:rFonts w:cs="Times New Roman"/>
          <w:kern w:val="0"/>
          <w:sz w:val="24"/>
          <w:szCs w:val="24"/>
        </w:rPr>
        <w:lastRenderedPageBreak/>
        <w:t>检测与防范</w:t>
      </w:r>
      <w:r>
        <w:rPr>
          <w:rFonts w:cs="Times New Roman"/>
          <w:kern w:val="0"/>
          <w:sz w:val="24"/>
          <w:szCs w:val="24"/>
        </w:rPr>
        <w:t xml:space="preserve">. </w:t>
      </w:r>
      <w:r>
        <w:rPr>
          <w:rFonts w:cs="Times New Roman"/>
          <w:i/>
          <w:iCs/>
          <w:kern w:val="0"/>
          <w:sz w:val="24"/>
          <w:szCs w:val="24"/>
        </w:rPr>
        <w:t>编辑学报</w:t>
      </w:r>
      <w:r>
        <w:rPr>
          <w:rFonts w:cs="Times New Roman"/>
          <w:kern w:val="0"/>
          <w:sz w:val="24"/>
          <w:szCs w:val="24"/>
        </w:rPr>
        <w:t>，</w:t>
      </w:r>
      <w:r w:rsidRPr="00885A9F">
        <w:rPr>
          <w:rFonts w:cs="Times New Roman"/>
          <w:i/>
          <w:iCs/>
          <w:kern w:val="0"/>
          <w:sz w:val="24"/>
          <w:szCs w:val="24"/>
          <w:rPrChange w:id="434" w:author="莉 刘" w:date="2024-10-22T13:52:00Z" w16du:dateUtc="2024-10-22T05:52:00Z">
            <w:rPr>
              <w:rFonts w:cs="Times New Roman"/>
              <w:kern w:val="0"/>
              <w:sz w:val="24"/>
              <w:szCs w:val="24"/>
            </w:rPr>
          </w:rPrChange>
        </w:rPr>
        <w:t>28</w:t>
      </w:r>
      <w:r>
        <w:rPr>
          <w:rFonts w:cs="Times New Roman"/>
          <w:kern w:val="0"/>
          <w:sz w:val="24"/>
          <w:szCs w:val="24"/>
        </w:rPr>
        <w:t>(3)</w:t>
      </w:r>
      <w:r>
        <w:rPr>
          <w:rFonts w:cs="Times New Roman"/>
          <w:kern w:val="0"/>
          <w:sz w:val="24"/>
          <w:szCs w:val="24"/>
        </w:rPr>
        <w:t>，</w:t>
      </w:r>
      <w:r>
        <w:rPr>
          <w:rFonts w:cs="Times New Roman"/>
          <w:kern w:val="0"/>
          <w:sz w:val="24"/>
          <w:szCs w:val="24"/>
        </w:rPr>
        <w:t>266-269.</w:t>
      </w:r>
    </w:p>
    <w:p w14:paraId="2C080CD1" w14:textId="77777777" w:rsidR="00885A9F" w:rsidRDefault="00885A9F" w:rsidP="00885A9F">
      <w:pPr>
        <w:pStyle w:val="afb"/>
        <w:wordWrap w:val="0"/>
        <w:ind w:left="480" w:hangingChars="200" w:hanging="480"/>
        <w:rPr>
          <w:moveTo w:id="435" w:author="莉 刘" w:date="2024-10-22T13:46:00Z" w16du:dateUtc="2024-10-22T05:46:00Z"/>
          <w:rFonts w:cs="Times New Roman"/>
          <w:kern w:val="0"/>
          <w:sz w:val="24"/>
          <w:szCs w:val="24"/>
        </w:rPr>
      </w:pPr>
      <w:moveToRangeStart w:id="436" w:author="莉 刘" w:date="2024-10-22T13:46:00Z" w:name="move180497235"/>
      <w:moveTo w:id="437" w:author="莉 刘" w:date="2024-10-22T13:46:00Z" w16du:dateUtc="2024-10-22T05:46:00Z">
        <w:r>
          <w:rPr>
            <w:rFonts w:cs="Times New Roman" w:hint="eastAsia"/>
            <w:kern w:val="0"/>
            <w:sz w:val="24"/>
            <w:szCs w:val="24"/>
          </w:rPr>
          <w:t>习近平</w:t>
        </w:r>
        <w:r>
          <w:rPr>
            <w:rFonts w:cs="Times New Roman" w:hint="eastAsia"/>
            <w:kern w:val="0"/>
            <w:sz w:val="24"/>
            <w:szCs w:val="24"/>
          </w:rPr>
          <w:t>.</w:t>
        </w:r>
        <w:r>
          <w:rPr>
            <w:rFonts w:cs="Times New Roman" w:hint="eastAsia"/>
            <w:kern w:val="0"/>
            <w:sz w:val="24"/>
            <w:szCs w:val="24"/>
          </w:rPr>
          <w:t>（</w:t>
        </w:r>
        <w:r>
          <w:rPr>
            <w:rFonts w:cs="Times New Roman" w:hint="eastAsia"/>
            <w:kern w:val="0"/>
            <w:sz w:val="24"/>
            <w:szCs w:val="24"/>
          </w:rPr>
          <w:t>2021-5-29</w:t>
        </w:r>
        <w:r>
          <w:rPr>
            <w:rFonts w:cs="Times New Roman" w:hint="eastAsia"/>
            <w:kern w:val="0"/>
            <w:sz w:val="24"/>
            <w:szCs w:val="24"/>
          </w:rPr>
          <w:t>）</w:t>
        </w:r>
        <w:r>
          <w:rPr>
            <w:rFonts w:cs="Times New Roman" w:hint="eastAsia"/>
            <w:kern w:val="0"/>
            <w:sz w:val="24"/>
            <w:szCs w:val="24"/>
          </w:rPr>
          <w:t xml:space="preserve">. </w:t>
        </w:r>
        <w:r>
          <w:rPr>
            <w:rFonts w:cs="Times New Roman" w:hint="eastAsia"/>
            <w:kern w:val="0"/>
            <w:sz w:val="24"/>
            <w:szCs w:val="24"/>
          </w:rPr>
          <w:t>在中国科学院第二十次院士大会、中国工程院第十五次院士大会、中国科协第十次全国代表大会上的讲话</w:t>
        </w:r>
        <w:r>
          <w:rPr>
            <w:rFonts w:cs="Times New Roman" w:hint="eastAsia"/>
            <w:kern w:val="0"/>
            <w:sz w:val="24"/>
            <w:szCs w:val="24"/>
          </w:rPr>
          <w:t xml:space="preserve">. </w:t>
        </w:r>
        <w:r>
          <w:rPr>
            <w:rFonts w:cs="Times New Roman" w:hint="eastAsia"/>
            <w:i/>
            <w:iCs/>
            <w:kern w:val="0"/>
            <w:sz w:val="24"/>
            <w:szCs w:val="24"/>
          </w:rPr>
          <w:t>人民网</w:t>
        </w:r>
        <w:r>
          <w:rPr>
            <w:rFonts w:cs="Times New Roman" w:hint="eastAsia"/>
            <w:kern w:val="0"/>
            <w:sz w:val="24"/>
            <w:szCs w:val="24"/>
          </w:rPr>
          <w:t xml:space="preserve">. </w:t>
        </w:r>
        <w:r>
          <w:rPr>
            <w:rFonts w:cs="Times New Roman"/>
            <w:kern w:val="0"/>
            <w:sz w:val="24"/>
            <w:szCs w:val="24"/>
          </w:rPr>
          <w:t>http://cpc.people.com.cn/n1/2021/0529/c105996-32116652.htm</w:t>
        </w:r>
        <w:r>
          <w:rPr>
            <w:rFonts w:cs="Times New Roman" w:hint="eastAsia"/>
            <w:kern w:val="0"/>
            <w:sz w:val="24"/>
            <w:szCs w:val="24"/>
          </w:rPr>
          <w:t>l</w:t>
        </w:r>
      </w:moveTo>
    </w:p>
    <w:moveToRangeEnd w:id="436"/>
    <w:p w14:paraId="50FF5F59" w14:textId="07B48E0A" w:rsidR="002A315E" w:rsidRDefault="00000000">
      <w:pPr>
        <w:pStyle w:val="afb"/>
        <w:wordWrap w:val="0"/>
        <w:ind w:left="480" w:hangingChars="200" w:hanging="480"/>
        <w:rPr>
          <w:rFonts w:cs="Times New Roman"/>
          <w:kern w:val="0"/>
          <w:sz w:val="24"/>
          <w:szCs w:val="24"/>
        </w:rPr>
      </w:pPr>
      <w:r>
        <w:rPr>
          <w:rFonts w:cs="Times New Roman"/>
          <w:kern w:val="0"/>
          <w:sz w:val="24"/>
          <w:szCs w:val="24"/>
        </w:rPr>
        <w:t>赵泓</w:t>
      </w:r>
      <w:ins w:id="438" w:author="莉 刘" w:date="2024-10-22T14:19:00Z" w16du:dateUtc="2024-10-22T06:19:00Z">
        <w:r w:rsidR="00936B5E">
          <w:rPr>
            <w:rFonts w:cs="Times New Roman" w:hint="eastAsia"/>
            <w:kern w:val="0"/>
            <w:sz w:val="24"/>
            <w:szCs w:val="24"/>
          </w:rPr>
          <w:t>，</w:t>
        </w:r>
      </w:ins>
      <w:r>
        <w:rPr>
          <w:rFonts w:cs="Times New Roman" w:hint="eastAsia"/>
          <w:kern w:val="0"/>
          <w:sz w:val="24"/>
          <w:szCs w:val="24"/>
        </w:rPr>
        <w:t xml:space="preserve"> &amp;</w:t>
      </w:r>
      <w:r>
        <w:rPr>
          <w:rFonts w:cs="Times New Roman"/>
          <w:kern w:val="0"/>
          <w:sz w:val="24"/>
          <w:szCs w:val="24"/>
        </w:rPr>
        <w:t xml:space="preserve"> </w:t>
      </w:r>
      <w:r>
        <w:rPr>
          <w:rFonts w:cs="Times New Roman"/>
          <w:kern w:val="0"/>
          <w:sz w:val="24"/>
          <w:szCs w:val="24"/>
        </w:rPr>
        <w:t>陈因</w:t>
      </w:r>
      <w:r>
        <w:rPr>
          <w:rFonts w:cs="Times New Roman"/>
          <w:kern w:val="0"/>
          <w:sz w:val="24"/>
          <w:szCs w:val="24"/>
        </w:rPr>
        <w:t>.</w:t>
      </w:r>
      <w:r>
        <w:rPr>
          <w:rFonts w:cs="Times New Roman"/>
          <w:kern w:val="0"/>
          <w:sz w:val="24"/>
          <w:szCs w:val="24"/>
        </w:rPr>
        <w:t>（</w:t>
      </w:r>
      <w:r>
        <w:rPr>
          <w:rFonts w:cs="Times New Roman"/>
          <w:kern w:val="0"/>
          <w:sz w:val="24"/>
          <w:szCs w:val="24"/>
        </w:rPr>
        <w:t>2019</w:t>
      </w:r>
      <w:r>
        <w:rPr>
          <w:rFonts w:cs="Times New Roman"/>
          <w:kern w:val="0"/>
          <w:sz w:val="24"/>
          <w:szCs w:val="24"/>
        </w:rPr>
        <w:t>）</w:t>
      </w:r>
      <w:r>
        <w:rPr>
          <w:rFonts w:cs="Times New Roman"/>
          <w:kern w:val="0"/>
          <w:sz w:val="24"/>
          <w:szCs w:val="24"/>
        </w:rPr>
        <w:t xml:space="preserve">. </w:t>
      </w:r>
      <w:r>
        <w:rPr>
          <w:rFonts w:cs="Times New Roman"/>
          <w:kern w:val="0"/>
          <w:sz w:val="24"/>
          <w:szCs w:val="24"/>
        </w:rPr>
        <w:t>自媒体洗稿的成因、界定及防范</w:t>
      </w:r>
      <w:r>
        <w:rPr>
          <w:rFonts w:cs="Times New Roman"/>
          <w:kern w:val="0"/>
          <w:sz w:val="24"/>
          <w:szCs w:val="24"/>
        </w:rPr>
        <w:t xml:space="preserve">. </w:t>
      </w:r>
      <w:r>
        <w:rPr>
          <w:rFonts w:cs="Times New Roman"/>
          <w:i/>
          <w:iCs/>
          <w:kern w:val="0"/>
          <w:sz w:val="24"/>
          <w:szCs w:val="24"/>
        </w:rPr>
        <w:t>现代传播</w:t>
      </w:r>
      <w:r>
        <w:rPr>
          <w:rFonts w:cs="Times New Roman"/>
          <w:i/>
          <w:iCs/>
          <w:kern w:val="0"/>
          <w:sz w:val="24"/>
          <w:szCs w:val="24"/>
        </w:rPr>
        <w:t>(</w:t>
      </w:r>
      <w:r>
        <w:rPr>
          <w:rFonts w:cs="Times New Roman"/>
          <w:i/>
          <w:iCs/>
          <w:kern w:val="0"/>
          <w:sz w:val="24"/>
          <w:szCs w:val="24"/>
        </w:rPr>
        <w:t>中国传媒大学学报</w:t>
      </w:r>
      <w:r>
        <w:rPr>
          <w:rFonts w:cs="Times New Roman"/>
          <w:i/>
          <w:iCs/>
          <w:kern w:val="0"/>
          <w:sz w:val="24"/>
          <w:szCs w:val="24"/>
        </w:rPr>
        <w:t>)</w:t>
      </w:r>
      <w:r>
        <w:rPr>
          <w:rFonts w:cs="Times New Roman"/>
          <w:kern w:val="0"/>
          <w:sz w:val="24"/>
          <w:szCs w:val="24"/>
        </w:rPr>
        <w:t>，</w:t>
      </w:r>
      <w:r w:rsidRPr="00885A9F">
        <w:rPr>
          <w:rFonts w:cs="Times New Roman"/>
          <w:i/>
          <w:iCs/>
          <w:kern w:val="0"/>
          <w:sz w:val="24"/>
          <w:szCs w:val="24"/>
          <w:rPrChange w:id="439" w:author="莉 刘" w:date="2024-10-22T13:52:00Z" w16du:dateUtc="2024-10-22T05:52:00Z">
            <w:rPr>
              <w:rFonts w:cs="Times New Roman"/>
              <w:kern w:val="0"/>
              <w:sz w:val="24"/>
              <w:szCs w:val="24"/>
            </w:rPr>
          </w:rPrChange>
        </w:rPr>
        <w:t>41</w:t>
      </w:r>
      <w:r>
        <w:rPr>
          <w:rFonts w:cs="Times New Roman"/>
          <w:kern w:val="0"/>
          <w:sz w:val="24"/>
          <w:szCs w:val="24"/>
        </w:rPr>
        <w:t>(2)</w:t>
      </w:r>
      <w:r>
        <w:rPr>
          <w:rFonts w:cs="Times New Roman"/>
          <w:kern w:val="0"/>
          <w:sz w:val="24"/>
          <w:szCs w:val="24"/>
        </w:rPr>
        <w:t>，</w:t>
      </w:r>
      <w:r>
        <w:rPr>
          <w:rFonts w:cs="Times New Roman"/>
          <w:kern w:val="0"/>
          <w:sz w:val="24"/>
          <w:szCs w:val="24"/>
        </w:rPr>
        <w:t>33-38.</w:t>
      </w:r>
    </w:p>
    <w:p w14:paraId="6FF9C5D3" w14:textId="353E246C" w:rsidR="002A315E" w:rsidDel="00885A9F" w:rsidRDefault="00000000">
      <w:pPr>
        <w:pStyle w:val="afb"/>
        <w:wordWrap w:val="0"/>
        <w:ind w:left="480" w:hangingChars="200" w:hanging="480"/>
        <w:rPr>
          <w:moveFrom w:id="440" w:author="莉 刘" w:date="2024-10-22T13:46:00Z" w16du:dateUtc="2024-10-22T05:46:00Z"/>
          <w:rFonts w:cs="Times New Roman"/>
          <w:kern w:val="0"/>
          <w:sz w:val="24"/>
          <w:szCs w:val="24"/>
        </w:rPr>
      </w:pPr>
      <w:moveFromRangeStart w:id="441" w:author="莉 刘" w:date="2024-10-22T13:46:00Z" w:name="move180497235"/>
      <w:moveFrom w:id="442" w:author="莉 刘" w:date="2024-10-22T13:46:00Z" w16du:dateUtc="2024-10-22T05:46:00Z">
        <w:r w:rsidDel="00885A9F">
          <w:rPr>
            <w:rFonts w:cs="Times New Roman" w:hint="eastAsia"/>
            <w:kern w:val="0"/>
            <w:sz w:val="24"/>
            <w:szCs w:val="24"/>
          </w:rPr>
          <w:t>习近平</w:t>
        </w:r>
        <w:r w:rsidDel="00885A9F">
          <w:rPr>
            <w:rFonts w:cs="Times New Roman" w:hint="eastAsia"/>
            <w:kern w:val="0"/>
            <w:sz w:val="24"/>
            <w:szCs w:val="24"/>
          </w:rPr>
          <w:t>.</w:t>
        </w:r>
        <w:r w:rsidDel="00885A9F">
          <w:rPr>
            <w:rFonts w:cs="Times New Roman" w:hint="eastAsia"/>
            <w:kern w:val="0"/>
            <w:sz w:val="24"/>
            <w:szCs w:val="24"/>
          </w:rPr>
          <w:t>（</w:t>
        </w:r>
        <w:r w:rsidDel="00885A9F">
          <w:rPr>
            <w:rFonts w:cs="Times New Roman" w:hint="eastAsia"/>
            <w:kern w:val="0"/>
            <w:sz w:val="24"/>
            <w:szCs w:val="24"/>
          </w:rPr>
          <w:t>2021-5-29</w:t>
        </w:r>
        <w:r w:rsidDel="00885A9F">
          <w:rPr>
            <w:rFonts w:cs="Times New Roman" w:hint="eastAsia"/>
            <w:kern w:val="0"/>
            <w:sz w:val="24"/>
            <w:szCs w:val="24"/>
          </w:rPr>
          <w:t>）</w:t>
        </w:r>
        <w:r w:rsidDel="00885A9F">
          <w:rPr>
            <w:rFonts w:cs="Times New Roman" w:hint="eastAsia"/>
            <w:kern w:val="0"/>
            <w:sz w:val="24"/>
            <w:szCs w:val="24"/>
          </w:rPr>
          <w:t xml:space="preserve">. </w:t>
        </w:r>
        <w:r w:rsidDel="00885A9F">
          <w:rPr>
            <w:rFonts w:cs="Times New Roman" w:hint="eastAsia"/>
            <w:kern w:val="0"/>
            <w:sz w:val="24"/>
            <w:szCs w:val="24"/>
          </w:rPr>
          <w:t>在中国科学院第二十次院士大会、中国工程院第十五次院士大会、中国科协第十次全国代表大会上的讲话</w:t>
        </w:r>
        <w:r w:rsidDel="00885A9F">
          <w:rPr>
            <w:rFonts w:cs="Times New Roman" w:hint="eastAsia"/>
            <w:kern w:val="0"/>
            <w:sz w:val="24"/>
            <w:szCs w:val="24"/>
          </w:rPr>
          <w:t xml:space="preserve">. </w:t>
        </w:r>
        <w:r w:rsidDel="00885A9F">
          <w:rPr>
            <w:rFonts w:cs="Times New Roman" w:hint="eastAsia"/>
            <w:i/>
            <w:iCs/>
            <w:kern w:val="0"/>
            <w:sz w:val="24"/>
            <w:szCs w:val="24"/>
          </w:rPr>
          <w:t>人民网</w:t>
        </w:r>
        <w:r w:rsidDel="00885A9F">
          <w:rPr>
            <w:rFonts w:cs="Times New Roman" w:hint="eastAsia"/>
            <w:kern w:val="0"/>
            <w:sz w:val="24"/>
            <w:szCs w:val="24"/>
          </w:rPr>
          <w:t xml:space="preserve">. </w:t>
        </w:r>
        <w:r w:rsidDel="00885A9F">
          <w:rPr>
            <w:rFonts w:cs="Times New Roman"/>
            <w:kern w:val="0"/>
            <w:sz w:val="24"/>
            <w:szCs w:val="24"/>
          </w:rPr>
          <w:t>http://cpc.people.com.cn/n1/2021/0529/c105996-32116652.htm</w:t>
        </w:r>
        <w:r w:rsidDel="00885A9F">
          <w:rPr>
            <w:rFonts w:cs="Times New Roman" w:hint="eastAsia"/>
            <w:kern w:val="0"/>
            <w:sz w:val="24"/>
            <w:szCs w:val="24"/>
          </w:rPr>
          <w:t>l</w:t>
        </w:r>
      </w:moveFrom>
    </w:p>
    <w:moveFromRangeEnd w:id="441"/>
    <w:p w14:paraId="5C273074" w14:textId="77777777" w:rsidR="002A315E" w:rsidRDefault="00000000">
      <w:pPr>
        <w:pStyle w:val="afb"/>
        <w:wordWrap w:val="0"/>
        <w:ind w:left="480" w:hangingChars="200" w:hanging="480"/>
        <w:rPr>
          <w:rFonts w:cs="Times New Roman"/>
          <w:kern w:val="0"/>
          <w:sz w:val="24"/>
          <w:szCs w:val="24"/>
        </w:rPr>
      </w:pPr>
      <w:r>
        <w:rPr>
          <w:rFonts w:cs="Times New Roman"/>
          <w:kern w:val="0"/>
          <w:sz w:val="24"/>
          <w:szCs w:val="24"/>
        </w:rPr>
        <w:t>郑雨航</w:t>
      </w:r>
      <w:r>
        <w:rPr>
          <w:rFonts w:cs="Times New Roman" w:hint="eastAsia"/>
          <w:kern w:val="0"/>
          <w:sz w:val="24"/>
          <w:szCs w:val="24"/>
        </w:rPr>
        <w:t>.</w:t>
      </w:r>
      <w:r>
        <w:rPr>
          <w:rFonts w:cs="Times New Roman" w:hint="eastAsia"/>
          <w:kern w:val="0"/>
          <w:sz w:val="24"/>
          <w:szCs w:val="24"/>
        </w:rPr>
        <w:t>（</w:t>
      </w:r>
      <w:r>
        <w:rPr>
          <w:rFonts w:cs="Times New Roman"/>
          <w:kern w:val="0"/>
          <w:sz w:val="24"/>
          <w:szCs w:val="24"/>
        </w:rPr>
        <w:t>2023-11-25</w:t>
      </w:r>
      <w:r>
        <w:rPr>
          <w:rFonts w:cs="Times New Roman" w:hint="eastAsia"/>
          <w:kern w:val="0"/>
          <w:sz w:val="24"/>
          <w:szCs w:val="24"/>
        </w:rPr>
        <w:t>）</w:t>
      </w:r>
      <w:r>
        <w:rPr>
          <w:rFonts w:cs="Times New Roman" w:hint="eastAsia"/>
          <w:kern w:val="0"/>
          <w:sz w:val="24"/>
          <w:szCs w:val="24"/>
        </w:rPr>
        <w:t xml:space="preserve">. </w:t>
      </w:r>
      <w:r>
        <w:rPr>
          <w:rFonts w:cs="Times New Roman"/>
          <w:kern w:val="0"/>
          <w:sz w:val="24"/>
          <w:szCs w:val="24"/>
        </w:rPr>
        <w:t>国内高校已有学生用</w:t>
      </w:r>
      <w:r>
        <w:rPr>
          <w:rFonts w:cs="Times New Roman"/>
          <w:kern w:val="0"/>
          <w:sz w:val="24"/>
          <w:szCs w:val="24"/>
        </w:rPr>
        <w:t>ChatGPT</w:t>
      </w:r>
      <w:r>
        <w:rPr>
          <w:rFonts w:cs="Times New Roman"/>
          <w:kern w:val="0"/>
          <w:sz w:val="24"/>
          <w:szCs w:val="24"/>
        </w:rPr>
        <w:t>写论文，</w:t>
      </w:r>
      <w:r>
        <w:rPr>
          <w:rFonts w:cs="Times New Roman" w:hint="eastAsia"/>
          <w:kern w:val="0"/>
          <w:sz w:val="24"/>
          <w:szCs w:val="24"/>
        </w:rPr>
        <w:t>“</w:t>
      </w:r>
      <w:r>
        <w:rPr>
          <w:rFonts w:cs="Times New Roman"/>
          <w:kern w:val="0"/>
          <w:sz w:val="24"/>
          <w:szCs w:val="24"/>
        </w:rPr>
        <w:t>杰作</w:t>
      </w:r>
      <w:r>
        <w:rPr>
          <w:rFonts w:cs="Times New Roman" w:hint="eastAsia"/>
          <w:kern w:val="0"/>
          <w:sz w:val="24"/>
          <w:szCs w:val="24"/>
        </w:rPr>
        <w:t>”</w:t>
      </w:r>
      <w:r>
        <w:rPr>
          <w:rFonts w:cs="Times New Roman"/>
          <w:kern w:val="0"/>
          <w:sz w:val="24"/>
          <w:szCs w:val="24"/>
        </w:rPr>
        <w:t>快赶上老师了</w:t>
      </w:r>
      <w:r>
        <w:rPr>
          <w:rFonts w:cs="Times New Roman" w:hint="eastAsia"/>
          <w:kern w:val="0"/>
          <w:sz w:val="24"/>
          <w:szCs w:val="24"/>
        </w:rPr>
        <w:t>！“</w:t>
      </w:r>
      <w:r>
        <w:rPr>
          <w:rFonts w:cs="Times New Roman"/>
          <w:kern w:val="0"/>
          <w:sz w:val="24"/>
          <w:szCs w:val="24"/>
        </w:rPr>
        <w:t>AI</w:t>
      </w:r>
      <w:r>
        <w:rPr>
          <w:rFonts w:cs="Times New Roman"/>
          <w:kern w:val="0"/>
          <w:sz w:val="24"/>
          <w:szCs w:val="24"/>
        </w:rPr>
        <w:t>作弊</w:t>
      </w:r>
      <w:r>
        <w:rPr>
          <w:rFonts w:cs="Times New Roman" w:hint="eastAsia"/>
          <w:kern w:val="0"/>
          <w:sz w:val="24"/>
          <w:szCs w:val="24"/>
        </w:rPr>
        <w:t>”</w:t>
      </w:r>
      <w:r>
        <w:rPr>
          <w:rFonts w:cs="Times New Roman"/>
          <w:kern w:val="0"/>
          <w:sz w:val="24"/>
          <w:szCs w:val="24"/>
        </w:rPr>
        <w:t>怎么防？</w:t>
      </w:r>
      <w:r>
        <w:rPr>
          <w:rFonts w:cs="Times New Roman" w:hint="eastAsia"/>
          <w:kern w:val="0"/>
          <w:sz w:val="24"/>
          <w:szCs w:val="24"/>
        </w:rPr>
        <w:t xml:space="preserve">. </w:t>
      </w:r>
      <w:r>
        <w:rPr>
          <w:rFonts w:cs="Times New Roman"/>
          <w:i/>
          <w:iCs/>
          <w:kern w:val="0"/>
          <w:sz w:val="24"/>
          <w:szCs w:val="24"/>
        </w:rPr>
        <w:t>每经网</w:t>
      </w:r>
      <w:r>
        <w:rPr>
          <w:rFonts w:cs="Times New Roman"/>
          <w:kern w:val="0"/>
          <w:sz w:val="24"/>
          <w:szCs w:val="24"/>
        </w:rPr>
        <w:t>. http://www.nbd.com.cn/articles/2023-02-09/2662851.html</w:t>
      </w:r>
    </w:p>
    <w:p w14:paraId="667AB545" w14:textId="77777777" w:rsidR="002A315E" w:rsidRDefault="00000000">
      <w:pPr>
        <w:pStyle w:val="afb"/>
        <w:wordWrap w:val="0"/>
        <w:ind w:left="480" w:hangingChars="200" w:hanging="480"/>
        <w:rPr>
          <w:rFonts w:cs="Times New Roman"/>
          <w:kern w:val="0"/>
          <w:sz w:val="24"/>
          <w:szCs w:val="24"/>
        </w:rPr>
      </w:pPr>
      <w:r>
        <w:rPr>
          <w:rFonts w:cs="Times New Roman"/>
          <w:kern w:val="0"/>
          <w:sz w:val="24"/>
          <w:szCs w:val="24"/>
        </w:rPr>
        <w:t xml:space="preserve">Batane, T. (2010). Turning to Turnitin to fight plagiarism among university students. </w:t>
      </w:r>
      <w:r>
        <w:rPr>
          <w:rFonts w:cs="Times New Roman"/>
          <w:i/>
          <w:iCs/>
          <w:kern w:val="0"/>
          <w:sz w:val="24"/>
          <w:szCs w:val="24"/>
        </w:rPr>
        <w:t>Journal of Educational Technology &amp; Society</w:t>
      </w:r>
      <w:r>
        <w:rPr>
          <w:rFonts w:cs="Times New Roman"/>
          <w:kern w:val="0"/>
          <w:sz w:val="24"/>
          <w:szCs w:val="24"/>
        </w:rPr>
        <w:t xml:space="preserve">, </w:t>
      </w:r>
      <w:r w:rsidRPr="00885A9F">
        <w:rPr>
          <w:rFonts w:cs="Times New Roman"/>
          <w:i/>
          <w:iCs/>
          <w:kern w:val="0"/>
          <w:sz w:val="24"/>
          <w:szCs w:val="24"/>
          <w:rPrChange w:id="443" w:author="莉 刘" w:date="2024-10-22T13:52:00Z" w16du:dateUtc="2024-10-22T05:52:00Z">
            <w:rPr>
              <w:rFonts w:cs="Times New Roman"/>
              <w:kern w:val="0"/>
              <w:sz w:val="24"/>
              <w:szCs w:val="24"/>
            </w:rPr>
          </w:rPrChange>
        </w:rPr>
        <w:t>13</w:t>
      </w:r>
      <w:r>
        <w:rPr>
          <w:rFonts w:cs="Times New Roman"/>
          <w:kern w:val="0"/>
          <w:sz w:val="24"/>
          <w:szCs w:val="24"/>
        </w:rPr>
        <w:t>(2), 1-12.</w:t>
      </w:r>
    </w:p>
    <w:p w14:paraId="0C88FDD3" w14:textId="6CB5D91C" w:rsidR="002A315E" w:rsidRDefault="00000000">
      <w:pPr>
        <w:pStyle w:val="afb"/>
        <w:wordWrap w:val="0"/>
        <w:ind w:left="480" w:hangingChars="200" w:hanging="480"/>
        <w:rPr>
          <w:rFonts w:cs="Times New Roman"/>
          <w:kern w:val="0"/>
          <w:sz w:val="24"/>
          <w:szCs w:val="24"/>
        </w:rPr>
      </w:pPr>
      <w:r>
        <w:rPr>
          <w:rFonts w:cs="Times New Roman"/>
          <w:kern w:val="0"/>
          <w:sz w:val="24"/>
          <w:szCs w:val="24"/>
        </w:rPr>
        <w:t>Battiste,</w:t>
      </w:r>
      <w:r>
        <w:rPr>
          <w:rFonts w:cs="Times New Roman" w:hint="eastAsia"/>
          <w:kern w:val="0"/>
          <w:sz w:val="24"/>
          <w:szCs w:val="24"/>
        </w:rPr>
        <w:t xml:space="preserve"> N. (2023, Jan</w:t>
      </w:r>
      <w:ins w:id="444" w:author="沪楠 陈" w:date="2024-10-23T09:14:00Z" w16du:dateUtc="2024-10-23T01:14:00Z">
        <w:r w:rsidR="00B24209" w:rsidRPr="00B24209">
          <w:rPr>
            <w:rFonts w:cs="Times New Roman"/>
            <w:kern w:val="0"/>
            <w:sz w:val="24"/>
            <w:szCs w:val="24"/>
          </w:rPr>
          <w:t>uary</w:t>
        </w:r>
      </w:ins>
      <w:r>
        <w:rPr>
          <w:rFonts w:cs="Times New Roman" w:hint="eastAsia"/>
          <w:kern w:val="0"/>
          <w:sz w:val="24"/>
          <w:szCs w:val="24"/>
        </w:rPr>
        <w:t xml:space="preserve"> 11).</w:t>
      </w:r>
      <w:r>
        <w:rPr>
          <w:rFonts w:cs="Times New Roman"/>
          <w:kern w:val="0"/>
          <w:sz w:val="24"/>
          <w:szCs w:val="24"/>
        </w:rPr>
        <w:t xml:space="preserve"> Does artificial intelligence help students cheat?</w:t>
      </w:r>
      <w:r>
        <w:rPr>
          <w:rFonts w:cs="Times New Roman" w:hint="eastAsia"/>
          <w:kern w:val="0"/>
          <w:sz w:val="24"/>
          <w:szCs w:val="24"/>
        </w:rPr>
        <w:t xml:space="preserve">. </w:t>
      </w:r>
      <w:r>
        <w:rPr>
          <w:rFonts w:cs="Times New Roman"/>
          <w:i/>
          <w:iCs/>
          <w:kern w:val="0"/>
          <w:sz w:val="24"/>
          <w:szCs w:val="24"/>
        </w:rPr>
        <w:t>CBS News</w:t>
      </w:r>
      <w:r>
        <w:rPr>
          <w:rFonts w:cs="Times New Roman" w:hint="eastAsia"/>
          <w:kern w:val="0"/>
          <w:sz w:val="24"/>
          <w:szCs w:val="24"/>
        </w:rPr>
        <w:t xml:space="preserve">. </w:t>
      </w:r>
      <w:r>
        <w:rPr>
          <w:rFonts w:cs="Times New Roman"/>
          <w:kern w:val="0"/>
          <w:sz w:val="24"/>
          <w:szCs w:val="24"/>
        </w:rPr>
        <w:t>https://www.cbsnews.com/video/does-artificial-intelligence-help-students-cheat/</w:t>
      </w:r>
    </w:p>
    <w:p w14:paraId="7E7E2E63" w14:textId="77777777" w:rsidR="002A315E" w:rsidRDefault="00000000">
      <w:pPr>
        <w:pStyle w:val="afb"/>
        <w:wordWrap w:val="0"/>
        <w:ind w:left="480" w:hangingChars="200" w:hanging="480"/>
        <w:rPr>
          <w:rFonts w:cs="Times New Roman"/>
          <w:kern w:val="0"/>
          <w:sz w:val="24"/>
          <w:szCs w:val="24"/>
        </w:rPr>
      </w:pPr>
      <w:r>
        <w:rPr>
          <w:rFonts w:cs="Times New Roman"/>
          <w:kern w:val="0"/>
          <w:sz w:val="24"/>
          <w:szCs w:val="24"/>
        </w:rPr>
        <w:t xml:space="preserve">Bretag, T., Harper, R., Burton, M., Ellis, C., Newton, P., Rozenberg, P., </w:t>
      </w:r>
      <w:r>
        <w:rPr>
          <w:rFonts w:cs="Times New Roman" w:hint="eastAsia"/>
          <w:kern w:val="0"/>
          <w:sz w:val="24"/>
          <w:szCs w:val="24"/>
        </w:rPr>
        <w:t xml:space="preserve">Saddiqui S., </w:t>
      </w:r>
      <w:r>
        <w:rPr>
          <w:rFonts w:cs="Times New Roman"/>
          <w:kern w:val="0"/>
          <w:sz w:val="24"/>
          <w:szCs w:val="24"/>
        </w:rPr>
        <w:t xml:space="preserve">&amp; van Haeringen, K. (2019). Contract cheating: A survey of Australian university students. </w:t>
      </w:r>
      <w:r>
        <w:rPr>
          <w:rFonts w:cs="Times New Roman"/>
          <w:i/>
          <w:iCs/>
          <w:kern w:val="0"/>
          <w:sz w:val="24"/>
          <w:szCs w:val="24"/>
        </w:rPr>
        <w:t>Studies in higher education</w:t>
      </w:r>
      <w:r>
        <w:rPr>
          <w:rFonts w:cs="Times New Roman"/>
          <w:kern w:val="0"/>
          <w:sz w:val="24"/>
          <w:szCs w:val="24"/>
        </w:rPr>
        <w:t xml:space="preserve">, </w:t>
      </w:r>
      <w:r w:rsidRPr="00885A9F">
        <w:rPr>
          <w:rFonts w:cs="Times New Roman"/>
          <w:i/>
          <w:iCs/>
          <w:kern w:val="0"/>
          <w:sz w:val="24"/>
          <w:szCs w:val="24"/>
          <w:rPrChange w:id="445" w:author="莉 刘" w:date="2024-10-22T13:52:00Z" w16du:dateUtc="2024-10-22T05:52:00Z">
            <w:rPr>
              <w:rFonts w:cs="Times New Roman"/>
              <w:kern w:val="0"/>
              <w:sz w:val="24"/>
              <w:szCs w:val="24"/>
            </w:rPr>
          </w:rPrChange>
        </w:rPr>
        <w:t>44</w:t>
      </w:r>
      <w:r>
        <w:rPr>
          <w:rFonts w:cs="Times New Roman"/>
          <w:kern w:val="0"/>
          <w:sz w:val="24"/>
          <w:szCs w:val="24"/>
        </w:rPr>
        <w:t>(11), 1837-1856.</w:t>
      </w:r>
    </w:p>
    <w:p w14:paraId="49C688A5" w14:textId="55412B34" w:rsidR="002A315E" w:rsidDel="00885A9F" w:rsidRDefault="00000000">
      <w:pPr>
        <w:pStyle w:val="afb"/>
        <w:wordWrap w:val="0"/>
        <w:ind w:left="480" w:hangingChars="200" w:hanging="480"/>
        <w:rPr>
          <w:moveFrom w:id="446" w:author="莉 刘" w:date="2024-10-22T13:48:00Z" w16du:dateUtc="2024-10-22T05:48:00Z"/>
        </w:rPr>
      </w:pPr>
      <w:moveFromRangeStart w:id="447" w:author="莉 刘" w:date="2024-10-22T13:48:00Z" w:name="move180497303"/>
      <w:moveFrom w:id="448" w:author="莉 刘" w:date="2024-10-22T13:48:00Z" w16du:dateUtc="2024-10-22T05:48:00Z">
        <w:r w:rsidDel="00885A9F">
          <w:rPr>
            <w:rFonts w:cs="Times New Roman" w:hint="eastAsia"/>
            <w:kern w:val="0"/>
            <w:sz w:val="24"/>
            <w:szCs w:val="24"/>
          </w:rPr>
          <w:t xml:space="preserve">de </w:t>
        </w:r>
        <w:r w:rsidDel="00885A9F">
          <w:rPr>
            <w:rFonts w:cs="Times New Roman"/>
            <w:kern w:val="0"/>
            <w:sz w:val="24"/>
            <w:szCs w:val="24"/>
          </w:rPr>
          <w:t>Wynter, A., Wang, X., Sokolov, A., Gu, Q., &amp; Chen, S. Q. (2023). An evaluation on large language model outputs: Discourse and memorization. </w:t>
        </w:r>
        <w:r w:rsidDel="00885A9F">
          <w:rPr>
            <w:rFonts w:cs="Times New Roman"/>
            <w:i/>
            <w:iCs/>
            <w:kern w:val="0"/>
            <w:sz w:val="24"/>
            <w:szCs w:val="24"/>
          </w:rPr>
          <w:t>Natural Language Processing Journal</w:t>
        </w:r>
        <w:r w:rsidDel="00885A9F">
          <w:rPr>
            <w:rFonts w:cs="Times New Roman"/>
            <w:kern w:val="0"/>
            <w:sz w:val="24"/>
            <w:szCs w:val="24"/>
          </w:rPr>
          <w:t>, 4, 100024.</w:t>
        </w:r>
      </w:moveFrom>
    </w:p>
    <w:p w14:paraId="6075055F" w14:textId="77777777" w:rsidR="002A315E" w:rsidRDefault="00000000">
      <w:pPr>
        <w:pStyle w:val="afb"/>
        <w:wordWrap w:val="0"/>
        <w:ind w:left="480" w:hangingChars="200" w:hanging="480"/>
        <w:rPr>
          <w:rFonts w:cs="Times New Roman"/>
          <w:kern w:val="0"/>
          <w:sz w:val="24"/>
          <w:szCs w:val="24"/>
        </w:rPr>
      </w:pPr>
      <w:bookmarkStart w:id="449" w:name="_Hlk180499313"/>
      <w:moveFromRangeEnd w:id="447"/>
      <w:r>
        <w:rPr>
          <w:rFonts w:cs="Times New Roman"/>
          <w:kern w:val="0"/>
          <w:sz w:val="24"/>
          <w:szCs w:val="24"/>
        </w:rPr>
        <w:t>Dalalah</w:t>
      </w:r>
      <w:bookmarkEnd w:id="449"/>
      <w:r>
        <w:rPr>
          <w:rFonts w:cs="Times New Roman"/>
          <w:kern w:val="0"/>
          <w:sz w:val="24"/>
          <w:szCs w:val="24"/>
        </w:rPr>
        <w:t xml:space="preserve">, D., &amp; Dalalah, O. M. (2023). The false positives and false negatives of generative AI detection tools in education and academic research: The case of ChatGPT. </w:t>
      </w:r>
      <w:r>
        <w:rPr>
          <w:rFonts w:cs="Times New Roman"/>
          <w:i/>
          <w:iCs/>
          <w:kern w:val="0"/>
          <w:sz w:val="24"/>
          <w:szCs w:val="24"/>
        </w:rPr>
        <w:t>The International Journal of Management Education</w:t>
      </w:r>
      <w:r>
        <w:rPr>
          <w:rFonts w:cs="Times New Roman"/>
          <w:kern w:val="0"/>
          <w:sz w:val="24"/>
          <w:szCs w:val="24"/>
        </w:rPr>
        <w:t xml:space="preserve">, </w:t>
      </w:r>
      <w:r w:rsidRPr="00885A9F">
        <w:rPr>
          <w:rFonts w:cs="Times New Roman"/>
          <w:i/>
          <w:iCs/>
          <w:kern w:val="0"/>
          <w:sz w:val="24"/>
          <w:szCs w:val="24"/>
          <w:rPrChange w:id="450" w:author="莉 刘" w:date="2024-10-22T13:53:00Z" w16du:dateUtc="2024-10-22T05:53:00Z">
            <w:rPr>
              <w:rFonts w:cs="Times New Roman"/>
              <w:kern w:val="0"/>
              <w:sz w:val="24"/>
              <w:szCs w:val="24"/>
            </w:rPr>
          </w:rPrChange>
        </w:rPr>
        <w:t>21</w:t>
      </w:r>
      <w:r>
        <w:rPr>
          <w:rFonts w:cs="Times New Roman"/>
          <w:kern w:val="0"/>
          <w:sz w:val="24"/>
          <w:szCs w:val="24"/>
        </w:rPr>
        <w:t>(2), 100822.</w:t>
      </w:r>
    </w:p>
    <w:p w14:paraId="2FFD3BC6" w14:textId="77777777" w:rsidR="00885A9F" w:rsidRDefault="00885A9F" w:rsidP="00885A9F">
      <w:pPr>
        <w:pStyle w:val="afb"/>
        <w:wordWrap w:val="0"/>
        <w:ind w:left="480" w:hangingChars="200" w:hanging="480"/>
        <w:rPr>
          <w:moveTo w:id="451" w:author="莉 刘" w:date="2024-10-22T13:47:00Z" w16du:dateUtc="2024-10-22T05:47:00Z"/>
          <w:rFonts w:cs="Times New Roman"/>
          <w:kern w:val="0"/>
          <w:sz w:val="24"/>
          <w:szCs w:val="24"/>
        </w:rPr>
      </w:pPr>
      <w:moveToRangeStart w:id="452" w:author="莉 刘" w:date="2024-10-22T13:47:00Z" w:name="move180497289"/>
      <w:moveTo w:id="453" w:author="莉 刘" w:date="2024-10-22T13:47:00Z" w16du:dateUtc="2024-10-22T05:47:00Z">
        <w:r>
          <w:rPr>
            <w:rFonts w:cs="Times New Roman"/>
            <w:kern w:val="0"/>
            <w:sz w:val="24"/>
            <w:szCs w:val="24"/>
          </w:rPr>
          <w:t>Deakin University</w:t>
        </w:r>
        <w:r>
          <w:rPr>
            <w:rFonts w:cs="Times New Roman" w:hint="eastAsia"/>
            <w:kern w:val="0"/>
            <w:sz w:val="24"/>
            <w:szCs w:val="24"/>
          </w:rPr>
          <w:t>. (2023, March 2)</w:t>
        </w:r>
        <w:r>
          <w:rPr>
            <w:rFonts w:cs="Times New Roman"/>
            <w:kern w:val="0"/>
            <w:sz w:val="24"/>
            <w:szCs w:val="24"/>
          </w:rPr>
          <w:t>. Student guide to using generative AI</w:t>
        </w:r>
        <w:r>
          <w:rPr>
            <w:rFonts w:cs="Times New Roman" w:hint="eastAsia"/>
            <w:kern w:val="0"/>
            <w:sz w:val="24"/>
            <w:szCs w:val="24"/>
          </w:rPr>
          <w:t xml:space="preserve">. </w:t>
        </w:r>
        <w:r>
          <w:rPr>
            <w:rFonts w:cs="Times New Roman"/>
            <w:i/>
            <w:iCs/>
            <w:kern w:val="0"/>
            <w:sz w:val="24"/>
            <w:szCs w:val="24"/>
          </w:rPr>
          <w:t>Deakin University</w:t>
        </w:r>
        <w:r>
          <w:rPr>
            <w:rFonts w:cs="Times New Roman"/>
            <w:kern w:val="0"/>
            <w:sz w:val="24"/>
            <w:szCs w:val="24"/>
          </w:rPr>
          <w:t>. https://www.deakin.edu.au/students/study-support/study-resources/academic-skills/student-guide-to-using-generative-ai</w:t>
        </w:r>
      </w:moveTo>
    </w:p>
    <w:moveToRangeEnd w:id="452"/>
    <w:p w14:paraId="045BE8C7" w14:textId="77777777" w:rsidR="002A315E" w:rsidRDefault="00000000">
      <w:pPr>
        <w:pStyle w:val="afb"/>
        <w:wordWrap w:val="0"/>
        <w:ind w:left="480" w:hangingChars="200" w:hanging="480"/>
        <w:rPr>
          <w:rFonts w:cs="Times New Roman"/>
          <w:kern w:val="0"/>
          <w:sz w:val="24"/>
          <w:szCs w:val="24"/>
        </w:rPr>
      </w:pPr>
      <w:r>
        <w:rPr>
          <w:rFonts w:cs="Times New Roman"/>
          <w:kern w:val="0"/>
          <w:sz w:val="24"/>
          <w:szCs w:val="24"/>
        </w:rPr>
        <w:t>De</w:t>
      </w:r>
      <w:r>
        <w:rPr>
          <w:rFonts w:cs="Times New Roman" w:hint="eastAsia"/>
          <w:kern w:val="0"/>
          <w:sz w:val="24"/>
          <w:szCs w:val="24"/>
        </w:rPr>
        <w:t>-</w:t>
      </w:r>
      <w:r>
        <w:rPr>
          <w:rFonts w:cs="Times New Roman"/>
          <w:kern w:val="0"/>
          <w:sz w:val="24"/>
          <w:szCs w:val="24"/>
        </w:rPr>
        <w:t xml:space="preserve">Silva, D., Mills, N., El-Ayoubi, M., Manic, M., &amp; Alahakoon, D. (2023). Chatgpt and generative ai guidelines for addressing academic integrity and augmenting pre-existing chatbots. In </w:t>
      </w:r>
      <w:r>
        <w:rPr>
          <w:rFonts w:cs="Times New Roman"/>
          <w:i/>
          <w:iCs/>
          <w:kern w:val="0"/>
          <w:sz w:val="24"/>
          <w:szCs w:val="24"/>
        </w:rPr>
        <w:t xml:space="preserve">2023 IEEE International Conference on Industrial Technology(ICIT) </w:t>
      </w:r>
      <w:r>
        <w:rPr>
          <w:rFonts w:cs="Times New Roman"/>
          <w:kern w:val="0"/>
          <w:sz w:val="24"/>
          <w:szCs w:val="24"/>
        </w:rPr>
        <w:t>(pp. 1-6). IEEE.</w:t>
      </w:r>
    </w:p>
    <w:p w14:paraId="40236034" w14:textId="77777777" w:rsidR="00885A9F" w:rsidRPr="00936C96" w:rsidRDefault="00885A9F" w:rsidP="00885A9F">
      <w:pPr>
        <w:pStyle w:val="afb"/>
        <w:wordWrap w:val="0"/>
        <w:ind w:left="480" w:hangingChars="200" w:hanging="480"/>
        <w:rPr>
          <w:moveTo w:id="454" w:author="莉 刘" w:date="2024-10-22T13:48:00Z" w16du:dateUtc="2024-10-22T05:48:00Z"/>
          <w:color w:val="000000" w:themeColor="text1"/>
          <w:rPrChange w:id="455" w:author="沪楠 陈" w:date="2024-10-22T16:18:00Z" w16du:dateUtc="2024-10-22T08:18:00Z">
            <w:rPr>
              <w:moveTo w:id="456" w:author="莉 刘" w:date="2024-10-22T13:48:00Z" w16du:dateUtc="2024-10-22T05:48:00Z"/>
            </w:rPr>
          </w:rPrChange>
        </w:rPr>
      </w:pPr>
      <w:moveToRangeStart w:id="457" w:author="莉 刘" w:date="2024-10-22T13:48:00Z" w:name="move180497303"/>
      <w:moveTo w:id="458" w:author="莉 刘" w:date="2024-10-22T13:48:00Z" w16du:dateUtc="2024-10-22T05:48:00Z">
        <w:r w:rsidRPr="00936C96">
          <w:rPr>
            <w:rFonts w:cs="Times New Roman"/>
            <w:color w:val="000000" w:themeColor="text1"/>
            <w:kern w:val="0"/>
            <w:sz w:val="24"/>
            <w:szCs w:val="24"/>
            <w:rPrChange w:id="459" w:author="沪楠 陈" w:date="2024-10-22T16:18:00Z" w16du:dateUtc="2024-10-22T08:18:00Z">
              <w:rPr>
                <w:rFonts w:cs="Times New Roman"/>
                <w:kern w:val="0"/>
                <w:sz w:val="24"/>
                <w:szCs w:val="24"/>
              </w:rPr>
            </w:rPrChange>
          </w:rPr>
          <w:t>de Wynter, A., Wang, X., Sokolov, A., Gu, Q., &amp; Chen, S. Q. (2023). An evaluation on large language model outputs: Discourse and memorization. </w:t>
        </w:r>
        <w:r w:rsidRPr="00936C96">
          <w:rPr>
            <w:rFonts w:cs="Times New Roman"/>
            <w:i/>
            <w:iCs/>
            <w:color w:val="000000" w:themeColor="text1"/>
            <w:kern w:val="0"/>
            <w:sz w:val="24"/>
            <w:szCs w:val="24"/>
            <w:rPrChange w:id="460" w:author="沪楠 陈" w:date="2024-10-22T16:18:00Z" w16du:dateUtc="2024-10-22T08:18:00Z">
              <w:rPr>
                <w:rFonts w:cs="Times New Roman"/>
                <w:i/>
                <w:iCs/>
                <w:kern w:val="0"/>
                <w:sz w:val="24"/>
                <w:szCs w:val="24"/>
              </w:rPr>
            </w:rPrChange>
          </w:rPr>
          <w:t>Natural Language Processing Journal</w:t>
        </w:r>
        <w:r w:rsidRPr="00936C96">
          <w:rPr>
            <w:rFonts w:cs="Times New Roman"/>
            <w:color w:val="000000" w:themeColor="text1"/>
            <w:kern w:val="0"/>
            <w:sz w:val="24"/>
            <w:szCs w:val="24"/>
            <w:rPrChange w:id="461" w:author="沪楠 陈" w:date="2024-10-22T16:18:00Z" w16du:dateUtc="2024-10-22T08:18:00Z">
              <w:rPr>
                <w:rFonts w:cs="Times New Roman"/>
                <w:kern w:val="0"/>
                <w:sz w:val="24"/>
                <w:szCs w:val="24"/>
              </w:rPr>
            </w:rPrChange>
          </w:rPr>
          <w:t>, </w:t>
        </w:r>
        <w:r w:rsidRPr="00936C96">
          <w:rPr>
            <w:rFonts w:cs="Times New Roman"/>
            <w:i/>
            <w:iCs/>
            <w:color w:val="000000" w:themeColor="text1"/>
            <w:kern w:val="0"/>
            <w:sz w:val="24"/>
            <w:szCs w:val="24"/>
            <w:rPrChange w:id="462" w:author="沪楠 陈" w:date="2024-10-22T16:18:00Z" w16du:dateUtc="2024-10-22T08:18:00Z">
              <w:rPr>
                <w:rFonts w:cs="Times New Roman"/>
                <w:kern w:val="0"/>
                <w:sz w:val="24"/>
                <w:szCs w:val="24"/>
              </w:rPr>
            </w:rPrChange>
          </w:rPr>
          <w:t>4</w:t>
        </w:r>
        <w:r w:rsidRPr="00936C96">
          <w:rPr>
            <w:rFonts w:cs="Times New Roman"/>
            <w:color w:val="000000" w:themeColor="text1"/>
            <w:kern w:val="0"/>
            <w:sz w:val="24"/>
            <w:szCs w:val="24"/>
            <w:rPrChange w:id="463" w:author="沪楠 陈" w:date="2024-10-22T16:18:00Z" w16du:dateUtc="2024-10-22T08:18:00Z">
              <w:rPr>
                <w:rFonts w:cs="Times New Roman"/>
                <w:kern w:val="0"/>
                <w:sz w:val="24"/>
                <w:szCs w:val="24"/>
              </w:rPr>
            </w:rPrChange>
          </w:rPr>
          <w:t>, 100024.</w:t>
        </w:r>
      </w:moveTo>
    </w:p>
    <w:p w14:paraId="54FDD6E9" w14:textId="4D0766BD" w:rsidR="002A315E" w:rsidDel="00885A9F" w:rsidRDefault="00000000">
      <w:pPr>
        <w:pStyle w:val="afb"/>
        <w:wordWrap w:val="0"/>
        <w:ind w:left="480" w:hangingChars="200" w:hanging="480"/>
        <w:rPr>
          <w:moveFrom w:id="464" w:author="莉 刘" w:date="2024-10-22T13:47:00Z" w16du:dateUtc="2024-10-22T05:47:00Z"/>
          <w:rFonts w:cs="Times New Roman"/>
          <w:kern w:val="0"/>
          <w:sz w:val="24"/>
          <w:szCs w:val="24"/>
        </w:rPr>
      </w:pPr>
      <w:moveFromRangeStart w:id="465" w:author="莉 刘" w:date="2024-10-22T13:47:00Z" w:name="move180497289"/>
      <w:moveToRangeEnd w:id="457"/>
      <w:moveFrom w:id="466" w:author="莉 刘" w:date="2024-10-22T13:47:00Z" w16du:dateUtc="2024-10-22T05:47:00Z">
        <w:r w:rsidDel="00885A9F">
          <w:rPr>
            <w:rFonts w:cs="Times New Roman"/>
            <w:kern w:val="0"/>
            <w:sz w:val="24"/>
            <w:szCs w:val="24"/>
          </w:rPr>
          <w:t>Deakin University</w:t>
        </w:r>
        <w:r w:rsidDel="00885A9F">
          <w:rPr>
            <w:rFonts w:cs="Times New Roman" w:hint="eastAsia"/>
            <w:kern w:val="0"/>
            <w:sz w:val="24"/>
            <w:szCs w:val="24"/>
          </w:rPr>
          <w:t>. (2023, March 2)</w:t>
        </w:r>
        <w:r w:rsidDel="00885A9F">
          <w:rPr>
            <w:rFonts w:cs="Times New Roman"/>
            <w:kern w:val="0"/>
            <w:sz w:val="24"/>
            <w:szCs w:val="24"/>
          </w:rPr>
          <w:t>. Student guide to using generative AI</w:t>
        </w:r>
        <w:r w:rsidDel="00885A9F">
          <w:rPr>
            <w:rFonts w:cs="Times New Roman" w:hint="eastAsia"/>
            <w:kern w:val="0"/>
            <w:sz w:val="24"/>
            <w:szCs w:val="24"/>
          </w:rPr>
          <w:t xml:space="preserve">. </w:t>
        </w:r>
        <w:r w:rsidDel="00885A9F">
          <w:rPr>
            <w:rFonts w:cs="Times New Roman"/>
            <w:i/>
            <w:iCs/>
            <w:kern w:val="0"/>
            <w:sz w:val="24"/>
            <w:szCs w:val="24"/>
          </w:rPr>
          <w:t>Deakin University</w:t>
        </w:r>
        <w:r w:rsidDel="00885A9F">
          <w:rPr>
            <w:rFonts w:cs="Times New Roman"/>
            <w:kern w:val="0"/>
            <w:sz w:val="24"/>
            <w:szCs w:val="24"/>
          </w:rPr>
          <w:t>. https://www.deakin.edu.au/students/study-support/study-resources/academic-skills/student-guide-to-using-generative-ai</w:t>
        </w:r>
      </w:moveFrom>
    </w:p>
    <w:moveFromRangeEnd w:id="465"/>
    <w:p w14:paraId="292A8076" w14:textId="77777777" w:rsidR="002A315E" w:rsidRDefault="00000000">
      <w:pPr>
        <w:pStyle w:val="afb"/>
        <w:wordWrap w:val="0"/>
        <w:ind w:left="480" w:hangingChars="200" w:hanging="480"/>
        <w:rPr>
          <w:rFonts w:cs="Times New Roman"/>
          <w:kern w:val="0"/>
          <w:sz w:val="24"/>
          <w:szCs w:val="24"/>
        </w:rPr>
      </w:pPr>
      <w:r>
        <w:rPr>
          <w:rFonts w:cs="Times New Roman"/>
          <w:kern w:val="0"/>
          <w:sz w:val="24"/>
          <w:szCs w:val="24"/>
        </w:rPr>
        <w:t xml:space="preserve">Eisenstein, E. L. (2005). </w:t>
      </w:r>
      <w:r>
        <w:rPr>
          <w:rFonts w:cs="Times New Roman"/>
          <w:i/>
          <w:iCs/>
          <w:kern w:val="0"/>
          <w:sz w:val="24"/>
          <w:szCs w:val="24"/>
        </w:rPr>
        <w:t>The printing revolution in early modern Europe</w:t>
      </w:r>
      <w:r>
        <w:rPr>
          <w:rFonts w:cs="Times New Roman"/>
          <w:kern w:val="0"/>
          <w:sz w:val="24"/>
          <w:szCs w:val="24"/>
        </w:rPr>
        <w:t xml:space="preserve">. Cambridge University Press. </w:t>
      </w:r>
    </w:p>
    <w:p w14:paraId="5E8F0435" w14:textId="77777777" w:rsidR="002A315E" w:rsidRDefault="00000000">
      <w:pPr>
        <w:pStyle w:val="afb"/>
        <w:wordWrap w:val="0"/>
        <w:ind w:left="480" w:hangingChars="200" w:hanging="480"/>
        <w:rPr>
          <w:rFonts w:cs="Times New Roman"/>
          <w:kern w:val="0"/>
          <w:sz w:val="24"/>
          <w:szCs w:val="24"/>
        </w:rPr>
      </w:pPr>
      <w:r>
        <w:rPr>
          <w:rFonts w:cs="Times New Roman"/>
          <w:kern w:val="0"/>
          <w:sz w:val="24"/>
          <w:szCs w:val="24"/>
        </w:rPr>
        <w:t>Evans,</w:t>
      </w:r>
      <w:r>
        <w:rPr>
          <w:rFonts w:cs="Times New Roman" w:hint="eastAsia"/>
          <w:kern w:val="0"/>
          <w:sz w:val="24"/>
          <w:szCs w:val="24"/>
        </w:rPr>
        <w:t xml:space="preserve"> K. (2023, Jan 16)</w:t>
      </w:r>
      <w:r>
        <w:rPr>
          <w:rFonts w:cs="Times New Roman"/>
          <w:kern w:val="0"/>
          <w:sz w:val="24"/>
          <w:szCs w:val="24"/>
        </w:rPr>
        <w:t xml:space="preserve">. Aumann: A.I. Chatbots Altering Education. </w:t>
      </w:r>
      <w:r>
        <w:rPr>
          <w:rFonts w:cs="Times New Roman"/>
          <w:i/>
          <w:iCs/>
          <w:kern w:val="0"/>
          <w:sz w:val="24"/>
          <w:szCs w:val="24"/>
        </w:rPr>
        <w:t>Northern Today</w:t>
      </w:r>
      <w:r>
        <w:rPr>
          <w:rFonts w:cs="Times New Roman" w:hint="eastAsia"/>
          <w:kern w:val="0"/>
          <w:sz w:val="24"/>
          <w:szCs w:val="24"/>
        </w:rPr>
        <w:t xml:space="preserve">. </w:t>
      </w:r>
      <w:r>
        <w:rPr>
          <w:rFonts w:cs="Times New Roman"/>
          <w:kern w:val="0"/>
          <w:sz w:val="24"/>
          <w:szCs w:val="24"/>
        </w:rPr>
        <w:t>https://news.nmu.edu/aumann-ai-chatbots-altering-education</w:t>
      </w:r>
    </w:p>
    <w:p w14:paraId="2FA16130" w14:textId="77777777" w:rsidR="002A315E" w:rsidRPr="00936C96" w:rsidRDefault="00000000">
      <w:pPr>
        <w:pStyle w:val="afb"/>
        <w:wordWrap w:val="0"/>
        <w:ind w:left="480" w:hangingChars="200" w:hanging="480"/>
        <w:rPr>
          <w:rFonts w:cs="Times New Roman"/>
          <w:color w:val="000000" w:themeColor="text1"/>
          <w:kern w:val="0"/>
          <w:sz w:val="24"/>
          <w:szCs w:val="24"/>
          <w:rPrChange w:id="467" w:author="沪楠 陈" w:date="2024-10-22T16:17:00Z" w16du:dateUtc="2024-10-22T08:17:00Z">
            <w:rPr>
              <w:rFonts w:cs="Times New Roman"/>
              <w:kern w:val="0"/>
              <w:sz w:val="24"/>
              <w:szCs w:val="24"/>
            </w:rPr>
          </w:rPrChange>
        </w:rPr>
      </w:pPr>
      <w:r w:rsidRPr="00936C96">
        <w:rPr>
          <w:rFonts w:cs="Times New Roman"/>
          <w:color w:val="000000" w:themeColor="text1"/>
          <w:kern w:val="0"/>
          <w:sz w:val="24"/>
          <w:szCs w:val="24"/>
          <w:rPrChange w:id="468" w:author="沪楠 陈" w:date="2024-10-22T16:17:00Z" w16du:dateUtc="2024-10-22T08:17:00Z">
            <w:rPr>
              <w:rFonts w:cs="Times New Roman"/>
              <w:kern w:val="0"/>
              <w:sz w:val="24"/>
              <w:szCs w:val="24"/>
            </w:rPr>
          </w:rPrChange>
        </w:rPr>
        <w:lastRenderedPageBreak/>
        <w:t xml:space="preserve">Febvre, L., &amp; Martin, H. J. (1997). </w:t>
      </w:r>
      <w:r w:rsidRPr="00936C96">
        <w:rPr>
          <w:rFonts w:cs="Times New Roman"/>
          <w:i/>
          <w:iCs/>
          <w:color w:val="000000" w:themeColor="text1"/>
          <w:kern w:val="0"/>
          <w:sz w:val="24"/>
          <w:szCs w:val="24"/>
          <w:rPrChange w:id="469" w:author="沪楠 陈" w:date="2024-10-22T16:17:00Z" w16du:dateUtc="2024-10-22T08:17:00Z">
            <w:rPr>
              <w:rFonts w:cs="Times New Roman"/>
              <w:i/>
              <w:iCs/>
              <w:kern w:val="0"/>
              <w:sz w:val="24"/>
              <w:szCs w:val="24"/>
            </w:rPr>
          </w:rPrChange>
        </w:rPr>
        <w:t>The coming of the book: the impact of printing 1450-1800</w:t>
      </w:r>
      <w:r w:rsidRPr="00936C96">
        <w:rPr>
          <w:rFonts w:cs="Times New Roman"/>
          <w:color w:val="000000" w:themeColor="text1"/>
          <w:kern w:val="0"/>
          <w:sz w:val="24"/>
          <w:szCs w:val="24"/>
          <w:rPrChange w:id="470" w:author="沪楠 陈" w:date="2024-10-22T16:17:00Z" w16du:dateUtc="2024-10-22T08:17:00Z">
            <w:rPr>
              <w:rFonts w:cs="Times New Roman"/>
              <w:kern w:val="0"/>
              <w:sz w:val="24"/>
              <w:szCs w:val="24"/>
            </w:rPr>
          </w:rPrChange>
        </w:rPr>
        <w:t xml:space="preserve"> (Vol. 10). Verso.</w:t>
      </w:r>
    </w:p>
    <w:p w14:paraId="5D1A328C" w14:textId="77777777" w:rsidR="002A315E" w:rsidRDefault="00000000">
      <w:pPr>
        <w:pStyle w:val="afb"/>
        <w:wordWrap w:val="0"/>
        <w:ind w:left="480" w:hangingChars="200" w:hanging="480"/>
        <w:rPr>
          <w:rFonts w:cs="Times New Roman"/>
          <w:kern w:val="0"/>
          <w:sz w:val="24"/>
          <w:szCs w:val="24"/>
        </w:rPr>
      </w:pPr>
      <w:r>
        <w:rPr>
          <w:rFonts w:cs="Times New Roman"/>
          <w:kern w:val="0"/>
          <w:sz w:val="24"/>
          <w:szCs w:val="24"/>
        </w:rPr>
        <w:t xml:space="preserve">Fernandez, P., Chaffin, A., Tit, K., Chappelier, V., &amp; Furon, T. (2023, December). Three bricks to consolidate watermarks for large language models. In </w:t>
      </w:r>
      <w:r>
        <w:rPr>
          <w:rFonts w:cs="Times New Roman"/>
          <w:i/>
          <w:iCs/>
          <w:kern w:val="0"/>
          <w:sz w:val="24"/>
          <w:szCs w:val="24"/>
        </w:rPr>
        <w:t>2023 IEEE International Workshop on Information Forensics and Security (WIFS)</w:t>
      </w:r>
      <w:r>
        <w:rPr>
          <w:rFonts w:cs="Times New Roman"/>
          <w:kern w:val="0"/>
          <w:sz w:val="24"/>
          <w:szCs w:val="24"/>
        </w:rPr>
        <w:t xml:space="preserve"> (pp. 1-6). IEEE. </w:t>
      </w:r>
    </w:p>
    <w:p w14:paraId="511202F8" w14:textId="77777777" w:rsidR="002A315E" w:rsidRDefault="00000000">
      <w:pPr>
        <w:pStyle w:val="afb"/>
        <w:wordWrap w:val="0"/>
        <w:ind w:left="480" w:hangingChars="200" w:hanging="480"/>
        <w:rPr>
          <w:rFonts w:cs="Times New Roman"/>
          <w:kern w:val="0"/>
          <w:sz w:val="24"/>
          <w:szCs w:val="24"/>
        </w:rPr>
      </w:pPr>
      <w:r>
        <w:rPr>
          <w:rFonts w:cs="Times New Roman"/>
          <w:kern w:val="0"/>
          <w:sz w:val="24"/>
          <w:szCs w:val="24"/>
        </w:rPr>
        <w:t xml:space="preserve">Hemnes, T. (2024). </w:t>
      </w:r>
      <w:r>
        <w:rPr>
          <w:rFonts w:cs="Times New Roman" w:hint="eastAsia"/>
          <w:kern w:val="0"/>
          <w:sz w:val="24"/>
          <w:szCs w:val="24"/>
        </w:rPr>
        <w:t>T</w:t>
      </w:r>
      <w:r>
        <w:rPr>
          <w:rFonts w:cs="Times New Roman"/>
          <w:kern w:val="0"/>
          <w:sz w:val="24"/>
          <w:szCs w:val="24"/>
        </w:rPr>
        <w:t xml:space="preserve">he copyright work of authorship. </w:t>
      </w:r>
      <w:r>
        <w:rPr>
          <w:rFonts w:cs="Times New Roman"/>
          <w:i/>
          <w:iCs/>
          <w:kern w:val="0"/>
          <w:sz w:val="24"/>
          <w:szCs w:val="24"/>
        </w:rPr>
        <w:t>Santa Clara High Technology Law Journal</w:t>
      </w:r>
      <w:r>
        <w:rPr>
          <w:rFonts w:cs="Times New Roman"/>
          <w:kern w:val="0"/>
          <w:sz w:val="24"/>
          <w:szCs w:val="24"/>
        </w:rPr>
        <w:t xml:space="preserve">, </w:t>
      </w:r>
      <w:r w:rsidRPr="00FA289E">
        <w:rPr>
          <w:rFonts w:cs="Times New Roman"/>
          <w:i/>
          <w:iCs/>
          <w:kern w:val="0"/>
          <w:sz w:val="24"/>
          <w:szCs w:val="24"/>
          <w:rPrChange w:id="471" w:author="莉 刘" w:date="2024-10-22T13:56:00Z" w16du:dateUtc="2024-10-22T05:56:00Z">
            <w:rPr>
              <w:rFonts w:cs="Times New Roman"/>
              <w:kern w:val="0"/>
              <w:sz w:val="24"/>
              <w:szCs w:val="24"/>
            </w:rPr>
          </w:rPrChange>
        </w:rPr>
        <w:t>40</w:t>
      </w:r>
      <w:r>
        <w:rPr>
          <w:rFonts w:cs="Times New Roman"/>
          <w:kern w:val="0"/>
          <w:sz w:val="24"/>
          <w:szCs w:val="24"/>
        </w:rPr>
        <w:t>(1), 35.</w:t>
      </w:r>
    </w:p>
    <w:p w14:paraId="3B08C354" w14:textId="77777777" w:rsidR="002A315E" w:rsidRDefault="00000000">
      <w:pPr>
        <w:pStyle w:val="afb"/>
        <w:wordWrap w:val="0"/>
        <w:ind w:left="480" w:hangingChars="200" w:hanging="480"/>
        <w:rPr>
          <w:rFonts w:cs="Times New Roman"/>
          <w:kern w:val="0"/>
          <w:sz w:val="24"/>
          <w:szCs w:val="24"/>
        </w:rPr>
      </w:pPr>
      <w:r>
        <w:rPr>
          <w:rFonts w:cs="Times New Roman"/>
          <w:kern w:val="0"/>
          <w:sz w:val="24"/>
          <w:szCs w:val="24"/>
        </w:rPr>
        <w:t>Herald</w:t>
      </w:r>
      <w:r>
        <w:rPr>
          <w:rFonts w:cs="Times New Roman" w:hint="eastAsia"/>
          <w:kern w:val="0"/>
          <w:sz w:val="24"/>
          <w:szCs w:val="24"/>
        </w:rPr>
        <w:t>,</w:t>
      </w:r>
      <w:r>
        <w:rPr>
          <w:rFonts w:cs="Times New Roman"/>
          <w:kern w:val="0"/>
          <w:sz w:val="24"/>
          <w:szCs w:val="24"/>
        </w:rPr>
        <w:t xml:space="preserve"> N</w:t>
      </w:r>
      <w:r>
        <w:rPr>
          <w:rFonts w:cs="Times New Roman" w:hint="eastAsia"/>
          <w:kern w:val="0"/>
          <w:sz w:val="24"/>
          <w:szCs w:val="24"/>
        </w:rPr>
        <w:t>.</w:t>
      </w:r>
      <w:r>
        <w:rPr>
          <w:rFonts w:cs="Times New Roman"/>
          <w:kern w:val="0"/>
          <w:sz w:val="24"/>
          <w:szCs w:val="24"/>
        </w:rPr>
        <w:t xml:space="preserve"> Z</w:t>
      </w:r>
      <w:r>
        <w:rPr>
          <w:rFonts w:cs="Times New Roman" w:hint="eastAsia"/>
          <w:kern w:val="0"/>
          <w:sz w:val="24"/>
          <w:szCs w:val="24"/>
        </w:rPr>
        <w:t>. (</w:t>
      </w:r>
      <w:r>
        <w:rPr>
          <w:rFonts w:cs="Times New Roman"/>
          <w:kern w:val="0"/>
          <w:sz w:val="24"/>
          <w:szCs w:val="24"/>
        </w:rPr>
        <w:t>2024</w:t>
      </w:r>
      <w:r>
        <w:rPr>
          <w:rFonts w:cs="Times New Roman" w:hint="eastAsia"/>
          <w:kern w:val="0"/>
          <w:sz w:val="24"/>
          <w:szCs w:val="24"/>
        </w:rPr>
        <w:t>, July 29)</w:t>
      </w:r>
      <w:r>
        <w:rPr>
          <w:rFonts w:cs="Times New Roman"/>
          <w:kern w:val="0"/>
          <w:sz w:val="24"/>
          <w:szCs w:val="24"/>
        </w:rPr>
        <w:t xml:space="preserve">. “It’s Russian roulette” - Top students deny AI cheating after teachers flunk them. </w:t>
      </w:r>
      <w:r>
        <w:rPr>
          <w:rFonts w:cs="Times New Roman" w:hint="eastAsia"/>
          <w:i/>
          <w:iCs/>
          <w:kern w:val="0"/>
          <w:sz w:val="24"/>
          <w:szCs w:val="24"/>
        </w:rPr>
        <w:t>NewstalkZB</w:t>
      </w:r>
      <w:r>
        <w:rPr>
          <w:rFonts w:cs="Times New Roman" w:hint="eastAsia"/>
          <w:kern w:val="0"/>
          <w:sz w:val="24"/>
          <w:szCs w:val="24"/>
        </w:rPr>
        <w:t xml:space="preserve">. </w:t>
      </w:r>
      <w:r>
        <w:rPr>
          <w:rFonts w:cs="Times New Roman"/>
          <w:kern w:val="0"/>
          <w:sz w:val="24"/>
          <w:szCs w:val="24"/>
        </w:rPr>
        <w:t>https://www.newstalkzb.co.nz/news/education/ai-and-chatgpt-cheating-allegations-at-cambridge-and-pukekohe-high-outrage-parents-of-top-students/</w:t>
      </w:r>
    </w:p>
    <w:p w14:paraId="5A3A422F" w14:textId="77777777" w:rsidR="002A315E" w:rsidRDefault="00000000">
      <w:pPr>
        <w:pStyle w:val="afb"/>
        <w:wordWrap w:val="0"/>
        <w:ind w:left="480" w:hangingChars="200" w:hanging="480"/>
        <w:rPr>
          <w:rFonts w:cs="Times New Roman"/>
          <w:kern w:val="0"/>
          <w:sz w:val="24"/>
          <w:szCs w:val="24"/>
        </w:rPr>
      </w:pPr>
      <w:r>
        <w:rPr>
          <w:rFonts w:cs="Times New Roman"/>
          <w:kern w:val="0"/>
          <w:sz w:val="24"/>
          <w:szCs w:val="24"/>
        </w:rPr>
        <w:t>ICML</w:t>
      </w:r>
      <w:r>
        <w:rPr>
          <w:rFonts w:cs="Times New Roman" w:hint="eastAsia"/>
          <w:kern w:val="0"/>
          <w:sz w:val="24"/>
          <w:szCs w:val="24"/>
        </w:rPr>
        <w:t xml:space="preserve">. (2023, July 7). </w:t>
      </w:r>
      <w:r>
        <w:rPr>
          <w:rFonts w:cs="Times New Roman"/>
          <w:kern w:val="0"/>
          <w:sz w:val="24"/>
          <w:szCs w:val="24"/>
        </w:rPr>
        <w:t xml:space="preserve">Outstanding Paper Awards. </w:t>
      </w:r>
      <w:r>
        <w:rPr>
          <w:rFonts w:cs="Times New Roman"/>
          <w:i/>
          <w:iCs/>
          <w:kern w:val="0"/>
          <w:sz w:val="24"/>
          <w:szCs w:val="24"/>
        </w:rPr>
        <w:t>ICML</w:t>
      </w:r>
      <w:r>
        <w:rPr>
          <w:rFonts w:cs="Times New Roman"/>
          <w:kern w:val="0"/>
          <w:sz w:val="24"/>
          <w:szCs w:val="24"/>
        </w:rPr>
        <w:t>. https://icml.cc/Conferences/2023/Awards</w:t>
      </w:r>
    </w:p>
    <w:p w14:paraId="45583377" w14:textId="77777777" w:rsidR="00885A9F" w:rsidRPr="006C5313" w:rsidRDefault="00885A9F" w:rsidP="00885A9F">
      <w:pPr>
        <w:pStyle w:val="afb"/>
        <w:wordWrap w:val="0"/>
        <w:ind w:left="480" w:hangingChars="200" w:hanging="480"/>
        <w:rPr>
          <w:moveTo w:id="472" w:author="莉 刘" w:date="2024-10-22T13:48:00Z" w16du:dateUtc="2024-10-22T05:48:00Z"/>
          <w:rFonts w:cs="Times New Roman"/>
          <w:color w:val="FF0000"/>
          <w:kern w:val="0"/>
          <w:sz w:val="24"/>
          <w:szCs w:val="24"/>
          <w:rPrChange w:id="473" w:author="莉 刘" w:date="2024-10-22T14:28:00Z" w16du:dateUtc="2024-10-22T06:28:00Z">
            <w:rPr>
              <w:moveTo w:id="474" w:author="莉 刘" w:date="2024-10-22T13:48:00Z" w16du:dateUtc="2024-10-22T05:48:00Z"/>
              <w:rFonts w:cs="Times New Roman"/>
              <w:kern w:val="0"/>
              <w:sz w:val="24"/>
              <w:szCs w:val="24"/>
            </w:rPr>
          </w:rPrChange>
        </w:rPr>
      </w:pPr>
      <w:moveToRangeStart w:id="475" w:author="莉 刘" w:date="2024-10-22T13:48:00Z" w:name="move180497347"/>
      <w:moveTo w:id="476" w:author="莉 刘" w:date="2024-10-22T13:48:00Z" w16du:dateUtc="2024-10-22T05:48:00Z">
        <w:r w:rsidRPr="00936C96">
          <w:rPr>
            <w:rFonts w:cs="Times New Roman"/>
            <w:color w:val="000000" w:themeColor="text1"/>
            <w:kern w:val="0"/>
            <w:sz w:val="24"/>
            <w:szCs w:val="24"/>
            <w:rPrChange w:id="477" w:author="沪楠 陈" w:date="2024-10-22T16:18:00Z" w16du:dateUtc="2024-10-22T08:18:00Z">
              <w:rPr>
                <w:rFonts w:cs="Times New Roman"/>
                <w:kern w:val="0"/>
                <w:sz w:val="24"/>
                <w:szCs w:val="24"/>
              </w:rPr>
            </w:rPrChange>
          </w:rPr>
          <w:t xml:space="preserve">Kaplan, B. (1967). </w:t>
        </w:r>
        <w:r w:rsidRPr="00936C96">
          <w:rPr>
            <w:rFonts w:cs="Times New Roman"/>
            <w:i/>
            <w:iCs/>
            <w:color w:val="000000" w:themeColor="text1"/>
            <w:kern w:val="0"/>
            <w:sz w:val="24"/>
            <w:szCs w:val="24"/>
            <w:rPrChange w:id="478" w:author="沪楠 陈" w:date="2024-10-22T16:18:00Z" w16du:dateUtc="2024-10-22T08:18:00Z">
              <w:rPr>
                <w:rFonts w:cs="Times New Roman"/>
                <w:i/>
                <w:iCs/>
                <w:kern w:val="0"/>
                <w:sz w:val="24"/>
                <w:szCs w:val="24"/>
              </w:rPr>
            </w:rPrChange>
          </w:rPr>
          <w:t>An unhurried view of copyright</w:t>
        </w:r>
        <w:r w:rsidRPr="00936C96">
          <w:rPr>
            <w:rFonts w:cs="Times New Roman"/>
            <w:color w:val="000000" w:themeColor="text1"/>
            <w:kern w:val="0"/>
            <w:sz w:val="24"/>
            <w:szCs w:val="24"/>
            <w:rPrChange w:id="479" w:author="沪楠 陈" w:date="2024-10-22T16:18:00Z" w16du:dateUtc="2024-10-22T08:18:00Z">
              <w:rPr>
                <w:rFonts w:cs="Times New Roman"/>
                <w:kern w:val="0"/>
                <w:sz w:val="24"/>
                <w:szCs w:val="24"/>
              </w:rPr>
            </w:rPrChange>
          </w:rPr>
          <w:t>. Columbia University Press.</w:t>
        </w:r>
      </w:moveTo>
    </w:p>
    <w:moveToRangeEnd w:id="475"/>
    <w:p w14:paraId="0809E8A8" w14:textId="77777777" w:rsidR="002A315E" w:rsidRDefault="00000000">
      <w:pPr>
        <w:pStyle w:val="afb"/>
        <w:wordWrap w:val="0"/>
        <w:ind w:left="480" w:hangingChars="200" w:hanging="480"/>
        <w:rPr>
          <w:rFonts w:cs="Times New Roman"/>
          <w:kern w:val="0"/>
          <w:sz w:val="24"/>
          <w:szCs w:val="24"/>
        </w:rPr>
      </w:pPr>
      <w:r>
        <w:rPr>
          <w:rFonts w:cs="Times New Roman"/>
          <w:kern w:val="0"/>
          <w:sz w:val="24"/>
          <w:szCs w:val="24"/>
        </w:rPr>
        <w:t>Kirchenbauer, J., Geiping, J., Wen, Y., Katz, J., Miers, I., &amp; Goldstein, T. (2023, July</w:t>
      </w:r>
      <w:r>
        <w:rPr>
          <w:rFonts w:cs="Times New Roman" w:hint="eastAsia"/>
          <w:kern w:val="0"/>
          <w:sz w:val="24"/>
          <w:szCs w:val="24"/>
        </w:rPr>
        <w:t xml:space="preserve"> 26</w:t>
      </w:r>
      <w:r>
        <w:rPr>
          <w:rFonts w:cs="Times New Roman"/>
          <w:kern w:val="0"/>
          <w:sz w:val="24"/>
          <w:szCs w:val="24"/>
        </w:rPr>
        <w:t xml:space="preserve">). A watermark for large language models. In </w:t>
      </w:r>
      <w:r>
        <w:rPr>
          <w:rFonts w:cs="Times New Roman"/>
          <w:i/>
          <w:iCs/>
          <w:kern w:val="0"/>
          <w:sz w:val="24"/>
          <w:szCs w:val="24"/>
        </w:rPr>
        <w:t>International Conference on Machine Learning</w:t>
      </w:r>
      <w:r>
        <w:rPr>
          <w:rFonts w:cs="Times New Roman"/>
          <w:kern w:val="0"/>
          <w:sz w:val="24"/>
          <w:szCs w:val="24"/>
        </w:rPr>
        <w:t xml:space="preserve"> (pp. 17061-17084). PMLR.</w:t>
      </w:r>
    </w:p>
    <w:p w14:paraId="7F2F37DD" w14:textId="7D8DD603" w:rsidR="002A315E" w:rsidDel="00885A9F" w:rsidRDefault="00000000">
      <w:pPr>
        <w:pStyle w:val="afb"/>
        <w:wordWrap w:val="0"/>
        <w:ind w:left="480" w:hangingChars="200" w:hanging="480"/>
        <w:rPr>
          <w:moveFrom w:id="480" w:author="莉 刘" w:date="2024-10-22T13:48:00Z" w16du:dateUtc="2024-10-22T05:48:00Z"/>
          <w:rFonts w:cs="Times New Roman"/>
          <w:kern w:val="0"/>
          <w:sz w:val="24"/>
          <w:szCs w:val="24"/>
        </w:rPr>
      </w:pPr>
      <w:moveFromRangeStart w:id="481" w:author="莉 刘" w:date="2024-10-22T13:48:00Z" w:name="move180497347"/>
      <w:moveFrom w:id="482" w:author="莉 刘" w:date="2024-10-22T13:48:00Z" w16du:dateUtc="2024-10-22T05:48:00Z">
        <w:r w:rsidDel="00885A9F">
          <w:rPr>
            <w:rFonts w:cs="Times New Roman"/>
            <w:kern w:val="0"/>
            <w:sz w:val="24"/>
            <w:szCs w:val="24"/>
          </w:rPr>
          <w:t xml:space="preserve">Kaplan, B. (1967). </w:t>
        </w:r>
        <w:r w:rsidDel="00885A9F">
          <w:rPr>
            <w:rFonts w:cs="Times New Roman"/>
            <w:i/>
            <w:iCs/>
            <w:kern w:val="0"/>
            <w:sz w:val="24"/>
            <w:szCs w:val="24"/>
          </w:rPr>
          <w:t>An unhurried view of copyright</w:t>
        </w:r>
        <w:r w:rsidDel="00885A9F">
          <w:rPr>
            <w:rFonts w:cs="Times New Roman"/>
            <w:kern w:val="0"/>
            <w:sz w:val="24"/>
            <w:szCs w:val="24"/>
          </w:rPr>
          <w:t>. Columbia University Press.</w:t>
        </w:r>
      </w:moveFrom>
    </w:p>
    <w:moveFromRangeEnd w:id="481"/>
    <w:p w14:paraId="517F1A63" w14:textId="77777777" w:rsidR="002A315E" w:rsidRDefault="00000000">
      <w:pPr>
        <w:pStyle w:val="afb"/>
        <w:wordWrap w:val="0"/>
        <w:ind w:left="480" w:hangingChars="200" w:hanging="480"/>
        <w:rPr>
          <w:rFonts w:cs="Times New Roman"/>
          <w:kern w:val="0"/>
          <w:sz w:val="24"/>
          <w:szCs w:val="24"/>
        </w:rPr>
      </w:pPr>
      <w:r>
        <w:rPr>
          <w:rFonts w:cs="Times New Roman"/>
          <w:kern w:val="0"/>
          <w:sz w:val="24"/>
          <w:szCs w:val="24"/>
        </w:rPr>
        <w:t>Kuditipudi, R., Thickstun, J., Hashimoto, T., &amp; Liang, P. (2023</w:t>
      </w:r>
      <w:r>
        <w:rPr>
          <w:rFonts w:cs="Times New Roman" w:hint="eastAsia"/>
          <w:kern w:val="0"/>
          <w:sz w:val="24"/>
          <w:szCs w:val="24"/>
        </w:rPr>
        <w:t>, Jun 6</w:t>
      </w:r>
      <w:r>
        <w:rPr>
          <w:rFonts w:cs="Times New Roman"/>
          <w:kern w:val="0"/>
          <w:sz w:val="24"/>
          <w:szCs w:val="24"/>
        </w:rPr>
        <w:t xml:space="preserve">). Robust distortion-free watermarks for language models. </w:t>
      </w:r>
      <w:r>
        <w:rPr>
          <w:rFonts w:cs="Times New Roman"/>
          <w:i/>
          <w:iCs/>
          <w:kern w:val="0"/>
          <w:sz w:val="24"/>
          <w:szCs w:val="24"/>
        </w:rPr>
        <w:t>arXiv</w:t>
      </w:r>
      <w:r>
        <w:rPr>
          <w:rFonts w:cs="Times New Roman" w:hint="eastAsia"/>
          <w:kern w:val="0"/>
          <w:sz w:val="24"/>
          <w:szCs w:val="24"/>
        </w:rPr>
        <w:t xml:space="preserve">. </w:t>
      </w:r>
      <w:r>
        <w:rPr>
          <w:rFonts w:cs="Times New Roman"/>
          <w:kern w:val="0"/>
          <w:sz w:val="24"/>
          <w:szCs w:val="24"/>
        </w:rPr>
        <w:t>https://arxiv.org/abs/2307.1559</w:t>
      </w:r>
      <w:r>
        <w:rPr>
          <w:rFonts w:cs="Times New Roman" w:hint="eastAsia"/>
          <w:kern w:val="0"/>
          <w:sz w:val="24"/>
          <w:szCs w:val="24"/>
        </w:rPr>
        <w:t>3</w:t>
      </w:r>
    </w:p>
    <w:p w14:paraId="1424209C" w14:textId="77777777" w:rsidR="002A315E" w:rsidRDefault="00000000">
      <w:pPr>
        <w:pStyle w:val="afb"/>
        <w:wordWrap w:val="0"/>
        <w:ind w:left="480" w:hangingChars="200" w:hanging="480"/>
        <w:rPr>
          <w:rFonts w:cs="Times New Roman"/>
          <w:kern w:val="0"/>
          <w:sz w:val="24"/>
          <w:szCs w:val="24"/>
        </w:rPr>
      </w:pPr>
      <w:r>
        <w:rPr>
          <w:rFonts w:cs="Times New Roman"/>
          <w:kern w:val="0"/>
          <w:sz w:val="24"/>
          <w:szCs w:val="24"/>
        </w:rPr>
        <w:t xml:space="preserve">Latourette, A. W. (2010). Plagiarism: Legal and ethical implications for the university. </w:t>
      </w:r>
      <w:r>
        <w:rPr>
          <w:rFonts w:cs="Times New Roman"/>
          <w:i/>
          <w:iCs/>
          <w:kern w:val="0"/>
          <w:sz w:val="24"/>
          <w:szCs w:val="24"/>
        </w:rPr>
        <w:t>JC &amp; UL</w:t>
      </w:r>
      <w:r>
        <w:rPr>
          <w:rFonts w:cs="Times New Roman"/>
          <w:kern w:val="0"/>
          <w:sz w:val="24"/>
          <w:szCs w:val="24"/>
        </w:rPr>
        <w:t xml:space="preserve">, </w:t>
      </w:r>
      <w:r w:rsidRPr="00B24209">
        <w:rPr>
          <w:rFonts w:cs="Times New Roman"/>
          <w:i/>
          <w:iCs/>
          <w:kern w:val="0"/>
          <w:sz w:val="24"/>
          <w:szCs w:val="24"/>
          <w:rPrChange w:id="483" w:author="沪楠 陈" w:date="2024-10-23T09:11:00Z" w16du:dateUtc="2024-10-23T01:11:00Z">
            <w:rPr>
              <w:rFonts w:cs="Times New Roman"/>
              <w:kern w:val="0"/>
              <w:sz w:val="24"/>
              <w:szCs w:val="24"/>
            </w:rPr>
          </w:rPrChange>
        </w:rPr>
        <w:t>37</w:t>
      </w:r>
      <w:r>
        <w:rPr>
          <w:rFonts w:cs="Times New Roman"/>
          <w:kern w:val="0"/>
          <w:sz w:val="24"/>
          <w:szCs w:val="24"/>
        </w:rPr>
        <w:t>(1): 1-92.</w:t>
      </w:r>
    </w:p>
    <w:p w14:paraId="4903AF94" w14:textId="77777777" w:rsidR="002A315E" w:rsidRDefault="00000000">
      <w:pPr>
        <w:pStyle w:val="afb"/>
        <w:wordWrap w:val="0"/>
        <w:ind w:left="480" w:hangingChars="200" w:hanging="480"/>
        <w:rPr>
          <w:rFonts w:cs="Times New Roman"/>
          <w:kern w:val="0"/>
          <w:sz w:val="24"/>
          <w:szCs w:val="24"/>
        </w:rPr>
      </w:pPr>
      <w:r>
        <w:rPr>
          <w:rFonts w:cs="Times New Roman"/>
          <w:kern w:val="0"/>
          <w:sz w:val="24"/>
          <w:szCs w:val="24"/>
        </w:rPr>
        <w:t xml:space="preserve">Patterson, L. R. (1968). </w:t>
      </w:r>
      <w:r>
        <w:rPr>
          <w:rFonts w:cs="Times New Roman"/>
          <w:i/>
          <w:iCs/>
          <w:kern w:val="0"/>
          <w:sz w:val="24"/>
          <w:szCs w:val="24"/>
        </w:rPr>
        <w:t>Copyright in historical perspective</w:t>
      </w:r>
      <w:r>
        <w:rPr>
          <w:rFonts w:cs="Times New Roman"/>
          <w:kern w:val="0"/>
          <w:sz w:val="24"/>
          <w:szCs w:val="24"/>
        </w:rPr>
        <w:t>. Vanderbilt University Press.</w:t>
      </w:r>
    </w:p>
    <w:p w14:paraId="2D738F5E" w14:textId="77777777" w:rsidR="002A315E" w:rsidRDefault="00000000">
      <w:pPr>
        <w:pStyle w:val="afb"/>
        <w:wordWrap w:val="0"/>
        <w:ind w:left="480" w:hangingChars="200" w:hanging="480"/>
        <w:rPr>
          <w:rFonts w:cs="Times New Roman"/>
          <w:kern w:val="0"/>
          <w:sz w:val="24"/>
          <w:szCs w:val="24"/>
        </w:rPr>
      </w:pPr>
      <w:r>
        <w:rPr>
          <w:rFonts w:cs="Times New Roman"/>
          <w:kern w:val="0"/>
          <w:sz w:val="24"/>
          <w:szCs w:val="24"/>
        </w:rPr>
        <w:t>University of British Columbia</w:t>
      </w:r>
      <w:r>
        <w:rPr>
          <w:rFonts w:cs="Times New Roman" w:hint="eastAsia"/>
          <w:kern w:val="0"/>
          <w:sz w:val="24"/>
          <w:szCs w:val="24"/>
        </w:rPr>
        <w:t>.</w:t>
      </w:r>
      <w:r>
        <w:rPr>
          <w:rFonts w:cs="Times New Roman"/>
          <w:kern w:val="0"/>
          <w:sz w:val="24"/>
          <w:szCs w:val="24"/>
        </w:rPr>
        <w:t xml:space="preserve"> </w:t>
      </w:r>
      <w:r>
        <w:rPr>
          <w:rFonts w:cs="Times New Roman" w:hint="eastAsia"/>
          <w:kern w:val="0"/>
          <w:sz w:val="24"/>
          <w:szCs w:val="24"/>
        </w:rPr>
        <w:t>(</w:t>
      </w:r>
      <w:r>
        <w:rPr>
          <w:rFonts w:cs="Times New Roman"/>
          <w:kern w:val="0"/>
          <w:sz w:val="24"/>
          <w:szCs w:val="24"/>
        </w:rPr>
        <w:t>2023</w:t>
      </w:r>
      <w:r>
        <w:rPr>
          <w:rFonts w:cs="Times New Roman" w:hint="eastAsia"/>
          <w:kern w:val="0"/>
          <w:sz w:val="24"/>
          <w:szCs w:val="24"/>
        </w:rPr>
        <w:t>, Sptember 19)</w:t>
      </w:r>
      <w:r>
        <w:rPr>
          <w:rFonts w:cs="Times New Roman"/>
          <w:kern w:val="0"/>
          <w:sz w:val="24"/>
          <w:szCs w:val="24"/>
        </w:rPr>
        <w:t xml:space="preserve">. ChatGPT and Other Generative AI Tools. </w:t>
      </w:r>
      <w:r>
        <w:rPr>
          <w:rFonts w:cs="Times New Roman"/>
          <w:i/>
          <w:iCs/>
          <w:kern w:val="0"/>
          <w:sz w:val="24"/>
          <w:szCs w:val="24"/>
        </w:rPr>
        <w:t>University of British Columbia</w:t>
      </w:r>
      <w:r>
        <w:rPr>
          <w:rFonts w:cs="Times New Roman" w:hint="eastAsia"/>
          <w:kern w:val="0"/>
          <w:sz w:val="24"/>
          <w:szCs w:val="24"/>
        </w:rPr>
        <w:t>.</w:t>
      </w:r>
      <w:r>
        <w:rPr>
          <w:rFonts w:cs="Times New Roman"/>
          <w:kern w:val="0"/>
          <w:sz w:val="24"/>
          <w:szCs w:val="24"/>
        </w:rPr>
        <w:t xml:space="preserve"> https://academicintegrity.ubc.ca/chatgpt-faq/</w:t>
      </w:r>
    </w:p>
    <w:p w14:paraId="454FD161" w14:textId="77777777" w:rsidR="002A315E" w:rsidRDefault="00000000">
      <w:pPr>
        <w:pStyle w:val="afb"/>
        <w:wordWrap w:val="0"/>
        <w:ind w:left="480" w:hangingChars="200" w:hanging="480"/>
        <w:rPr>
          <w:rFonts w:cs="Times New Roman"/>
          <w:kern w:val="0"/>
          <w:sz w:val="24"/>
          <w:szCs w:val="24"/>
        </w:rPr>
      </w:pPr>
      <w:r>
        <w:rPr>
          <w:rFonts w:cs="Times New Roman"/>
          <w:kern w:val="0"/>
          <w:sz w:val="24"/>
          <w:szCs w:val="24"/>
        </w:rPr>
        <w:t>University of Toronto</w:t>
      </w:r>
      <w:r>
        <w:rPr>
          <w:rFonts w:cs="Times New Roman" w:hint="eastAsia"/>
          <w:kern w:val="0"/>
          <w:sz w:val="24"/>
          <w:szCs w:val="24"/>
        </w:rPr>
        <w:t>. (</w:t>
      </w:r>
      <w:r>
        <w:rPr>
          <w:rFonts w:cs="Times New Roman"/>
          <w:kern w:val="0"/>
          <w:sz w:val="24"/>
          <w:szCs w:val="24"/>
        </w:rPr>
        <w:t>2024</w:t>
      </w:r>
      <w:r>
        <w:rPr>
          <w:rFonts w:cs="Times New Roman" w:hint="eastAsia"/>
          <w:kern w:val="0"/>
          <w:sz w:val="24"/>
          <w:szCs w:val="24"/>
        </w:rPr>
        <w:t>, July 16)</w:t>
      </w:r>
      <w:r>
        <w:rPr>
          <w:rFonts w:cs="Times New Roman"/>
          <w:kern w:val="0"/>
          <w:sz w:val="24"/>
          <w:szCs w:val="24"/>
        </w:rPr>
        <w:t>. Guidance on the Appropriate Use of Generative Artificial Intelligence in Graduate Theses</w:t>
      </w:r>
      <w:r>
        <w:rPr>
          <w:rFonts w:cs="Times New Roman" w:hint="eastAsia"/>
          <w:kern w:val="0"/>
          <w:sz w:val="24"/>
          <w:szCs w:val="24"/>
        </w:rPr>
        <w:t>.</w:t>
      </w:r>
      <w:r>
        <w:rPr>
          <w:rFonts w:cs="Times New Roman"/>
          <w:kern w:val="0"/>
          <w:sz w:val="24"/>
          <w:szCs w:val="24"/>
        </w:rPr>
        <w:t xml:space="preserve"> </w:t>
      </w:r>
      <w:r>
        <w:rPr>
          <w:rFonts w:cs="Times New Roman"/>
          <w:i/>
          <w:iCs/>
          <w:kern w:val="0"/>
          <w:sz w:val="24"/>
          <w:szCs w:val="24"/>
        </w:rPr>
        <w:t>University of Toronto</w:t>
      </w:r>
      <w:r>
        <w:rPr>
          <w:rFonts w:cs="Times New Roman" w:hint="eastAsia"/>
          <w:kern w:val="0"/>
          <w:sz w:val="24"/>
          <w:szCs w:val="24"/>
        </w:rPr>
        <w:t xml:space="preserve">. </w:t>
      </w:r>
      <w:r>
        <w:rPr>
          <w:rFonts w:cs="Times New Roman"/>
          <w:kern w:val="0"/>
          <w:sz w:val="24"/>
          <w:szCs w:val="24"/>
        </w:rPr>
        <w:t>https://www.sgs.utoronto.ca/about/guidance-on-the-use-of-generative-artificial-intelligence/</w:t>
      </w:r>
    </w:p>
    <w:p w14:paraId="222053FA" w14:textId="77777777" w:rsidR="002A315E" w:rsidRPr="00936C96" w:rsidRDefault="00000000">
      <w:pPr>
        <w:pStyle w:val="afb"/>
        <w:wordWrap w:val="0"/>
        <w:ind w:left="480" w:hangingChars="200" w:hanging="480"/>
        <w:rPr>
          <w:rFonts w:cs="Times New Roman"/>
          <w:color w:val="000000" w:themeColor="text1"/>
          <w:kern w:val="0"/>
          <w:sz w:val="24"/>
          <w:szCs w:val="24"/>
          <w:rPrChange w:id="484" w:author="沪楠 陈" w:date="2024-10-22T16:18:00Z" w16du:dateUtc="2024-10-22T08:18:00Z">
            <w:rPr>
              <w:rFonts w:cs="Times New Roman"/>
              <w:kern w:val="0"/>
              <w:sz w:val="24"/>
              <w:szCs w:val="24"/>
            </w:rPr>
          </w:rPrChange>
        </w:rPr>
      </w:pPr>
      <w:r w:rsidRPr="00936C96">
        <w:rPr>
          <w:rFonts w:cs="Times New Roman"/>
          <w:color w:val="000000" w:themeColor="text1"/>
          <w:kern w:val="0"/>
          <w:sz w:val="24"/>
          <w:szCs w:val="24"/>
          <w:rPrChange w:id="485" w:author="沪楠 陈" w:date="2024-10-22T16:18:00Z" w16du:dateUtc="2024-10-22T08:18:00Z">
            <w:rPr>
              <w:rFonts w:cs="Times New Roman"/>
              <w:kern w:val="0"/>
              <w:sz w:val="24"/>
              <w:szCs w:val="24"/>
            </w:rPr>
          </w:rPrChange>
        </w:rPr>
        <w:t xml:space="preserve">White, H. O. (1935). </w:t>
      </w:r>
      <w:r w:rsidRPr="00936C96">
        <w:rPr>
          <w:rFonts w:cs="Times New Roman"/>
          <w:i/>
          <w:iCs/>
          <w:color w:val="000000" w:themeColor="text1"/>
          <w:kern w:val="0"/>
          <w:sz w:val="24"/>
          <w:szCs w:val="24"/>
          <w:rPrChange w:id="486" w:author="沪楠 陈" w:date="2024-10-22T16:18:00Z" w16du:dateUtc="2024-10-22T08:18:00Z">
            <w:rPr>
              <w:rFonts w:cs="Times New Roman"/>
              <w:i/>
              <w:iCs/>
              <w:kern w:val="0"/>
              <w:sz w:val="24"/>
              <w:szCs w:val="24"/>
            </w:rPr>
          </w:rPrChange>
        </w:rPr>
        <w:t>Plagiarism and imitation during the English Renaissance: A study in critical distinctions</w:t>
      </w:r>
      <w:r w:rsidRPr="00936C96">
        <w:rPr>
          <w:rFonts w:cs="Times New Roman"/>
          <w:color w:val="000000" w:themeColor="text1"/>
          <w:kern w:val="0"/>
          <w:sz w:val="24"/>
          <w:szCs w:val="24"/>
          <w:rPrChange w:id="487" w:author="沪楠 陈" w:date="2024-10-22T16:18:00Z" w16du:dateUtc="2024-10-22T08:18:00Z">
            <w:rPr>
              <w:rFonts w:cs="Times New Roman"/>
              <w:kern w:val="0"/>
              <w:sz w:val="24"/>
              <w:szCs w:val="24"/>
            </w:rPr>
          </w:rPrChange>
        </w:rPr>
        <w:t>. Harvard University Press.</w:t>
      </w:r>
    </w:p>
    <w:p w14:paraId="4D425A36" w14:textId="38258DEA" w:rsidR="002A315E" w:rsidRDefault="00000000">
      <w:pPr>
        <w:pStyle w:val="afb"/>
        <w:wordWrap w:val="0"/>
        <w:ind w:left="480" w:hangingChars="200" w:hanging="480"/>
        <w:rPr>
          <w:rFonts w:cs="Times New Roman"/>
          <w:kern w:val="0"/>
          <w:sz w:val="24"/>
          <w:szCs w:val="24"/>
        </w:rPr>
      </w:pPr>
      <w:r>
        <w:rPr>
          <w:rFonts w:cs="Times New Roman"/>
          <w:kern w:val="0"/>
          <w:sz w:val="24"/>
          <w:szCs w:val="24"/>
        </w:rPr>
        <w:t>Zhao, X., Ananth, P., Li, L., &amp; Wang, Y. X. (2023</w:t>
      </w:r>
      <w:ins w:id="488" w:author="沪楠 陈" w:date="2024-10-23T09:10:00Z" w16du:dateUtc="2024-10-23T01:10:00Z">
        <w:r w:rsidR="00B24209" w:rsidRPr="006C0808">
          <w:rPr>
            <w:rFonts w:cs="Times New Roman"/>
            <w:kern w:val="0"/>
            <w:sz w:val="24"/>
            <w:szCs w:val="24"/>
          </w:rPr>
          <w:t xml:space="preserve">, </w:t>
        </w:r>
        <w:r w:rsidR="00B24209">
          <w:rPr>
            <w:rFonts w:cs="Times New Roman" w:hint="eastAsia"/>
            <w:kern w:val="0"/>
            <w:sz w:val="24"/>
            <w:szCs w:val="24"/>
          </w:rPr>
          <w:t>Oct</w:t>
        </w:r>
      </w:ins>
      <w:ins w:id="489" w:author="沪楠 陈" w:date="2024-10-23T09:12:00Z" w16du:dateUtc="2024-10-23T01:12:00Z">
        <w:r w:rsidR="00B24209">
          <w:rPr>
            <w:rFonts w:cs="Times New Roman" w:hint="eastAsia"/>
            <w:kern w:val="0"/>
            <w:sz w:val="24"/>
            <w:szCs w:val="24"/>
          </w:rPr>
          <w:t>ober</w:t>
        </w:r>
      </w:ins>
      <w:ins w:id="490" w:author="沪楠 陈" w:date="2024-10-23T09:10:00Z" w16du:dateUtc="2024-10-23T01:10:00Z">
        <w:r w:rsidR="00B24209" w:rsidRPr="006C0808">
          <w:rPr>
            <w:rFonts w:cs="Times New Roman"/>
            <w:kern w:val="0"/>
            <w:sz w:val="24"/>
            <w:szCs w:val="24"/>
          </w:rPr>
          <w:t xml:space="preserve"> 1</w:t>
        </w:r>
        <w:r w:rsidR="00B24209">
          <w:rPr>
            <w:rFonts w:cs="Times New Roman" w:hint="eastAsia"/>
            <w:kern w:val="0"/>
            <w:sz w:val="24"/>
            <w:szCs w:val="24"/>
          </w:rPr>
          <w:t>3</w:t>
        </w:r>
      </w:ins>
      <w:r>
        <w:rPr>
          <w:rFonts w:cs="Times New Roman"/>
          <w:kern w:val="0"/>
          <w:sz w:val="24"/>
          <w:szCs w:val="24"/>
        </w:rPr>
        <w:t xml:space="preserve">). Provable robust watermarking for ai-generated text. </w:t>
      </w:r>
      <w:r>
        <w:rPr>
          <w:rFonts w:cs="Times New Roman"/>
          <w:i/>
          <w:iCs/>
          <w:kern w:val="0"/>
          <w:sz w:val="24"/>
          <w:szCs w:val="24"/>
        </w:rPr>
        <w:t>arXiv</w:t>
      </w:r>
      <w:r>
        <w:rPr>
          <w:rFonts w:cs="Times New Roman" w:hint="eastAsia"/>
          <w:kern w:val="0"/>
          <w:sz w:val="24"/>
          <w:szCs w:val="24"/>
        </w:rPr>
        <w:t>.</w:t>
      </w:r>
      <w:r>
        <w:rPr>
          <w:rFonts w:cs="Times New Roman"/>
          <w:kern w:val="0"/>
          <w:sz w:val="24"/>
          <w:szCs w:val="24"/>
        </w:rPr>
        <w:t xml:space="preserve"> https://arxiv.org/abs/2306.17439</w:t>
      </w:r>
    </w:p>
    <w:p w14:paraId="058BB2E5" w14:textId="77777777" w:rsidR="002A315E" w:rsidRDefault="00000000">
      <w:pPr>
        <w:wordWrap w:val="0"/>
        <w:ind w:left="440" w:hangingChars="200" w:hanging="440"/>
        <w:rPr>
          <w:sz w:val="22"/>
          <w:szCs w:val="21"/>
        </w:rPr>
      </w:pPr>
      <w:r>
        <w:rPr>
          <w:sz w:val="22"/>
          <w:szCs w:val="21"/>
        </w:rPr>
        <w:fldChar w:fldCharType="end"/>
      </w:r>
    </w:p>
    <w:p w14:paraId="5B5AB689" w14:textId="77777777" w:rsidR="002A315E" w:rsidRDefault="002A315E">
      <w:pPr>
        <w:ind w:firstLineChars="0" w:firstLine="0"/>
        <w:rPr>
          <w:sz w:val="22"/>
          <w:szCs w:val="21"/>
        </w:rPr>
      </w:pPr>
    </w:p>
    <w:sectPr w:rsidR="002A315E">
      <w:headerReference w:type="even" r:id="rId9"/>
      <w:headerReference w:type="default" r:id="rId10"/>
      <w:footerReference w:type="even" r:id="rId11"/>
      <w:footerReference w:type="default" r:id="rId12"/>
      <w:headerReference w:type="first" r:id="rId13"/>
      <w:footerReference w:type="first" r:id="rId14"/>
      <w:footnotePr>
        <w:numFmt w:val="decimalEnclosedCircleChinese"/>
      </w:footnotePr>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086986" w14:textId="77777777" w:rsidR="00C24684" w:rsidRDefault="00C24684">
      <w:pPr>
        <w:spacing w:line="240" w:lineRule="auto"/>
        <w:ind w:firstLine="420"/>
      </w:pPr>
      <w:r>
        <w:separator/>
      </w:r>
    </w:p>
  </w:endnote>
  <w:endnote w:type="continuationSeparator" w:id="0">
    <w:p w14:paraId="7595217C" w14:textId="77777777" w:rsidR="00C24684" w:rsidRDefault="00C24684">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5ED307" w14:textId="77777777" w:rsidR="002A315E" w:rsidRDefault="002A315E">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D6889D" w14:textId="77777777" w:rsidR="002A315E" w:rsidRDefault="00000000">
    <w:pPr>
      <w:pStyle w:val="a5"/>
      <w:ind w:firstLine="360"/>
      <w:jc w:val="center"/>
    </w:pPr>
    <w:r>
      <w:fldChar w:fldCharType="begin"/>
    </w:r>
    <w:r>
      <w:instrText>PAGE   \* MERGEFORMAT</w:instrText>
    </w:r>
    <w:r>
      <w:fldChar w:fldCharType="separate"/>
    </w:r>
    <w:r>
      <w:rPr>
        <w:lang w:val="zh-CN"/>
      </w:rPr>
      <w:t>2</w:t>
    </w:r>
    <w:r>
      <w:fldChar w:fldCharType="end"/>
    </w:r>
  </w:p>
  <w:p w14:paraId="5443BED5" w14:textId="77777777" w:rsidR="002A315E" w:rsidRDefault="002A315E">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4CB221" w14:textId="77777777" w:rsidR="00ED5613" w:rsidRDefault="00ED5613">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DC92E0" w14:textId="77777777" w:rsidR="00C24684" w:rsidRDefault="00C24684">
      <w:pPr>
        <w:spacing w:line="240" w:lineRule="auto"/>
        <w:ind w:firstLine="420"/>
      </w:pPr>
      <w:r>
        <w:separator/>
      </w:r>
    </w:p>
  </w:footnote>
  <w:footnote w:type="continuationSeparator" w:id="0">
    <w:p w14:paraId="34E2B612" w14:textId="77777777" w:rsidR="00C24684" w:rsidRDefault="00C24684">
      <w:pPr>
        <w:spacing w:line="240" w:lineRule="auto"/>
        <w:ind w:firstLine="420"/>
      </w:pPr>
      <w:r>
        <w:continuationSeparator/>
      </w:r>
    </w:p>
  </w:footnote>
  <w:footnote w:id="1">
    <w:p w14:paraId="34484416" w14:textId="1158C848" w:rsidR="002A315E" w:rsidRDefault="00000000">
      <w:pPr>
        <w:pStyle w:val="a9"/>
        <w:ind w:firstLine="360"/>
      </w:pPr>
      <w:r>
        <w:rPr>
          <w:rStyle w:val="af1"/>
        </w:rPr>
        <w:footnoteRef/>
      </w:r>
      <w:r>
        <w:t xml:space="preserve"> </w:t>
      </w:r>
      <w:r>
        <w:rPr>
          <w:rFonts w:hint="eastAsia"/>
        </w:rPr>
        <w:t>我国</w:t>
      </w:r>
      <w:r>
        <w:t>《</w:t>
      </w:r>
      <w:r>
        <w:rPr>
          <w:rFonts w:hint="eastAsia"/>
        </w:rPr>
        <w:t>著作权</w:t>
      </w:r>
      <w:r w:rsidR="007B2E6F">
        <w:rPr>
          <w:rFonts w:hint="eastAsia"/>
        </w:rPr>
        <w:t>》</w:t>
      </w:r>
      <w:r>
        <w:rPr>
          <w:rFonts w:hint="eastAsia"/>
        </w:rPr>
        <w:t>法第五十二条使用了剽窃一词，但未明确界定剽窃行为。</w:t>
      </w:r>
      <w:r>
        <w:rPr>
          <w:rFonts w:hint="eastAsia"/>
        </w:rPr>
        <w:t>1999</w:t>
      </w:r>
      <w:r>
        <w:rPr>
          <w:rFonts w:hint="eastAsia"/>
        </w:rPr>
        <w:t>年国家版权局版权管理司《关于如何认定抄袭行为给青岛市版权局的回复》第</w:t>
      </w:r>
      <w:del w:id="122" w:author="沪楠 陈" w:date="2024-10-23T09:05:00Z" w16du:dateUtc="2024-10-23T01:05:00Z">
        <w:r w:rsidDel="00C25BCC">
          <w:rPr>
            <w:rFonts w:hint="eastAsia"/>
          </w:rPr>
          <w:delText xml:space="preserve"> </w:delText>
        </w:r>
      </w:del>
      <w:r>
        <w:rPr>
          <w:rFonts w:hint="eastAsia"/>
        </w:rPr>
        <w:t>1</w:t>
      </w:r>
      <w:r>
        <w:rPr>
          <w:rFonts w:hint="eastAsia"/>
        </w:rPr>
        <w:t>条指出：“著作权法所称抄袭、剽窃，是同一概念，……。由于抄袭物需发表才产生侵权后果，即有损害的客观事实，所以通常在认定抄袭时都指经发表的抄袭物。因此，更准确的说法应是，抄袭指将他人作品或者作品的片段窃为己有发表。”</w:t>
      </w:r>
    </w:p>
  </w:footnote>
  <w:footnote w:id="2">
    <w:p w14:paraId="5368D064" w14:textId="77777777" w:rsidR="002A315E" w:rsidRDefault="00000000">
      <w:pPr>
        <w:pStyle w:val="a9"/>
        <w:wordWrap w:val="0"/>
        <w:ind w:firstLine="360"/>
      </w:pPr>
      <w:r>
        <w:rPr>
          <w:rStyle w:val="af1"/>
        </w:rPr>
        <w:footnoteRef/>
      </w:r>
      <w:r>
        <w:t xml:space="preserve"> </w:t>
      </w:r>
      <w:r>
        <w:rPr>
          <w:rFonts w:hint="eastAsia"/>
        </w:rPr>
        <w:t>以福州大学为例，可参见福州大学教务处公告：</w:t>
      </w:r>
      <w:hyperlink r:id="rId1" w:history="1">
        <w:r w:rsidR="002A315E">
          <w:rPr>
            <w:rStyle w:val="af"/>
          </w:rPr>
          <w:t>https://jwch.fzu.edu.cn/info/1039/13415.htm</w:t>
        </w:r>
      </w:hyperlink>
      <w:r>
        <w:rPr>
          <w:rFonts w:hint="eastAsia"/>
        </w:rPr>
        <w:t xml:space="preserve">.  </w:t>
      </w:r>
      <w:r>
        <w:rPr>
          <w:rFonts w:hint="eastAsia"/>
        </w:rPr>
        <w:t>相关报道可参见</w:t>
      </w:r>
      <w:r>
        <w:rPr>
          <w:rFonts w:cs="Times New Roman"/>
          <w:kern w:val="0"/>
          <w:szCs w:val="24"/>
        </w:rPr>
        <w:t>广东共青团</w:t>
      </w:r>
      <w:r>
        <w:rPr>
          <w:rFonts w:cs="Times New Roman" w:hint="eastAsia"/>
          <w:kern w:val="0"/>
          <w:szCs w:val="24"/>
        </w:rPr>
        <w:t>2024</w:t>
      </w:r>
      <w:r>
        <w:rPr>
          <w:rFonts w:cs="Times New Roman" w:hint="eastAsia"/>
          <w:kern w:val="0"/>
          <w:szCs w:val="24"/>
        </w:rPr>
        <w:t>年</w:t>
      </w:r>
      <w:r>
        <w:rPr>
          <w:rFonts w:cs="Times New Roman" w:hint="eastAsia"/>
          <w:kern w:val="0"/>
          <w:szCs w:val="24"/>
        </w:rPr>
        <w:t>05</w:t>
      </w:r>
      <w:r>
        <w:rPr>
          <w:rFonts w:cs="Times New Roman" w:hint="eastAsia"/>
          <w:kern w:val="0"/>
          <w:szCs w:val="24"/>
        </w:rPr>
        <w:t>月</w:t>
      </w:r>
      <w:r>
        <w:rPr>
          <w:rFonts w:cs="Times New Roman" w:hint="eastAsia"/>
          <w:kern w:val="0"/>
          <w:szCs w:val="24"/>
        </w:rPr>
        <w:t>17</w:t>
      </w:r>
      <w:r>
        <w:rPr>
          <w:rFonts w:cs="Times New Roman" w:hint="eastAsia"/>
          <w:kern w:val="0"/>
          <w:szCs w:val="24"/>
        </w:rPr>
        <w:t>日于其官方微信公众号所发报道：《大学生借助</w:t>
      </w:r>
      <w:r>
        <w:rPr>
          <w:rFonts w:cs="Times New Roman" w:hint="eastAsia"/>
          <w:kern w:val="0"/>
          <w:szCs w:val="24"/>
        </w:rPr>
        <w:t>AI</w:t>
      </w:r>
      <w:r>
        <w:rPr>
          <w:rFonts w:cs="Times New Roman" w:hint="eastAsia"/>
          <w:kern w:val="0"/>
          <w:szCs w:val="24"/>
        </w:rPr>
        <w:t>代写毕业论文？多所高校发布通知！》，</w:t>
      </w:r>
      <w:r>
        <w:rPr>
          <w:rFonts w:cs="Times New Roman"/>
          <w:kern w:val="0"/>
          <w:szCs w:val="24"/>
        </w:rPr>
        <w:t>http://mp.weixin.qq.com/s?__biz=MzA5MzUwNjUzMA==&amp;mid=2650834127&amp;idx=1&amp;sn=38e6ddbd8d0b4774e7c6beb3bfb3895e&amp;chksm=8ba8fa42bcdf7354c7175d70ee9def2edadf211d81ad07f32cd6be97522cd02bf11bee3ce9b9#rd.</w:t>
      </w:r>
    </w:p>
  </w:footnote>
  <w:footnote w:id="3">
    <w:p w14:paraId="770F6258" w14:textId="77777777" w:rsidR="002A315E" w:rsidRDefault="00000000">
      <w:pPr>
        <w:pStyle w:val="a9"/>
        <w:wordWrap w:val="0"/>
        <w:ind w:firstLine="360"/>
      </w:pPr>
      <w:r>
        <w:rPr>
          <w:rStyle w:val="af1"/>
        </w:rPr>
        <w:footnoteRef/>
      </w:r>
      <w:r>
        <w:t xml:space="preserve"> </w:t>
      </w:r>
      <w:proofErr w:type="gramStart"/>
      <w:r>
        <w:rPr>
          <w:rFonts w:hint="eastAsia"/>
        </w:rPr>
        <w:t>中国知网在</w:t>
      </w:r>
      <w:proofErr w:type="gramEnd"/>
      <w:r>
        <w:rPr>
          <w:rFonts w:hint="eastAsia"/>
        </w:rPr>
        <w:t>其首页提供的</w:t>
      </w:r>
      <w:r>
        <w:rPr>
          <w:rFonts w:hint="eastAsia"/>
        </w:rPr>
        <w:t xml:space="preserve"> </w:t>
      </w:r>
      <w:r>
        <w:rPr>
          <w:rFonts w:hint="eastAsia"/>
        </w:rPr>
        <w:t>“</w:t>
      </w:r>
      <w:r>
        <w:rPr>
          <w:rFonts w:hint="eastAsia"/>
        </w:rPr>
        <w:t>AIGC</w:t>
      </w:r>
      <w:r>
        <w:rPr>
          <w:rFonts w:hint="eastAsia"/>
        </w:rPr>
        <w:t>检测功能”的页面上，大致描述了其工作原理，详见：</w:t>
      </w:r>
      <w:r>
        <w:t>https://aicheck.cnki.net/#/login</w:t>
      </w:r>
      <w:r>
        <w:rPr>
          <w:rFonts w:hint="eastAsia"/>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FD9626" w14:textId="77777777" w:rsidR="002A315E" w:rsidRDefault="002A315E">
    <w:pPr>
      <w:pStyle w:val="a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3466EA" w14:textId="77777777" w:rsidR="002A315E" w:rsidRDefault="00000000">
    <w:pPr>
      <w:pStyle w:val="a7"/>
      <w:ind w:firstLine="360"/>
    </w:pPr>
    <w:r>
      <w:rPr>
        <w:rFonts w:hint="eastAsia"/>
      </w:rPr>
      <w:t>《中国远程教育》</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9F3767" w14:textId="77777777" w:rsidR="002A315E" w:rsidRDefault="002A315E">
    <w:pPr>
      <w:pStyle w:val="a7"/>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57BAFEA6"/>
    <w:lvl w:ilvl="0" w:tplc="92B487AE">
      <w:start w:val="1"/>
      <w:numFmt w:val="decimal"/>
      <w:lvlText w:val="%1."/>
      <w:lvlJc w:val="left"/>
      <w:pPr>
        <w:ind w:left="1833" w:hanging="360"/>
      </w:pPr>
      <w:rPr>
        <w:rFonts w:hint="default"/>
      </w:rPr>
    </w:lvl>
    <w:lvl w:ilvl="1" w:tplc="8CE815F2" w:tentative="1">
      <w:start w:val="1"/>
      <w:numFmt w:val="lowerLetter"/>
      <w:lvlText w:val="%2)"/>
      <w:lvlJc w:val="left"/>
      <w:pPr>
        <w:ind w:left="2353" w:hanging="440"/>
      </w:pPr>
    </w:lvl>
    <w:lvl w:ilvl="2" w:tplc="63BA6ECE" w:tentative="1">
      <w:start w:val="1"/>
      <w:numFmt w:val="lowerRoman"/>
      <w:lvlText w:val="%3."/>
      <w:lvlJc w:val="right"/>
      <w:pPr>
        <w:ind w:left="2793" w:hanging="440"/>
      </w:pPr>
    </w:lvl>
    <w:lvl w:ilvl="3" w:tplc="665EAD04" w:tentative="1">
      <w:start w:val="1"/>
      <w:numFmt w:val="decimal"/>
      <w:lvlText w:val="%4."/>
      <w:lvlJc w:val="left"/>
      <w:pPr>
        <w:ind w:left="3233" w:hanging="440"/>
      </w:pPr>
    </w:lvl>
    <w:lvl w:ilvl="4" w:tplc="E6225212" w:tentative="1">
      <w:start w:val="1"/>
      <w:numFmt w:val="lowerLetter"/>
      <w:lvlText w:val="%5)"/>
      <w:lvlJc w:val="left"/>
      <w:pPr>
        <w:ind w:left="3673" w:hanging="440"/>
      </w:pPr>
    </w:lvl>
    <w:lvl w:ilvl="5" w:tplc="EFC4E53C" w:tentative="1">
      <w:start w:val="1"/>
      <w:numFmt w:val="lowerRoman"/>
      <w:lvlText w:val="%6."/>
      <w:lvlJc w:val="right"/>
      <w:pPr>
        <w:ind w:left="4113" w:hanging="440"/>
      </w:pPr>
    </w:lvl>
    <w:lvl w:ilvl="6" w:tplc="CD9EBBB2" w:tentative="1">
      <w:start w:val="1"/>
      <w:numFmt w:val="decimal"/>
      <w:lvlText w:val="%7."/>
      <w:lvlJc w:val="left"/>
      <w:pPr>
        <w:ind w:left="4553" w:hanging="440"/>
      </w:pPr>
    </w:lvl>
    <w:lvl w:ilvl="7" w:tplc="568458B8" w:tentative="1">
      <w:start w:val="1"/>
      <w:numFmt w:val="lowerLetter"/>
      <w:lvlText w:val="%8)"/>
      <w:lvlJc w:val="left"/>
      <w:pPr>
        <w:ind w:left="4993" w:hanging="440"/>
      </w:pPr>
    </w:lvl>
    <w:lvl w:ilvl="8" w:tplc="E5CED460" w:tentative="1">
      <w:start w:val="1"/>
      <w:numFmt w:val="lowerRoman"/>
      <w:lvlText w:val="%9."/>
      <w:lvlJc w:val="right"/>
      <w:pPr>
        <w:ind w:left="5433" w:hanging="440"/>
      </w:pPr>
    </w:lvl>
  </w:abstractNum>
  <w:abstractNum w:abstractNumId="1" w15:restartNumberingAfterBreak="0">
    <w:nsid w:val="00000002"/>
    <w:multiLevelType w:val="hybridMultilevel"/>
    <w:tmpl w:val="EA56690E"/>
    <w:lvl w:ilvl="0" w:tplc="6C8A536E">
      <w:start w:val="1"/>
      <w:numFmt w:val="decimal"/>
      <w:lvlText w:val="[%1]."/>
      <w:lvlJc w:val="left"/>
      <w:pPr>
        <w:ind w:left="440" w:hanging="440"/>
      </w:pPr>
      <w:rPr>
        <w:rFonts w:eastAsia="宋体"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0000003"/>
    <w:multiLevelType w:val="hybridMultilevel"/>
    <w:tmpl w:val="48486D76"/>
    <w:lvl w:ilvl="0" w:tplc="DE6687E8">
      <w:start w:val="1"/>
      <w:numFmt w:val="decimalEnclosedCircle"/>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00000004"/>
    <w:multiLevelType w:val="hybridMultilevel"/>
    <w:tmpl w:val="57BAFEA6"/>
    <w:lvl w:ilvl="0" w:tplc="6CB86CF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00000005"/>
    <w:multiLevelType w:val="hybridMultilevel"/>
    <w:tmpl w:val="78B42C82"/>
    <w:lvl w:ilvl="0" w:tplc="6C8A536E">
      <w:start w:val="1"/>
      <w:numFmt w:val="decimal"/>
      <w:lvlText w:val="[%1]."/>
      <w:lvlJc w:val="left"/>
      <w:pPr>
        <w:ind w:left="440" w:hanging="440"/>
      </w:pPr>
      <w:rPr>
        <w:rFonts w:eastAsia="宋体"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00000006"/>
    <w:multiLevelType w:val="hybridMultilevel"/>
    <w:tmpl w:val="20B66BF6"/>
    <w:lvl w:ilvl="0" w:tplc="F6524032">
      <w:start w:val="1"/>
      <w:numFmt w:val="decimal"/>
      <w:lvlText w:val="%1."/>
      <w:lvlJc w:val="left"/>
      <w:pPr>
        <w:ind w:left="802" w:hanging="360"/>
      </w:pPr>
      <w:rPr>
        <w:rFonts w:hint="default"/>
        <w:b/>
      </w:rPr>
    </w:lvl>
    <w:lvl w:ilvl="1" w:tplc="04090019" w:tentative="1">
      <w:start w:val="1"/>
      <w:numFmt w:val="lowerLetter"/>
      <w:lvlText w:val="%2)"/>
      <w:lvlJc w:val="left"/>
      <w:pPr>
        <w:ind w:left="1322" w:hanging="440"/>
      </w:pPr>
    </w:lvl>
    <w:lvl w:ilvl="2" w:tplc="0409001B" w:tentative="1">
      <w:start w:val="1"/>
      <w:numFmt w:val="lowerRoman"/>
      <w:lvlText w:val="%3."/>
      <w:lvlJc w:val="right"/>
      <w:pPr>
        <w:ind w:left="1762" w:hanging="440"/>
      </w:pPr>
    </w:lvl>
    <w:lvl w:ilvl="3" w:tplc="0409000F" w:tentative="1">
      <w:start w:val="1"/>
      <w:numFmt w:val="decimal"/>
      <w:lvlText w:val="%4."/>
      <w:lvlJc w:val="left"/>
      <w:pPr>
        <w:ind w:left="2202" w:hanging="440"/>
      </w:pPr>
    </w:lvl>
    <w:lvl w:ilvl="4" w:tplc="04090019" w:tentative="1">
      <w:start w:val="1"/>
      <w:numFmt w:val="lowerLetter"/>
      <w:lvlText w:val="%5)"/>
      <w:lvlJc w:val="left"/>
      <w:pPr>
        <w:ind w:left="2642" w:hanging="440"/>
      </w:pPr>
    </w:lvl>
    <w:lvl w:ilvl="5" w:tplc="0409001B" w:tentative="1">
      <w:start w:val="1"/>
      <w:numFmt w:val="lowerRoman"/>
      <w:lvlText w:val="%6."/>
      <w:lvlJc w:val="right"/>
      <w:pPr>
        <w:ind w:left="3082" w:hanging="440"/>
      </w:pPr>
    </w:lvl>
    <w:lvl w:ilvl="6" w:tplc="0409000F" w:tentative="1">
      <w:start w:val="1"/>
      <w:numFmt w:val="decimal"/>
      <w:lvlText w:val="%7."/>
      <w:lvlJc w:val="left"/>
      <w:pPr>
        <w:ind w:left="3522" w:hanging="440"/>
      </w:pPr>
    </w:lvl>
    <w:lvl w:ilvl="7" w:tplc="04090019" w:tentative="1">
      <w:start w:val="1"/>
      <w:numFmt w:val="lowerLetter"/>
      <w:lvlText w:val="%8)"/>
      <w:lvlJc w:val="left"/>
      <w:pPr>
        <w:ind w:left="3962" w:hanging="440"/>
      </w:pPr>
    </w:lvl>
    <w:lvl w:ilvl="8" w:tplc="0409001B" w:tentative="1">
      <w:start w:val="1"/>
      <w:numFmt w:val="lowerRoman"/>
      <w:lvlText w:val="%9."/>
      <w:lvlJc w:val="right"/>
      <w:pPr>
        <w:ind w:left="4402" w:hanging="440"/>
      </w:pPr>
    </w:lvl>
  </w:abstractNum>
  <w:abstractNum w:abstractNumId="6" w15:restartNumberingAfterBreak="0">
    <w:nsid w:val="41CC6DAA"/>
    <w:multiLevelType w:val="hybridMultilevel"/>
    <w:tmpl w:val="95DA55CA"/>
    <w:lvl w:ilvl="0" w:tplc="2BCCA3A8">
      <w:start w:val="1"/>
      <w:numFmt w:val="decimalEnclosedCircle"/>
      <w:lvlText w:val="%1"/>
      <w:lvlJc w:val="left"/>
      <w:pPr>
        <w:ind w:left="440" w:hanging="440"/>
      </w:pPr>
      <w:rPr>
        <w:rFonts w:hint="default"/>
        <w:sz w:val="2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56937859">
    <w:abstractNumId w:val="2"/>
  </w:num>
  <w:num w:numId="2" w16cid:durableId="1161579053">
    <w:abstractNumId w:val="3"/>
  </w:num>
  <w:num w:numId="3" w16cid:durableId="692918693">
    <w:abstractNumId w:val="0"/>
  </w:num>
  <w:num w:numId="4" w16cid:durableId="380132520">
    <w:abstractNumId w:val="5"/>
  </w:num>
  <w:num w:numId="5" w16cid:durableId="1751654706">
    <w:abstractNumId w:val="4"/>
  </w:num>
  <w:num w:numId="6" w16cid:durableId="740561445">
    <w:abstractNumId w:val="1"/>
  </w:num>
  <w:num w:numId="7" w16cid:durableId="1111702721">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沪楠 陈">
    <w15:presenceInfo w15:providerId="Windows Live" w15:userId="583624a6f8e38833"/>
  </w15:person>
  <w15:person w15:author="Paul Zhang">
    <w15:presenceInfo w15:providerId="Windows Live" w15:userId="ebf94cef27a633a0"/>
  </w15:person>
  <w15:person w15:author="莉 刘">
    <w15:presenceInfo w15:providerId="Windows Live" w15:userId="cabb1e3d933c75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numFmt w:val="decimalEnclosedCircleChines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315E"/>
    <w:rsid w:val="00003BAD"/>
    <w:rsid w:val="000F076E"/>
    <w:rsid w:val="001F7EB7"/>
    <w:rsid w:val="002A315E"/>
    <w:rsid w:val="003517DD"/>
    <w:rsid w:val="003C4681"/>
    <w:rsid w:val="0048584D"/>
    <w:rsid w:val="004A67C6"/>
    <w:rsid w:val="0061720F"/>
    <w:rsid w:val="006C5313"/>
    <w:rsid w:val="007154F0"/>
    <w:rsid w:val="00763A81"/>
    <w:rsid w:val="00780613"/>
    <w:rsid w:val="007B2E6F"/>
    <w:rsid w:val="007D5E69"/>
    <w:rsid w:val="00885A9F"/>
    <w:rsid w:val="008D3180"/>
    <w:rsid w:val="008F10E0"/>
    <w:rsid w:val="00936B5E"/>
    <w:rsid w:val="00936C96"/>
    <w:rsid w:val="009374F6"/>
    <w:rsid w:val="009A03A2"/>
    <w:rsid w:val="009D42CA"/>
    <w:rsid w:val="009F337E"/>
    <w:rsid w:val="00A84E0D"/>
    <w:rsid w:val="00B24209"/>
    <w:rsid w:val="00B40A6F"/>
    <w:rsid w:val="00B858C0"/>
    <w:rsid w:val="00B94000"/>
    <w:rsid w:val="00B96BA2"/>
    <w:rsid w:val="00BD2EF8"/>
    <w:rsid w:val="00BE3796"/>
    <w:rsid w:val="00C24684"/>
    <w:rsid w:val="00C25BCC"/>
    <w:rsid w:val="00D805A2"/>
    <w:rsid w:val="00D85447"/>
    <w:rsid w:val="00D964E0"/>
    <w:rsid w:val="00E9372D"/>
    <w:rsid w:val="00ED5613"/>
    <w:rsid w:val="00EE77EF"/>
    <w:rsid w:val="00FA28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1D86E1"/>
  <w15:docId w15:val="{B195366C-B7C5-470F-A2F4-BE0B51C39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仿宋"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ind w:firstLineChars="200" w:firstLine="200"/>
      <w:jc w:val="both"/>
    </w:pPr>
    <w:rPr>
      <w:rFonts w:eastAsia="宋体" w:cs="宋体"/>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pPr>
      <w:jc w:val="left"/>
    </w:pPr>
  </w:style>
  <w:style w:type="paragraph" w:styleId="TOC3">
    <w:name w:val="toc 3"/>
    <w:basedOn w:val="a"/>
    <w:next w:val="a"/>
    <w:uiPriority w:val="39"/>
    <w:pPr>
      <w:ind w:leftChars="200" w:left="200" w:firstLineChars="0" w:firstLine="0"/>
    </w:pPr>
  </w:style>
  <w:style w:type="paragraph" w:styleId="a5">
    <w:name w:val="footer"/>
    <w:basedOn w:val="a"/>
    <w:link w:val="a6"/>
    <w:uiPriority w:val="99"/>
    <w:pPr>
      <w:tabs>
        <w:tab w:val="center" w:pos="4153"/>
        <w:tab w:val="right" w:pos="8306"/>
      </w:tabs>
      <w:snapToGrid w:val="0"/>
      <w:spacing w:line="240" w:lineRule="auto"/>
      <w:jc w:val="left"/>
    </w:pPr>
    <w:rPr>
      <w:sz w:val="18"/>
      <w:szCs w:val="18"/>
    </w:rPr>
  </w:style>
  <w:style w:type="paragraph" w:styleId="a7">
    <w:name w:val="header"/>
    <w:basedOn w:val="a"/>
    <w:link w:val="a8"/>
    <w:uiPriority w:val="99"/>
    <w:pPr>
      <w:tabs>
        <w:tab w:val="center" w:pos="4153"/>
        <w:tab w:val="right" w:pos="8306"/>
      </w:tabs>
      <w:snapToGrid w:val="0"/>
      <w:spacing w:line="240" w:lineRule="auto"/>
      <w:jc w:val="center"/>
    </w:pPr>
    <w:rPr>
      <w:sz w:val="18"/>
      <w:szCs w:val="18"/>
    </w:rPr>
  </w:style>
  <w:style w:type="paragraph" w:styleId="TOC1">
    <w:name w:val="toc 1"/>
    <w:basedOn w:val="a"/>
    <w:next w:val="a"/>
    <w:uiPriority w:val="39"/>
    <w:pPr>
      <w:ind w:firstLineChars="0" w:firstLine="0"/>
    </w:pPr>
  </w:style>
  <w:style w:type="paragraph" w:styleId="a9">
    <w:name w:val="footnote text"/>
    <w:basedOn w:val="a"/>
    <w:link w:val="aa"/>
    <w:uiPriority w:val="99"/>
    <w:qFormat/>
    <w:pPr>
      <w:snapToGrid w:val="0"/>
      <w:jc w:val="left"/>
    </w:pPr>
    <w:rPr>
      <w:sz w:val="18"/>
      <w:szCs w:val="18"/>
    </w:rPr>
  </w:style>
  <w:style w:type="paragraph" w:styleId="TOC2">
    <w:name w:val="toc 2"/>
    <w:basedOn w:val="a"/>
    <w:next w:val="a"/>
    <w:uiPriority w:val="39"/>
    <w:pPr>
      <w:ind w:leftChars="100" w:left="100" w:firstLineChars="0" w:firstLine="0"/>
    </w:pPr>
  </w:style>
  <w:style w:type="paragraph" w:styleId="ab">
    <w:name w:val="Normal (Web)"/>
    <w:basedOn w:val="a"/>
    <w:uiPriority w:val="99"/>
    <w:pPr>
      <w:widowControl/>
      <w:spacing w:before="100" w:beforeAutospacing="1" w:after="100" w:afterAutospacing="1" w:line="240" w:lineRule="auto"/>
      <w:ind w:firstLineChars="0" w:firstLine="0"/>
      <w:jc w:val="left"/>
    </w:pPr>
    <w:rPr>
      <w:rFonts w:eastAsia="等线" w:cs="Times New Roman"/>
      <w:kern w:val="0"/>
      <w:szCs w:val="24"/>
    </w:rPr>
  </w:style>
  <w:style w:type="paragraph" w:styleId="ac">
    <w:name w:val="annotation subject"/>
    <w:basedOn w:val="a3"/>
    <w:next w:val="a3"/>
    <w:link w:val="ad"/>
    <w:uiPriority w:val="99"/>
    <w:rPr>
      <w:b/>
      <w:bCs/>
    </w:rPr>
  </w:style>
  <w:style w:type="character" w:styleId="ae">
    <w:name w:val="endnote reference"/>
    <w:basedOn w:val="a0"/>
    <w:uiPriority w:val="99"/>
    <w:rPr>
      <w:vertAlign w:val="superscript"/>
    </w:rPr>
  </w:style>
  <w:style w:type="character" w:styleId="af">
    <w:name w:val="Hyperlink"/>
    <w:basedOn w:val="a0"/>
    <w:uiPriority w:val="99"/>
    <w:rPr>
      <w:color w:val="0000FF"/>
      <w:u w:val="single"/>
    </w:rPr>
  </w:style>
  <w:style w:type="character" w:styleId="af0">
    <w:name w:val="annotation reference"/>
    <w:basedOn w:val="a0"/>
    <w:uiPriority w:val="99"/>
    <w:rPr>
      <w:sz w:val="21"/>
      <w:szCs w:val="21"/>
    </w:rPr>
  </w:style>
  <w:style w:type="character" w:styleId="af1">
    <w:name w:val="footnote reference"/>
    <w:basedOn w:val="a0"/>
    <w:uiPriority w:val="99"/>
    <w:qFormat/>
    <w:rPr>
      <w:vertAlign w:val="superscript"/>
    </w:rPr>
  </w:style>
  <w:style w:type="paragraph" w:customStyle="1" w:styleId="af2">
    <w:name w:val="三级标题"/>
    <w:basedOn w:val="a"/>
    <w:next w:val="a"/>
    <w:link w:val="af3"/>
    <w:qFormat/>
    <w:pPr>
      <w:ind w:firstLineChars="0" w:firstLine="0"/>
      <w:jc w:val="left"/>
      <w:outlineLvl w:val="2"/>
    </w:pPr>
    <w:rPr>
      <w:b/>
    </w:rPr>
  </w:style>
  <w:style w:type="character" w:customStyle="1" w:styleId="af3">
    <w:name w:val="三级标题 字符"/>
    <w:basedOn w:val="a0"/>
    <w:link w:val="af2"/>
    <w:qFormat/>
    <w:rPr>
      <w:rFonts w:eastAsia="宋体"/>
      <w:b/>
      <w:sz w:val="24"/>
    </w:rPr>
  </w:style>
  <w:style w:type="paragraph" w:customStyle="1" w:styleId="af4">
    <w:name w:val="二级标题"/>
    <w:basedOn w:val="1"/>
    <w:next w:val="af2"/>
    <w:link w:val="af5"/>
    <w:qFormat/>
    <w:pPr>
      <w:outlineLvl w:val="1"/>
    </w:pPr>
    <w:rPr>
      <w:rFonts w:eastAsia="黑体"/>
      <w:b/>
      <w:sz w:val="30"/>
    </w:rPr>
  </w:style>
  <w:style w:type="paragraph" w:customStyle="1" w:styleId="1">
    <w:name w:val="无间隔1"/>
    <w:uiPriority w:val="1"/>
    <w:qFormat/>
    <w:pPr>
      <w:widowControl w:val="0"/>
      <w:spacing w:line="360" w:lineRule="auto"/>
    </w:pPr>
    <w:rPr>
      <w:rFonts w:eastAsia="宋体" w:cs="宋体"/>
      <w:kern w:val="2"/>
      <w:sz w:val="24"/>
      <w:szCs w:val="22"/>
    </w:rPr>
  </w:style>
  <w:style w:type="character" w:customStyle="1" w:styleId="af5">
    <w:name w:val="二级标题 字符"/>
    <w:basedOn w:val="a0"/>
    <w:link w:val="af4"/>
    <w:rPr>
      <w:rFonts w:eastAsia="黑体"/>
      <w:b/>
      <w:sz w:val="30"/>
    </w:rPr>
  </w:style>
  <w:style w:type="paragraph" w:customStyle="1" w:styleId="af6">
    <w:name w:val="一级标题"/>
    <w:basedOn w:val="1"/>
    <w:next w:val="af4"/>
    <w:link w:val="af7"/>
    <w:qFormat/>
    <w:pPr>
      <w:jc w:val="center"/>
      <w:outlineLvl w:val="0"/>
    </w:pPr>
    <w:rPr>
      <w:rFonts w:eastAsia="黑体"/>
      <w:sz w:val="30"/>
    </w:rPr>
  </w:style>
  <w:style w:type="character" w:customStyle="1" w:styleId="af7">
    <w:name w:val="一级标题 字符"/>
    <w:basedOn w:val="a0"/>
    <w:link w:val="af6"/>
    <w:qFormat/>
    <w:rPr>
      <w:rFonts w:eastAsia="黑体"/>
      <w:sz w:val="30"/>
    </w:rPr>
  </w:style>
  <w:style w:type="character" w:customStyle="1" w:styleId="a8">
    <w:name w:val="页眉 字符"/>
    <w:basedOn w:val="a0"/>
    <w:link w:val="a7"/>
    <w:uiPriority w:val="99"/>
    <w:rPr>
      <w:rFonts w:eastAsia="宋体"/>
      <w:sz w:val="18"/>
      <w:szCs w:val="18"/>
    </w:rPr>
  </w:style>
  <w:style w:type="character" w:customStyle="1" w:styleId="a6">
    <w:name w:val="页脚 字符"/>
    <w:basedOn w:val="a0"/>
    <w:link w:val="a5"/>
    <w:uiPriority w:val="99"/>
    <w:rPr>
      <w:rFonts w:eastAsia="宋体"/>
      <w:sz w:val="18"/>
      <w:szCs w:val="18"/>
    </w:rPr>
  </w:style>
  <w:style w:type="character" w:customStyle="1" w:styleId="aa">
    <w:name w:val="脚注文本 字符"/>
    <w:basedOn w:val="a0"/>
    <w:link w:val="a9"/>
    <w:uiPriority w:val="99"/>
    <w:qFormat/>
    <w:rPr>
      <w:rFonts w:eastAsia="宋体"/>
      <w:sz w:val="18"/>
      <w:szCs w:val="18"/>
    </w:rPr>
  </w:style>
  <w:style w:type="paragraph" w:customStyle="1" w:styleId="10">
    <w:name w:val="书目1"/>
    <w:basedOn w:val="a"/>
    <w:next w:val="a"/>
    <w:uiPriority w:val="37"/>
  </w:style>
  <w:style w:type="character" w:customStyle="1" w:styleId="a4">
    <w:name w:val="批注文字 字符"/>
    <w:basedOn w:val="a0"/>
    <w:link w:val="a3"/>
    <w:uiPriority w:val="99"/>
    <w:rPr>
      <w:rFonts w:eastAsia="宋体"/>
      <w:sz w:val="24"/>
    </w:rPr>
  </w:style>
  <w:style w:type="character" w:customStyle="1" w:styleId="ad">
    <w:name w:val="批注主题 字符"/>
    <w:basedOn w:val="a4"/>
    <w:link w:val="ac"/>
    <w:uiPriority w:val="99"/>
    <w:rPr>
      <w:rFonts w:eastAsia="宋体"/>
      <w:b/>
      <w:bCs/>
      <w:sz w:val="24"/>
    </w:rPr>
  </w:style>
  <w:style w:type="paragraph" w:styleId="af8">
    <w:name w:val="Revision"/>
    <w:uiPriority w:val="99"/>
    <w:rPr>
      <w:rFonts w:eastAsia="宋体" w:cs="宋体"/>
      <w:kern w:val="2"/>
      <w:sz w:val="24"/>
      <w:szCs w:val="22"/>
    </w:rPr>
  </w:style>
  <w:style w:type="paragraph" w:styleId="af9">
    <w:name w:val="List Paragraph"/>
    <w:basedOn w:val="a"/>
    <w:uiPriority w:val="99"/>
    <w:pPr>
      <w:ind w:firstLine="420"/>
    </w:pPr>
  </w:style>
  <w:style w:type="character" w:customStyle="1" w:styleId="textjrykg">
    <w:name w:val="text_jrykg"/>
    <w:basedOn w:val="a0"/>
  </w:style>
  <w:style w:type="character" w:customStyle="1" w:styleId="authorname">
    <w:name w:val="authorname"/>
    <w:basedOn w:val="a0"/>
  </w:style>
  <w:style w:type="character" w:customStyle="1" w:styleId="separator">
    <w:name w:val="separator"/>
    <w:basedOn w:val="a0"/>
  </w:style>
  <w:style w:type="character" w:customStyle="1" w:styleId="11">
    <w:name w:val="日期1"/>
    <w:basedOn w:val="a0"/>
  </w:style>
  <w:style w:type="character" w:customStyle="1" w:styleId="arttitle">
    <w:name w:val="art_title"/>
    <w:basedOn w:val="a0"/>
  </w:style>
  <w:style w:type="character" w:customStyle="1" w:styleId="serialtitle">
    <w:name w:val="serial_title"/>
    <w:basedOn w:val="a0"/>
  </w:style>
  <w:style w:type="character" w:customStyle="1" w:styleId="volumeissue">
    <w:name w:val="volume_issue"/>
    <w:basedOn w:val="a0"/>
  </w:style>
  <w:style w:type="character" w:customStyle="1" w:styleId="pagerange">
    <w:name w:val="page_range"/>
    <w:basedOn w:val="a0"/>
  </w:style>
  <w:style w:type="character" w:customStyle="1" w:styleId="doilink">
    <w:name w:val="doi_link"/>
    <w:basedOn w:val="a0"/>
  </w:style>
  <w:style w:type="character" w:styleId="afa">
    <w:name w:val="Strong"/>
    <w:basedOn w:val="a0"/>
    <w:uiPriority w:val="22"/>
    <w:qFormat/>
    <w:rPr>
      <w:b/>
      <w:bCs/>
    </w:rPr>
  </w:style>
  <w:style w:type="paragraph" w:styleId="afb">
    <w:name w:val="Bibliography"/>
    <w:basedOn w:val="a"/>
    <w:next w:val="a"/>
    <w:uiPriority w:val="37"/>
    <w:pPr>
      <w:spacing w:line="240" w:lineRule="auto"/>
      <w:ind w:left="720" w:hanging="720"/>
    </w:pPr>
  </w:style>
  <w:style w:type="paragraph" w:styleId="afc">
    <w:name w:val="endnote text"/>
    <w:basedOn w:val="a"/>
    <w:link w:val="afd"/>
    <w:uiPriority w:val="99"/>
    <w:pPr>
      <w:snapToGrid w:val="0"/>
      <w:jc w:val="left"/>
    </w:pPr>
  </w:style>
  <w:style w:type="character" w:customStyle="1" w:styleId="afd">
    <w:name w:val="尾注文本 字符"/>
    <w:basedOn w:val="a0"/>
    <w:link w:val="afc"/>
    <w:uiPriority w:val="99"/>
    <w:rPr>
      <w:rFonts w:eastAsia="宋体" w:cs="宋体"/>
      <w:kern w:val="2"/>
      <w:sz w:val="24"/>
      <w:szCs w:val="22"/>
    </w:rPr>
  </w:style>
  <w:style w:type="character" w:customStyle="1" w:styleId="12">
    <w:name w:val="未处理的提及1"/>
    <w:basedOn w:val="a0"/>
    <w:uiPriority w:val="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mailto:ztl@tongji.edu.cn"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notes.xml.rels><?xml version="1.0" encoding="UTF-8" standalone="yes"?>
<Relationships xmlns="http://schemas.openxmlformats.org/package/2006/relationships"><Relationship Id="rId1" Type="http://schemas.openxmlformats.org/officeDocument/2006/relationships/hyperlink" Target="https://jwch.fzu.edu.cn/info/1039/13415.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106CFA-D4D3-45DA-90CD-D407A4E734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18</Pages>
  <Words>15920</Words>
  <Characters>90745</Characters>
  <Application>Microsoft Office Word</Application>
  <DocSecurity>0</DocSecurity>
  <Lines>756</Lines>
  <Paragraphs>212</Paragraphs>
  <ScaleCrop>false</ScaleCrop>
  <Company/>
  <LinksUpToDate>false</LinksUpToDate>
  <CharactersWithSpaces>106453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沪楠 陈</dc:creator>
  <cp:lastModifiedBy>沪楠 陈</cp:lastModifiedBy>
  <cp:revision>6</cp:revision>
  <cp:lastPrinted>2023-12-05T02:56:00Z</cp:lastPrinted>
  <dcterms:created xsi:type="dcterms:W3CDTF">2024-10-22T08:13:00Z</dcterms:created>
  <dcterms:modified xsi:type="dcterms:W3CDTF">2024-10-23T01:17:00Z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id="Guu96Mdk"/&gt;&lt;style id="http://www.zotero.org/styles/gb-t-7714-2015-author-date-bilingual-no-uppercase-no-url-doi-full-width-parentheses" hasBibliography="1" bibliographyStyleHasBeenSet="1"/&gt;&lt;prefs</vt:lpwstr>
  </property>
  <property fmtid="{D5CDD505-2E9C-101B-9397-08002B2CF9AE}" pid="3" name="ZOTERO_PREF_2">
    <vt:lpwstr>&gt;&lt;pref name="fieldType" value="Field"/&gt;&lt;/prefs&gt;&lt;/data&gt;</vt:lpwstr>
  </property>
  <property fmtid="{D5CDD505-2E9C-101B-9397-08002B2CF9AE}" pid="4" name="GrammarlyDocumentId">
    <vt:lpwstr>52e6cab452bae11700132683978d0017ff176f74f941376074d39f54d20ba048</vt:lpwstr>
  </property>
  <property fmtid="{D5CDD505-2E9C-101B-9397-08002B2CF9AE}" pid="5" name="ICV">
    <vt:lpwstr>bc12b642d68a43f9b38308cc15509925_23</vt:lpwstr>
  </property>
  <property fmtid="{D5CDD505-2E9C-101B-9397-08002B2CF9AE}" pid="6" name="KSOProductBuildVer">
    <vt:lpwstr>2052-6.2.1.8344</vt:lpwstr>
  </property>
</Properties>
</file>